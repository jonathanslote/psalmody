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4ABA5B"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14:paraId="7DDC2260"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14:paraId="011FBDAE"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14:paraId="39BC78FA"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14:paraId="0E79F494"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14:paraId="77A883F7"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14:paraId="16DB8F66"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14:paraId="0018E87E"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14:paraId="569BD23C"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14:paraId="32DD24EF"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14:paraId="68DEC3D5"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14:paraId="450BA882" w14:textId="77777777"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14:paraId="6B4C4CCE"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14:paraId="692B62E9"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14:paraId="407E6A06" w14:textId="77777777"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14:paraId="4CB638CD"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14:paraId="05ADFB66"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14:paraId="7E92333F" w14:textId="77777777"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14:paraId="49C4E4C2" w14:textId="77777777" w:rsidR="00B8739D" w:rsidRDefault="00B8739D" w:rsidP="00B8739D">
      <w:pPr>
        <w:pStyle w:val="Body"/>
      </w:pPr>
      <w:bookmarkStart w:id="0" w:name="_Toc289108464"/>
      <w:bookmarkStart w:id="1" w:name="_Toc289112504"/>
      <w:bookmarkStart w:id="2" w:name="_Toc297322051"/>
      <w:bookmarkStart w:id="3" w:name="_Toc297407696"/>
    </w:p>
    <w:p w14:paraId="2188BD78" w14:textId="77777777" w:rsidR="00B8739D" w:rsidRDefault="00B8739D" w:rsidP="00B8739D">
      <w:pPr>
        <w:pStyle w:val="Body"/>
      </w:pPr>
      <w:r w:rsidRPr="009C47FE">
        <w:t>The Great Horologion</w:t>
      </w:r>
      <w:r>
        <w:t xml:space="preserve"> </w:t>
      </w:r>
      <w:r w:rsidRPr="009C47FE">
        <w:rPr>
          <w:sz w:val="28"/>
          <w:szCs w:val="28"/>
        </w:rPr>
        <w:t>According to the Rites of</w:t>
      </w:r>
      <w:r>
        <w:t xml:space="preserve"> </w:t>
      </w:r>
      <w:r>
        <w:rPr>
          <w:sz w:val="28"/>
          <w:szCs w:val="28"/>
        </w:rPr>
        <w:t>t</w:t>
      </w:r>
      <w:r w:rsidRPr="009C47FE">
        <w:rPr>
          <w:sz w:val="28"/>
          <w:szCs w:val="28"/>
        </w:rPr>
        <w:t>he Non-Chalcedonian</w:t>
      </w:r>
      <w:r>
        <w:t xml:space="preserve"> </w:t>
      </w:r>
      <w:r w:rsidRPr="009C47FE">
        <w:t>Orthodox Patriarchate of Alexandria</w:t>
      </w:r>
    </w:p>
    <w:p w14:paraId="15D97A04" w14:textId="77777777" w:rsidR="004F58D6" w:rsidRDefault="004F58D6" w:rsidP="00B8739D">
      <w:pPr>
        <w:pStyle w:val="Body"/>
      </w:pPr>
    </w:p>
    <w:p w14:paraId="532AA1A0" w14:textId="77777777" w:rsidR="004F58D6" w:rsidRPr="009C47FE" w:rsidRDefault="004F58D6" w:rsidP="00B8739D">
      <w:pPr>
        <w:pStyle w:val="Body"/>
      </w:pPr>
      <w:r>
        <w:t>No ISBN for this draft edition</w:t>
      </w:r>
    </w:p>
    <w:p w14:paraId="25875D7B" w14:textId="77777777" w:rsidR="00B8739D" w:rsidRDefault="00B8739D" w:rsidP="00B8739D">
      <w:pPr>
        <w:pStyle w:val="Body"/>
      </w:pPr>
    </w:p>
    <w:p w14:paraId="5519EFCE" w14:textId="77777777" w:rsidR="00B8739D" w:rsidRDefault="00B8739D" w:rsidP="00B8739D">
      <w:pPr>
        <w:pStyle w:val="Body"/>
      </w:pPr>
      <w:r>
        <w:t>©Jonathan Slote, Editor, 2014-2015. All rights reserved. Permission to use, quote, repr</w:t>
      </w:r>
      <w:r>
        <w:t>o</w:t>
      </w:r>
      <w:r>
        <w:t>duce and modify for non-commercial, liturgical or scholarly purposes is hereby granted to all institutions, parishes, clergy, or lay members affiliated to the affiliated jurisdictions and agencies of the Standing Council of Oriental Orthodox Churches (SCOOCH) or of the Assembly of Canonical Orthodox Bishops of North and Central America, as well as all jurisdictions in communion with the Oriental Orthodox Patriarchate of Alexandria, or the Ecumenical Patriarchate of Constantinople. This clause applies to liturgical text only, and not to Introdu</w:t>
      </w:r>
      <w:r>
        <w:t>c</w:t>
      </w:r>
      <w:r>
        <w:t xml:space="preserve">tory and Appendix articles. </w:t>
      </w:r>
    </w:p>
    <w:p w14:paraId="5F118D8C" w14:textId="77777777" w:rsidR="004F58D6" w:rsidRDefault="00B8739D" w:rsidP="004F58D6">
      <w:pPr>
        <w:pStyle w:val="Body"/>
      </w:pPr>
      <w:r>
        <w:t>Introduction and Appendix articles may be ©</w:t>
      </w:r>
      <w:r w:rsidR="004F58D6">
        <w:t xml:space="preserve"> by their respective authors.</w:t>
      </w:r>
    </w:p>
    <w:p w14:paraId="3F701A49" w14:textId="77777777" w:rsidR="004F58D6" w:rsidRDefault="004F58D6" w:rsidP="004F58D6">
      <w:pPr>
        <w:pStyle w:val="Body"/>
      </w:pPr>
    </w:p>
    <w:p w14:paraId="4AAD47F9" w14:textId="3AE17BB1" w:rsidR="004F58D6" w:rsidRDefault="004F58D6" w:rsidP="004F58D6">
      <w:pPr>
        <w:pStyle w:val="Body"/>
      </w:pPr>
      <w:r>
        <w:t>Non-legally binding summary: Pleas</w:t>
      </w:r>
      <w:r w:rsidR="00C06875">
        <w:t>e feel free to print this out for use, or to make minor revisions, such as moving applicable commonly used doxologies to the common section. Please also feel free to use any portions in any other work, but in that case it must not be identified as this work (though citation is encouraged). In short, feel free to pass of our work as yours, but please do not pass off your work as ours.</w:t>
      </w:r>
    </w:p>
    <w:p w14:paraId="74AEF30C" w14:textId="77777777" w:rsidR="004F58D6" w:rsidRDefault="004F58D6" w:rsidP="004F58D6">
      <w:pPr>
        <w:pStyle w:val="Body"/>
      </w:pPr>
    </w:p>
    <w:p w14:paraId="76AEFA28" w14:textId="77531308" w:rsidR="004F58D6" w:rsidRDefault="004F58D6" w:rsidP="004F58D6">
      <w:pPr>
        <w:pStyle w:val="Body"/>
      </w:pPr>
      <w:r>
        <w:t>The Psalms are based on the translation of Archimandrite Lazarus Moore, who entrusted a hand written copy of said psalms to his disciple, Heg. Fr. Silas Spear, with full permission to use them, who in turn granted us permission to use them. They are revised based on the (public domain) translation of Heg. Fr. Athanasius Iskander, which he intentionally did not copyright so that they might freely be used.</w:t>
      </w:r>
      <w:r w:rsidR="00C06875">
        <w:t xml:space="preserve"> Comparison was also made to many existing translations of the LXX Psalms, without infringing on their copyrights.</w:t>
      </w:r>
      <w:r>
        <w:t xml:space="preserve"> New Testament passages are based on the (public domain) translation of Heg. Fr. Athanasius Iskander, revised based on comparison with various popular translations, such as the Eastern Orthodox Bible and the King James Version, without infringing on those copyrights.</w:t>
      </w:r>
    </w:p>
    <w:p w14:paraId="31BFD8D4" w14:textId="77777777" w:rsidR="004F58D6" w:rsidRDefault="004F58D6" w:rsidP="004F58D6">
      <w:pPr>
        <w:pStyle w:val="Body"/>
      </w:pPr>
      <w:r>
        <w:t>The Psalmody and Agpeya texts are based on the (public domain) translation of Heg. Fr. Athanasius Iskander, revised to conform to modern English, with comparison to all known English translations of the Pslamody (SUS, LA, and Midwest, without infringing on those copyrights), and by comparison to the original Coptic.</w:t>
      </w:r>
    </w:p>
    <w:p w14:paraId="27EE0014" w14:textId="77777777" w:rsidR="00B8739D" w:rsidRDefault="00B8739D" w:rsidP="004F58D6">
      <w:pPr>
        <w:pStyle w:val="Body"/>
      </w:pPr>
      <w:r>
        <w:br w:type="page"/>
      </w:r>
    </w:p>
    <w:p w14:paraId="7085C88B" w14:textId="77777777" w:rsidR="00196385" w:rsidRDefault="00196385" w:rsidP="00FB5E62">
      <w:pPr>
        <w:pStyle w:val="Heading1"/>
        <w:rPr>
          <w:lang w:val="en-US"/>
        </w:rPr>
      </w:pPr>
      <w:bookmarkStart w:id="4" w:name="_Toc435800406"/>
      <w:bookmarkStart w:id="5" w:name="_GoBack"/>
      <w:bookmarkEnd w:id="5"/>
      <w:r>
        <w:rPr>
          <w:lang w:val="en-US"/>
        </w:rPr>
        <w:lastRenderedPageBreak/>
        <w:t>TODO</w:t>
      </w:r>
      <w:bookmarkEnd w:id="4"/>
    </w:p>
    <w:p w14:paraId="576B6F0F" w14:textId="58ECC140" w:rsidR="00196385" w:rsidRDefault="00196385" w:rsidP="00196385">
      <w:pPr>
        <w:pStyle w:val="Body"/>
        <w:numPr>
          <w:ilvl w:val="0"/>
          <w:numId w:val="2"/>
        </w:numPr>
      </w:pPr>
      <w:r>
        <w:t xml:space="preserve">Revise </w:t>
      </w:r>
      <w:r w:rsidR="00234DAF">
        <w:t>Psalter</w:t>
      </w:r>
      <w:r>
        <w:t xml:space="preserve"> for style and with Coptic variants</w:t>
      </w:r>
      <w:r w:rsidR="00B437A3">
        <w:t>, then make canticles, etc., co</w:t>
      </w:r>
      <w:r w:rsidR="00B437A3">
        <w:t>n</w:t>
      </w:r>
      <w:r w:rsidR="00B437A3">
        <w:t xml:space="preserve">sistent with psalter. </w:t>
      </w:r>
    </w:p>
    <w:p w14:paraId="4F908850" w14:textId="77777777" w:rsidR="00196385" w:rsidRDefault="00196385" w:rsidP="00196385">
      <w:pPr>
        <w:pStyle w:val="Body"/>
        <w:numPr>
          <w:ilvl w:val="0"/>
          <w:numId w:val="2"/>
        </w:numPr>
      </w:pPr>
      <w:r>
        <w:t>Add saint Psalis</w:t>
      </w:r>
    </w:p>
    <w:p w14:paraId="76CA342F" w14:textId="77777777" w:rsidR="00196385" w:rsidRDefault="00196385" w:rsidP="00196385">
      <w:pPr>
        <w:pStyle w:val="Body"/>
        <w:numPr>
          <w:ilvl w:val="0"/>
          <w:numId w:val="2"/>
        </w:numPr>
      </w:pPr>
      <w:r>
        <w:t>Add missing Psali translations</w:t>
      </w:r>
    </w:p>
    <w:p w14:paraId="4640E815" w14:textId="77777777" w:rsidR="00196385" w:rsidRDefault="00196385" w:rsidP="00196385">
      <w:pPr>
        <w:pStyle w:val="Body"/>
        <w:numPr>
          <w:ilvl w:val="0"/>
          <w:numId w:val="2"/>
        </w:numPr>
      </w:pPr>
      <w:r>
        <w:t>Revise Psali translations</w:t>
      </w:r>
    </w:p>
    <w:p w14:paraId="431454F5" w14:textId="77777777" w:rsidR="00196385" w:rsidRDefault="00196385" w:rsidP="00196385">
      <w:pPr>
        <w:pStyle w:val="Body"/>
        <w:numPr>
          <w:ilvl w:val="0"/>
          <w:numId w:val="2"/>
        </w:numPr>
      </w:pPr>
      <w:r>
        <w:t>Add footnotes of Scripture references</w:t>
      </w:r>
    </w:p>
    <w:p w14:paraId="7E0C00FC" w14:textId="77777777" w:rsidR="00196385" w:rsidRDefault="00196385" w:rsidP="00196385">
      <w:pPr>
        <w:pStyle w:val="Body"/>
        <w:numPr>
          <w:ilvl w:val="0"/>
          <w:numId w:val="2"/>
        </w:numPr>
      </w:pPr>
      <w:r>
        <w:t>Add other seasonal responses (e.g. Praxis response)</w:t>
      </w:r>
    </w:p>
    <w:p w14:paraId="2D8EB66A" w14:textId="3F1B56E5" w:rsidR="00196385" w:rsidRDefault="00091E10" w:rsidP="00196385">
      <w:pPr>
        <w:pStyle w:val="Body"/>
        <w:numPr>
          <w:ilvl w:val="0"/>
          <w:numId w:val="2"/>
        </w:numPr>
      </w:pPr>
      <w:r>
        <w:t>Revise Reader’s Service, especially formatting.</w:t>
      </w:r>
    </w:p>
    <w:p w14:paraId="56F8C584" w14:textId="77777777" w:rsidR="00196385" w:rsidRDefault="00196385" w:rsidP="00196385">
      <w:pPr>
        <w:pStyle w:val="Body"/>
        <w:numPr>
          <w:ilvl w:val="0"/>
          <w:numId w:val="2"/>
        </w:numPr>
      </w:pPr>
      <w:r>
        <w:t>Add weekly Gospel responses</w:t>
      </w:r>
    </w:p>
    <w:p w14:paraId="20BE3DF5" w14:textId="77777777" w:rsidR="00196385" w:rsidRDefault="00196385" w:rsidP="00196385">
      <w:pPr>
        <w:pStyle w:val="Body"/>
        <w:numPr>
          <w:ilvl w:val="0"/>
          <w:numId w:val="2"/>
        </w:numPr>
      </w:pPr>
      <w:r>
        <w:t>Add selective comparative Byzantine rite hymns?</w:t>
      </w:r>
    </w:p>
    <w:p w14:paraId="3D5BB426" w14:textId="77777777" w:rsidR="001C41A6" w:rsidRDefault="001C41A6" w:rsidP="00196385">
      <w:pPr>
        <w:pStyle w:val="Body"/>
        <w:numPr>
          <w:ilvl w:val="0"/>
          <w:numId w:val="2"/>
        </w:numPr>
      </w:pPr>
      <w:r>
        <w:t>Make sure pasted in sections didn’t bring their formatting (page size, page number location, margins, etc.)</w:t>
      </w:r>
    </w:p>
    <w:p w14:paraId="021AEEF9" w14:textId="77777777" w:rsidR="009970EB" w:rsidRDefault="009970EB" w:rsidP="00196385">
      <w:pPr>
        <w:pStyle w:val="Body"/>
        <w:numPr>
          <w:ilvl w:val="0"/>
          <w:numId w:val="2"/>
        </w:numPr>
      </w:pPr>
      <w:r>
        <w:t>Replace transliterations with Coptic on title page and roi</w:t>
      </w:r>
    </w:p>
    <w:p w14:paraId="5E4E7FC7" w14:textId="77777777" w:rsidR="009970EB" w:rsidRDefault="009970EB" w:rsidP="00196385">
      <w:pPr>
        <w:pStyle w:val="Body"/>
        <w:numPr>
          <w:ilvl w:val="0"/>
          <w:numId w:val="2"/>
        </w:numPr>
      </w:pPr>
      <w:r>
        <w:t>Add defnar or synaxarium?</w:t>
      </w:r>
      <w:r w:rsidR="00C62DDA">
        <w:t xml:space="preserve"> At least notes for where to insert</w:t>
      </w:r>
    </w:p>
    <w:p w14:paraId="0488CD6A" w14:textId="7DD4E37F" w:rsidR="007246F6" w:rsidRDefault="007246F6" w:rsidP="00196385">
      <w:pPr>
        <w:pStyle w:val="Body"/>
        <w:numPr>
          <w:ilvl w:val="0"/>
          <w:numId w:val="2"/>
        </w:numPr>
      </w:pPr>
      <w:r>
        <w:t>heading 3 should start a new page. places where that's ugly should be demoted to heading 4</w:t>
      </w:r>
      <w:r w:rsidR="00945E5C">
        <w:t>…. Or make 2 versions of heading 3, one breaking, one not, and be sele</w:t>
      </w:r>
      <w:r w:rsidR="00945E5C">
        <w:t>c</w:t>
      </w:r>
      <w:r w:rsidR="00945E5C">
        <w:t>tive</w:t>
      </w:r>
    </w:p>
    <w:p w14:paraId="0F3D1701" w14:textId="77777777"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14:paraId="35A83D62" w14:textId="5C4A0A5C" w:rsidR="00E87FBF" w:rsidRDefault="00A21818" w:rsidP="00196385">
      <w:pPr>
        <w:pStyle w:val="Body"/>
        <w:numPr>
          <w:ilvl w:val="0"/>
          <w:numId w:val="2"/>
        </w:numPr>
      </w:pPr>
      <w:r>
        <w:t>Make sure references to the Psalis to the Virgin in Lauds are complete and make sense.</w:t>
      </w:r>
    </w:p>
    <w:p w14:paraId="49468890" w14:textId="22E83199" w:rsidR="00CE5C77" w:rsidRDefault="00323889" w:rsidP="00CE5C77">
      <w:pPr>
        <w:pStyle w:val="Body"/>
        <w:numPr>
          <w:ilvl w:val="0"/>
          <w:numId w:val="2"/>
        </w:numPr>
      </w:pPr>
      <w:r>
        <w:t>Add assortment of hymns for Koiahk</w:t>
      </w:r>
      <w:r w:rsidR="00B437A3">
        <w:t xml:space="preserve"> (properly revised and formatted, rather than the current temporary section)</w:t>
      </w:r>
    </w:p>
    <w:p w14:paraId="40C3776D" w14:textId="0E164507" w:rsidR="00B437A3" w:rsidRDefault="00B437A3" w:rsidP="00CE5C77">
      <w:pPr>
        <w:pStyle w:val="Body"/>
        <w:numPr>
          <w:ilvl w:val="0"/>
          <w:numId w:val="2"/>
        </w:numPr>
      </w:pPr>
      <w:r>
        <w:t>Replace “evlogite/evlogison” with Copitc font.</w:t>
      </w:r>
    </w:p>
    <w:p w14:paraId="08F54C47" w14:textId="4C749492" w:rsidR="00390294" w:rsidRDefault="00390294" w:rsidP="00D6341A">
      <w:pPr>
        <w:pStyle w:val="Body"/>
        <w:ind w:left="720" w:firstLine="0"/>
      </w:pPr>
    </w:p>
    <w:p w14:paraId="64EEF2EA" w14:textId="31F1CC7D" w:rsidR="009A11DD" w:rsidRDefault="009A11DD" w:rsidP="00CE5C77">
      <w:pPr>
        <w:pStyle w:val="Body"/>
        <w:numPr>
          <w:ilvl w:val="0"/>
          <w:numId w:val="2"/>
        </w:numPr>
      </w:pPr>
      <w:r>
        <w:br w:type="page"/>
      </w:r>
      <w:bookmarkStart w:id="6" w:name="_Toc298681230"/>
      <w:bookmarkStart w:id="7" w:name="_Toc308441891"/>
      <w:bookmarkStart w:id="8" w:name="_Ref412027124"/>
      <w:bookmarkStart w:id="9" w:name="_Ref412111757"/>
      <w:r>
        <w:lastRenderedPageBreak/>
        <w:t>Introduction</w:t>
      </w:r>
      <w:bookmarkEnd w:id="6"/>
      <w:bookmarkEnd w:id="7"/>
      <w:bookmarkEnd w:id="8"/>
      <w:bookmarkEnd w:id="9"/>
    </w:p>
    <w:p w14:paraId="3DE9DB4B" w14:textId="77777777" w:rsidR="009A11DD" w:rsidRDefault="009A11DD">
      <w:pPr>
        <w:jc w:val="left"/>
        <w:rPr>
          <w:rFonts w:asciiTheme="majorHAnsi" w:eastAsiaTheme="majorEastAsia" w:hAnsiTheme="majorHAnsi" w:cstheme="majorBidi"/>
          <w:b/>
          <w:bCs/>
          <w:sz w:val="32"/>
          <w:szCs w:val="26"/>
          <w:lang w:val="en-US"/>
        </w:rPr>
      </w:pPr>
    </w:p>
    <w:p w14:paraId="4F8E8F62" w14:textId="77777777"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14:paraId="08D6D522" w14:textId="77777777" w:rsidR="00091E10"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5800406" w:history="1">
        <w:r w:rsidR="00091E10" w:rsidRPr="007319C0">
          <w:rPr>
            <w:rStyle w:val="Hyperlink"/>
            <w:noProof/>
            <w:lang w:val="en-US"/>
          </w:rPr>
          <w:t>TODO</w:t>
        </w:r>
        <w:r w:rsidR="00091E10">
          <w:rPr>
            <w:noProof/>
            <w:webHidden/>
          </w:rPr>
          <w:tab/>
        </w:r>
        <w:r w:rsidR="00091E10">
          <w:rPr>
            <w:noProof/>
            <w:webHidden/>
          </w:rPr>
          <w:fldChar w:fldCharType="begin"/>
        </w:r>
        <w:r w:rsidR="00091E10">
          <w:rPr>
            <w:noProof/>
            <w:webHidden/>
          </w:rPr>
          <w:instrText xml:space="preserve"> PAGEREF _Toc435800406 \h </w:instrText>
        </w:r>
        <w:r w:rsidR="00091E10">
          <w:rPr>
            <w:noProof/>
            <w:webHidden/>
          </w:rPr>
        </w:r>
        <w:r w:rsidR="00091E10">
          <w:rPr>
            <w:noProof/>
            <w:webHidden/>
          </w:rPr>
          <w:fldChar w:fldCharType="separate"/>
        </w:r>
        <w:r w:rsidR="00091E10">
          <w:rPr>
            <w:noProof/>
            <w:webHidden/>
          </w:rPr>
          <w:t>iv</w:t>
        </w:r>
        <w:r w:rsidR="00091E10">
          <w:rPr>
            <w:noProof/>
            <w:webHidden/>
          </w:rPr>
          <w:fldChar w:fldCharType="end"/>
        </w:r>
      </w:hyperlink>
    </w:p>
    <w:p w14:paraId="34BB3705" w14:textId="77777777" w:rsidR="00091E10" w:rsidRDefault="00FB6528">
      <w:pPr>
        <w:pStyle w:val="TOC1"/>
        <w:tabs>
          <w:tab w:val="right" w:leader="dot" w:pos="8846"/>
        </w:tabs>
        <w:rPr>
          <w:rFonts w:asciiTheme="minorHAnsi" w:eastAsiaTheme="minorEastAsia" w:hAnsiTheme="minorHAnsi"/>
          <w:noProof/>
          <w:sz w:val="22"/>
          <w:lang w:val="en-US"/>
        </w:rPr>
      </w:pPr>
      <w:hyperlink w:anchor="_Toc435800407" w:history="1">
        <w:r w:rsidR="00091E10" w:rsidRPr="007319C0">
          <w:rPr>
            <w:rStyle w:val="Hyperlink"/>
            <w:noProof/>
          </w:rPr>
          <w:t>Front Matter</w:t>
        </w:r>
        <w:r w:rsidR="00091E10">
          <w:rPr>
            <w:noProof/>
            <w:webHidden/>
          </w:rPr>
          <w:tab/>
        </w:r>
        <w:r w:rsidR="00091E10">
          <w:rPr>
            <w:noProof/>
            <w:webHidden/>
          </w:rPr>
          <w:fldChar w:fldCharType="begin"/>
        </w:r>
        <w:r w:rsidR="00091E10">
          <w:rPr>
            <w:noProof/>
            <w:webHidden/>
          </w:rPr>
          <w:instrText xml:space="preserve"> PAGEREF _Toc435800407 \h </w:instrText>
        </w:r>
        <w:r w:rsidR="00091E10">
          <w:rPr>
            <w:noProof/>
            <w:webHidden/>
          </w:rPr>
        </w:r>
        <w:r w:rsidR="00091E10">
          <w:rPr>
            <w:noProof/>
            <w:webHidden/>
          </w:rPr>
          <w:fldChar w:fldCharType="separate"/>
        </w:r>
        <w:r w:rsidR="00091E10">
          <w:rPr>
            <w:noProof/>
            <w:webHidden/>
          </w:rPr>
          <w:t>vii</w:t>
        </w:r>
        <w:r w:rsidR="00091E10">
          <w:rPr>
            <w:noProof/>
            <w:webHidden/>
          </w:rPr>
          <w:fldChar w:fldCharType="end"/>
        </w:r>
      </w:hyperlink>
    </w:p>
    <w:p w14:paraId="0D3A811A" w14:textId="77777777" w:rsidR="00091E10" w:rsidRDefault="00FB6528">
      <w:pPr>
        <w:pStyle w:val="TOC1"/>
        <w:tabs>
          <w:tab w:val="right" w:leader="dot" w:pos="8846"/>
        </w:tabs>
        <w:rPr>
          <w:rFonts w:asciiTheme="minorHAnsi" w:eastAsiaTheme="minorEastAsia" w:hAnsiTheme="minorHAnsi"/>
          <w:noProof/>
          <w:sz w:val="22"/>
          <w:lang w:val="en-US"/>
        </w:rPr>
      </w:pPr>
      <w:hyperlink w:anchor="_Toc435800408" w:history="1">
        <w:r w:rsidR="00091E10" w:rsidRPr="007319C0">
          <w:rPr>
            <w:rStyle w:val="Hyperlink"/>
            <w:noProof/>
          </w:rPr>
          <w:t>The Horologion: The Book of the Hours</w:t>
        </w:r>
        <w:r w:rsidR="00091E10">
          <w:rPr>
            <w:noProof/>
            <w:webHidden/>
          </w:rPr>
          <w:tab/>
        </w:r>
        <w:r w:rsidR="00091E10">
          <w:rPr>
            <w:noProof/>
            <w:webHidden/>
          </w:rPr>
          <w:fldChar w:fldCharType="begin"/>
        </w:r>
        <w:r w:rsidR="00091E10">
          <w:rPr>
            <w:noProof/>
            <w:webHidden/>
          </w:rPr>
          <w:instrText xml:space="preserve"> PAGEREF _Toc435800408 \h </w:instrText>
        </w:r>
        <w:r w:rsidR="00091E10">
          <w:rPr>
            <w:noProof/>
            <w:webHidden/>
          </w:rPr>
        </w:r>
        <w:r w:rsidR="00091E10">
          <w:rPr>
            <w:noProof/>
            <w:webHidden/>
          </w:rPr>
          <w:fldChar w:fldCharType="separate"/>
        </w:r>
        <w:r w:rsidR="00091E10">
          <w:rPr>
            <w:noProof/>
            <w:webHidden/>
          </w:rPr>
          <w:t>9</w:t>
        </w:r>
        <w:r w:rsidR="00091E10">
          <w:rPr>
            <w:noProof/>
            <w:webHidden/>
          </w:rPr>
          <w:fldChar w:fldCharType="end"/>
        </w:r>
      </w:hyperlink>
    </w:p>
    <w:p w14:paraId="18778476"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09" w:history="1">
        <w:r w:rsidR="00091E10" w:rsidRPr="007319C0">
          <w:rPr>
            <w:rStyle w:val="Hyperlink"/>
            <w:noProof/>
          </w:rPr>
          <w:t>The Setting of the Sun: Vespers (the Eleventh Hour)</w:t>
        </w:r>
        <w:r w:rsidR="00091E10">
          <w:rPr>
            <w:noProof/>
            <w:webHidden/>
          </w:rPr>
          <w:tab/>
        </w:r>
        <w:r w:rsidR="00091E10">
          <w:rPr>
            <w:noProof/>
            <w:webHidden/>
          </w:rPr>
          <w:fldChar w:fldCharType="begin"/>
        </w:r>
        <w:r w:rsidR="00091E10">
          <w:rPr>
            <w:noProof/>
            <w:webHidden/>
          </w:rPr>
          <w:instrText xml:space="preserve"> PAGEREF _Toc435800409 \h </w:instrText>
        </w:r>
        <w:r w:rsidR="00091E10">
          <w:rPr>
            <w:noProof/>
            <w:webHidden/>
          </w:rPr>
        </w:r>
        <w:r w:rsidR="00091E10">
          <w:rPr>
            <w:noProof/>
            <w:webHidden/>
          </w:rPr>
          <w:fldChar w:fldCharType="separate"/>
        </w:r>
        <w:r w:rsidR="00091E10">
          <w:rPr>
            <w:noProof/>
            <w:webHidden/>
          </w:rPr>
          <w:t>10</w:t>
        </w:r>
        <w:r w:rsidR="00091E10">
          <w:rPr>
            <w:noProof/>
            <w:webHidden/>
          </w:rPr>
          <w:fldChar w:fldCharType="end"/>
        </w:r>
      </w:hyperlink>
    </w:p>
    <w:p w14:paraId="3C215751"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10" w:history="1">
        <w:r w:rsidR="00091E10" w:rsidRPr="007319C0">
          <w:rPr>
            <w:rStyle w:val="Hyperlink"/>
            <w:noProof/>
          </w:rPr>
          <w:t>After Supper: Retiring (the Twelfth Hour)</w:t>
        </w:r>
        <w:r w:rsidR="00091E10">
          <w:rPr>
            <w:noProof/>
            <w:webHidden/>
          </w:rPr>
          <w:tab/>
        </w:r>
        <w:r w:rsidR="00091E10">
          <w:rPr>
            <w:noProof/>
            <w:webHidden/>
          </w:rPr>
          <w:fldChar w:fldCharType="begin"/>
        </w:r>
        <w:r w:rsidR="00091E10">
          <w:rPr>
            <w:noProof/>
            <w:webHidden/>
          </w:rPr>
          <w:instrText xml:space="preserve"> PAGEREF _Toc435800410 \h </w:instrText>
        </w:r>
        <w:r w:rsidR="00091E10">
          <w:rPr>
            <w:noProof/>
            <w:webHidden/>
          </w:rPr>
        </w:r>
        <w:r w:rsidR="00091E10">
          <w:rPr>
            <w:noProof/>
            <w:webHidden/>
          </w:rPr>
          <w:fldChar w:fldCharType="separate"/>
        </w:r>
        <w:r w:rsidR="00091E10">
          <w:rPr>
            <w:noProof/>
            <w:webHidden/>
          </w:rPr>
          <w:t>49</w:t>
        </w:r>
        <w:r w:rsidR="00091E10">
          <w:rPr>
            <w:noProof/>
            <w:webHidden/>
          </w:rPr>
          <w:fldChar w:fldCharType="end"/>
        </w:r>
      </w:hyperlink>
    </w:p>
    <w:p w14:paraId="661F9DF5"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11" w:history="1">
        <w:r w:rsidR="00091E10" w:rsidRPr="007319C0">
          <w:rPr>
            <w:rStyle w:val="Hyperlink"/>
            <w:noProof/>
          </w:rPr>
          <w:t>Midnight</w:t>
        </w:r>
        <w:r w:rsidR="00091E10">
          <w:rPr>
            <w:noProof/>
            <w:webHidden/>
          </w:rPr>
          <w:tab/>
        </w:r>
        <w:r w:rsidR="00091E10">
          <w:rPr>
            <w:noProof/>
            <w:webHidden/>
          </w:rPr>
          <w:fldChar w:fldCharType="begin"/>
        </w:r>
        <w:r w:rsidR="00091E10">
          <w:rPr>
            <w:noProof/>
            <w:webHidden/>
          </w:rPr>
          <w:instrText xml:space="preserve"> PAGEREF _Toc435800411 \h </w:instrText>
        </w:r>
        <w:r w:rsidR="00091E10">
          <w:rPr>
            <w:noProof/>
            <w:webHidden/>
          </w:rPr>
        </w:r>
        <w:r w:rsidR="00091E10">
          <w:rPr>
            <w:noProof/>
            <w:webHidden/>
          </w:rPr>
          <w:fldChar w:fldCharType="separate"/>
        </w:r>
        <w:r w:rsidR="00091E10">
          <w:rPr>
            <w:noProof/>
            <w:webHidden/>
          </w:rPr>
          <w:t>63</w:t>
        </w:r>
        <w:r w:rsidR="00091E10">
          <w:rPr>
            <w:noProof/>
            <w:webHidden/>
          </w:rPr>
          <w:fldChar w:fldCharType="end"/>
        </w:r>
      </w:hyperlink>
    </w:p>
    <w:p w14:paraId="65FBB08B"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12" w:history="1">
        <w:r w:rsidR="00091E10" w:rsidRPr="007319C0">
          <w:rPr>
            <w:rStyle w:val="Hyperlink"/>
            <w:noProof/>
          </w:rPr>
          <w:t>The Rising of the Sun: Matins (or Lauds)</w:t>
        </w:r>
        <w:r w:rsidR="00091E10">
          <w:rPr>
            <w:noProof/>
            <w:webHidden/>
          </w:rPr>
          <w:tab/>
        </w:r>
        <w:r w:rsidR="00091E10">
          <w:rPr>
            <w:noProof/>
            <w:webHidden/>
          </w:rPr>
          <w:fldChar w:fldCharType="begin"/>
        </w:r>
        <w:r w:rsidR="00091E10">
          <w:rPr>
            <w:noProof/>
            <w:webHidden/>
          </w:rPr>
          <w:instrText xml:space="preserve"> PAGEREF _Toc435800412 \h </w:instrText>
        </w:r>
        <w:r w:rsidR="00091E10">
          <w:rPr>
            <w:noProof/>
            <w:webHidden/>
          </w:rPr>
        </w:r>
        <w:r w:rsidR="00091E10">
          <w:rPr>
            <w:noProof/>
            <w:webHidden/>
          </w:rPr>
          <w:fldChar w:fldCharType="separate"/>
        </w:r>
        <w:r w:rsidR="00091E10">
          <w:rPr>
            <w:noProof/>
            <w:webHidden/>
          </w:rPr>
          <w:t>122</w:t>
        </w:r>
        <w:r w:rsidR="00091E10">
          <w:rPr>
            <w:noProof/>
            <w:webHidden/>
          </w:rPr>
          <w:fldChar w:fldCharType="end"/>
        </w:r>
      </w:hyperlink>
    </w:p>
    <w:p w14:paraId="03B0BDF5"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13" w:history="1">
        <w:r w:rsidR="00091E10" w:rsidRPr="007319C0">
          <w:rPr>
            <w:rStyle w:val="Hyperlink"/>
            <w:noProof/>
          </w:rPr>
          <w:t>Early Morning: Prime (The First Hour)</w:t>
        </w:r>
        <w:r w:rsidR="00091E10">
          <w:rPr>
            <w:noProof/>
            <w:webHidden/>
          </w:rPr>
          <w:tab/>
        </w:r>
        <w:r w:rsidR="00091E10">
          <w:rPr>
            <w:noProof/>
            <w:webHidden/>
          </w:rPr>
          <w:fldChar w:fldCharType="begin"/>
        </w:r>
        <w:r w:rsidR="00091E10">
          <w:rPr>
            <w:noProof/>
            <w:webHidden/>
          </w:rPr>
          <w:instrText xml:space="preserve"> PAGEREF _Toc435800413 \h </w:instrText>
        </w:r>
        <w:r w:rsidR="00091E10">
          <w:rPr>
            <w:noProof/>
            <w:webHidden/>
          </w:rPr>
        </w:r>
        <w:r w:rsidR="00091E10">
          <w:rPr>
            <w:noProof/>
            <w:webHidden/>
          </w:rPr>
          <w:fldChar w:fldCharType="separate"/>
        </w:r>
        <w:r w:rsidR="00091E10">
          <w:rPr>
            <w:noProof/>
            <w:webHidden/>
          </w:rPr>
          <w:t>255</w:t>
        </w:r>
        <w:r w:rsidR="00091E10">
          <w:rPr>
            <w:noProof/>
            <w:webHidden/>
          </w:rPr>
          <w:fldChar w:fldCharType="end"/>
        </w:r>
      </w:hyperlink>
    </w:p>
    <w:p w14:paraId="2E742457"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14" w:history="1">
        <w:r w:rsidR="00091E10" w:rsidRPr="007319C0">
          <w:rPr>
            <w:rStyle w:val="Hyperlink"/>
            <w:noProof/>
          </w:rPr>
          <w:t>Mid-Morning (The Third Hour)</w:t>
        </w:r>
        <w:r w:rsidR="00091E10">
          <w:rPr>
            <w:noProof/>
            <w:webHidden/>
          </w:rPr>
          <w:tab/>
        </w:r>
        <w:r w:rsidR="00091E10">
          <w:rPr>
            <w:noProof/>
            <w:webHidden/>
          </w:rPr>
          <w:fldChar w:fldCharType="begin"/>
        </w:r>
        <w:r w:rsidR="00091E10">
          <w:rPr>
            <w:noProof/>
            <w:webHidden/>
          </w:rPr>
          <w:instrText xml:space="preserve"> PAGEREF _Toc435800414 \h </w:instrText>
        </w:r>
        <w:r w:rsidR="00091E10">
          <w:rPr>
            <w:noProof/>
            <w:webHidden/>
          </w:rPr>
        </w:r>
        <w:r w:rsidR="00091E10">
          <w:rPr>
            <w:noProof/>
            <w:webHidden/>
          </w:rPr>
          <w:fldChar w:fldCharType="separate"/>
        </w:r>
        <w:r w:rsidR="00091E10">
          <w:rPr>
            <w:noProof/>
            <w:webHidden/>
          </w:rPr>
          <w:t>272</w:t>
        </w:r>
        <w:r w:rsidR="00091E10">
          <w:rPr>
            <w:noProof/>
            <w:webHidden/>
          </w:rPr>
          <w:fldChar w:fldCharType="end"/>
        </w:r>
      </w:hyperlink>
    </w:p>
    <w:p w14:paraId="38A2EA42"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15" w:history="1">
        <w:r w:rsidR="00091E10" w:rsidRPr="007319C0">
          <w:rPr>
            <w:rStyle w:val="Hyperlink"/>
            <w:noProof/>
          </w:rPr>
          <w:t>Noon (The Sixth Hour)</w:t>
        </w:r>
        <w:r w:rsidR="00091E10">
          <w:rPr>
            <w:noProof/>
            <w:webHidden/>
          </w:rPr>
          <w:tab/>
        </w:r>
        <w:r w:rsidR="00091E10">
          <w:rPr>
            <w:noProof/>
            <w:webHidden/>
          </w:rPr>
          <w:fldChar w:fldCharType="begin"/>
        </w:r>
        <w:r w:rsidR="00091E10">
          <w:rPr>
            <w:noProof/>
            <w:webHidden/>
          </w:rPr>
          <w:instrText xml:space="preserve"> PAGEREF _Toc435800415 \h </w:instrText>
        </w:r>
        <w:r w:rsidR="00091E10">
          <w:rPr>
            <w:noProof/>
            <w:webHidden/>
          </w:rPr>
        </w:r>
        <w:r w:rsidR="00091E10">
          <w:rPr>
            <w:noProof/>
            <w:webHidden/>
          </w:rPr>
          <w:fldChar w:fldCharType="separate"/>
        </w:r>
        <w:r w:rsidR="00091E10">
          <w:rPr>
            <w:noProof/>
            <w:webHidden/>
          </w:rPr>
          <w:t>275</w:t>
        </w:r>
        <w:r w:rsidR="00091E10">
          <w:rPr>
            <w:noProof/>
            <w:webHidden/>
          </w:rPr>
          <w:fldChar w:fldCharType="end"/>
        </w:r>
      </w:hyperlink>
    </w:p>
    <w:p w14:paraId="5D01B8D9"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16" w:history="1">
        <w:r w:rsidR="00091E10" w:rsidRPr="007319C0">
          <w:rPr>
            <w:rStyle w:val="Hyperlink"/>
            <w:noProof/>
          </w:rPr>
          <w:t>Afternoon (The Ninth Hour)</w:t>
        </w:r>
        <w:r w:rsidR="00091E10">
          <w:rPr>
            <w:noProof/>
            <w:webHidden/>
          </w:rPr>
          <w:tab/>
        </w:r>
        <w:r w:rsidR="00091E10">
          <w:rPr>
            <w:noProof/>
            <w:webHidden/>
          </w:rPr>
          <w:fldChar w:fldCharType="begin"/>
        </w:r>
        <w:r w:rsidR="00091E10">
          <w:rPr>
            <w:noProof/>
            <w:webHidden/>
          </w:rPr>
          <w:instrText xml:space="preserve"> PAGEREF _Toc435800416 \h </w:instrText>
        </w:r>
        <w:r w:rsidR="00091E10">
          <w:rPr>
            <w:noProof/>
            <w:webHidden/>
          </w:rPr>
        </w:r>
        <w:r w:rsidR="00091E10">
          <w:rPr>
            <w:noProof/>
            <w:webHidden/>
          </w:rPr>
          <w:fldChar w:fldCharType="separate"/>
        </w:r>
        <w:r w:rsidR="00091E10">
          <w:rPr>
            <w:noProof/>
            <w:webHidden/>
          </w:rPr>
          <w:t>279</w:t>
        </w:r>
        <w:r w:rsidR="00091E10">
          <w:rPr>
            <w:noProof/>
            <w:webHidden/>
          </w:rPr>
          <w:fldChar w:fldCharType="end"/>
        </w:r>
      </w:hyperlink>
    </w:p>
    <w:p w14:paraId="261D32A0"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17" w:history="1">
        <w:r w:rsidR="00091E10" w:rsidRPr="007319C0">
          <w:rPr>
            <w:rStyle w:val="Hyperlink"/>
            <w:noProof/>
            <w:lang w:val="en-GB"/>
          </w:rPr>
          <w:t>Reader’s Service</w:t>
        </w:r>
        <w:r w:rsidR="00091E10">
          <w:rPr>
            <w:noProof/>
            <w:webHidden/>
          </w:rPr>
          <w:tab/>
        </w:r>
        <w:r w:rsidR="00091E10">
          <w:rPr>
            <w:noProof/>
            <w:webHidden/>
          </w:rPr>
          <w:fldChar w:fldCharType="begin"/>
        </w:r>
        <w:r w:rsidR="00091E10">
          <w:rPr>
            <w:noProof/>
            <w:webHidden/>
          </w:rPr>
          <w:instrText xml:space="preserve"> PAGEREF _Toc435800417 \h </w:instrText>
        </w:r>
        <w:r w:rsidR="00091E10">
          <w:rPr>
            <w:noProof/>
            <w:webHidden/>
          </w:rPr>
        </w:r>
        <w:r w:rsidR="00091E10">
          <w:rPr>
            <w:noProof/>
            <w:webHidden/>
          </w:rPr>
          <w:fldChar w:fldCharType="separate"/>
        </w:r>
        <w:r w:rsidR="00091E10">
          <w:rPr>
            <w:noProof/>
            <w:webHidden/>
          </w:rPr>
          <w:t>282</w:t>
        </w:r>
        <w:r w:rsidR="00091E10">
          <w:rPr>
            <w:noProof/>
            <w:webHidden/>
          </w:rPr>
          <w:fldChar w:fldCharType="end"/>
        </w:r>
      </w:hyperlink>
    </w:p>
    <w:p w14:paraId="492BFD24" w14:textId="77777777" w:rsidR="00091E10" w:rsidRDefault="00FB6528">
      <w:pPr>
        <w:pStyle w:val="TOC1"/>
        <w:tabs>
          <w:tab w:val="right" w:leader="dot" w:pos="8846"/>
        </w:tabs>
        <w:rPr>
          <w:rFonts w:asciiTheme="minorHAnsi" w:eastAsiaTheme="minorEastAsia" w:hAnsiTheme="minorHAnsi"/>
          <w:noProof/>
          <w:sz w:val="22"/>
          <w:lang w:val="en-US"/>
        </w:rPr>
      </w:pPr>
      <w:hyperlink w:anchor="_Toc435800418" w:history="1">
        <w:r w:rsidR="00091E10" w:rsidRPr="007319C0">
          <w:rPr>
            <w:rStyle w:val="Hyperlink"/>
            <w:noProof/>
          </w:rPr>
          <w:t>The Book of the Psalter</w:t>
        </w:r>
        <w:r w:rsidR="00091E10">
          <w:rPr>
            <w:noProof/>
            <w:webHidden/>
          </w:rPr>
          <w:tab/>
        </w:r>
        <w:r w:rsidR="00091E10">
          <w:rPr>
            <w:noProof/>
            <w:webHidden/>
          </w:rPr>
          <w:fldChar w:fldCharType="begin"/>
        </w:r>
        <w:r w:rsidR="00091E10">
          <w:rPr>
            <w:noProof/>
            <w:webHidden/>
          </w:rPr>
          <w:instrText xml:space="preserve"> PAGEREF _Toc435800418 \h </w:instrText>
        </w:r>
        <w:r w:rsidR="00091E10">
          <w:rPr>
            <w:noProof/>
            <w:webHidden/>
          </w:rPr>
        </w:r>
        <w:r w:rsidR="00091E10">
          <w:rPr>
            <w:noProof/>
            <w:webHidden/>
          </w:rPr>
          <w:fldChar w:fldCharType="separate"/>
        </w:r>
        <w:r w:rsidR="00091E10">
          <w:rPr>
            <w:noProof/>
            <w:webHidden/>
          </w:rPr>
          <w:t>299</w:t>
        </w:r>
        <w:r w:rsidR="00091E10">
          <w:rPr>
            <w:noProof/>
            <w:webHidden/>
          </w:rPr>
          <w:fldChar w:fldCharType="end"/>
        </w:r>
      </w:hyperlink>
    </w:p>
    <w:p w14:paraId="379B1FD3"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19" w:history="1">
        <w:r w:rsidR="00091E10" w:rsidRPr="007319C0">
          <w:rPr>
            <w:rStyle w:val="Hyperlink"/>
            <w:noProof/>
          </w:rPr>
          <w:t>Kathisma 1</w:t>
        </w:r>
        <w:r w:rsidR="00091E10">
          <w:rPr>
            <w:noProof/>
            <w:webHidden/>
          </w:rPr>
          <w:tab/>
        </w:r>
        <w:r w:rsidR="00091E10">
          <w:rPr>
            <w:noProof/>
            <w:webHidden/>
          </w:rPr>
          <w:fldChar w:fldCharType="begin"/>
        </w:r>
        <w:r w:rsidR="00091E10">
          <w:rPr>
            <w:noProof/>
            <w:webHidden/>
          </w:rPr>
          <w:instrText xml:space="preserve"> PAGEREF _Toc435800419 \h </w:instrText>
        </w:r>
        <w:r w:rsidR="00091E10">
          <w:rPr>
            <w:noProof/>
            <w:webHidden/>
          </w:rPr>
        </w:r>
        <w:r w:rsidR="00091E10">
          <w:rPr>
            <w:noProof/>
            <w:webHidden/>
          </w:rPr>
          <w:fldChar w:fldCharType="separate"/>
        </w:r>
        <w:r w:rsidR="00091E10">
          <w:rPr>
            <w:noProof/>
            <w:webHidden/>
          </w:rPr>
          <w:t>303</w:t>
        </w:r>
        <w:r w:rsidR="00091E10">
          <w:rPr>
            <w:noProof/>
            <w:webHidden/>
          </w:rPr>
          <w:fldChar w:fldCharType="end"/>
        </w:r>
      </w:hyperlink>
    </w:p>
    <w:p w14:paraId="5520C202"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20" w:history="1">
        <w:r w:rsidR="00091E10" w:rsidRPr="007319C0">
          <w:rPr>
            <w:rStyle w:val="Hyperlink"/>
            <w:noProof/>
          </w:rPr>
          <w:t>Kathisma 2</w:t>
        </w:r>
        <w:r w:rsidR="00091E10">
          <w:rPr>
            <w:noProof/>
            <w:webHidden/>
          </w:rPr>
          <w:tab/>
        </w:r>
        <w:r w:rsidR="00091E10">
          <w:rPr>
            <w:noProof/>
            <w:webHidden/>
          </w:rPr>
          <w:fldChar w:fldCharType="begin"/>
        </w:r>
        <w:r w:rsidR="00091E10">
          <w:rPr>
            <w:noProof/>
            <w:webHidden/>
          </w:rPr>
          <w:instrText xml:space="preserve"> PAGEREF _Toc435800420 \h </w:instrText>
        </w:r>
        <w:r w:rsidR="00091E10">
          <w:rPr>
            <w:noProof/>
            <w:webHidden/>
          </w:rPr>
        </w:r>
        <w:r w:rsidR="00091E10">
          <w:rPr>
            <w:noProof/>
            <w:webHidden/>
          </w:rPr>
          <w:fldChar w:fldCharType="separate"/>
        </w:r>
        <w:r w:rsidR="00091E10">
          <w:rPr>
            <w:noProof/>
            <w:webHidden/>
          </w:rPr>
          <w:t>312</w:t>
        </w:r>
        <w:r w:rsidR="00091E10">
          <w:rPr>
            <w:noProof/>
            <w:webHidden/>
          </w:rPr>
          <w:fldChar w:fldCharType="end"/>
        </w:r>
      </w:hyperlink>
    </w:p>
    <w:p w14:paraId="64BFB731"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21" w:history="1">
        <w:r w:rsidR="00091E10" w:rsidRPr="007319C0">
          <w:rPr>
            <w:rStyle w:val="Hyperlink"/>
            <w:noProof/>
          </w:rPr>
          <w:t>Kathisma 3</w:t>
        </w:r>
        <w:r w:rsidR="00091E10">
          <w:rPr>
            <w:noProof/>
            <w:webHidden/>
          </w:rPr>
          <w:tab/>
        </w:r>
        <w:r w:rsidR="00091E10">
          <w:rPr>
            <w:noProof/>
            <w:webHidden/>
          </w:rPr>
          <w:fldChar w:fldCharType="begin"/>
        </w:r>
        <w:r w:rsidR="00091E10">
          <w:rPr>
            <w:noProof/>
            <w:webHidden/>
          </w:rPr>
          <w:instrText xml:space="preserve"> PAGEREF _Toc435800421 \h </w:instrText>
        </w:r>
        <w:r w:rsidR="00091E10">
          <w:rPr>
            <w:noProof/>
            <w:webHidden/>
          </w:rPr>
        </w:r>
        <w:r w:rsidR="00091E10">
          <w:rPr>
            <w:noProof/>
            <w:webHidden/>
          </w:rPr>
          <w:fldChar w:fldCharType="separate"/>
        </w:r>
        <w:r w:rsidR="00091E10">
          <w:rPr>
            <w:noProof/>
            <w:webHidden/>
          </w:rPr>
          <w:t>322</w:t>
        </w:r>
        <w:r w:rsidR="00091E10">
          <w:rPr>
            <w:noProof/>
            <w:webHidden/>
          </w:rPr>
          <w:fldChar w:fldCharType="end"/>
        </w:r>
      </w:hyperlink>
    </w:p>
    <w:p w14:paraId="29E3C54B"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22" w:history="1">
        <w:r w:rsidR="00091E10" w:rsidRPr="007319C0">
          <w:rPr>
            <w:rStyle w:val="Hyperlink"/>
            <w:noProof/>
          </w:rPr>
          <w:t>Kathisma 4</w:t>
        </w:r>
        <w:r w:rsidR="00091E10">
          <w:rPr>
            <w:noProof/>
            <w:webHidden/>
          </w:rPr>
          <w:tab/>
        </w:r>
        <w:r w:rsidR="00091E10">
          <w:rPr>
            <w:noProof/>
            <w:webHidden/>
          </w:rPr>
          <w:fldChar w:fldCharType="begin"/>
        </w:r>
        <w:r w:rsidR="00091E10">
          <w:rPr>
            <w:noProof/>
            <w:webHidden/>
          </w:rPr>
          <w:instrText xml:space="preserve"> PAGEREF _Toc435800422 \h </w:instrText>
        </w:r>
        <w:r w:rsidR="00091E10">
          <w:rPr>
            <w:noProof/>
            <w:webHidden/>
          </w:rPr>
        </w:r>
        <w:r w:rsidR="00091E10">
          <w:rPr>
            <w:noProof/>
            <w:webHidden/>
          </w:rPr>
          <w:fldChar w:fldCharType="separate"/>
        </w:r>
        <w:r w:rsidR="00091E10">
          <w:rPr>
            <w:noProof/>
            <w:webHidden/>
          </w:rPr>
          <w:t>335</w:t>
        </w:r>
        <w:r w:rsidR="00091E10">
          <w:rPr>
            <w:noProof/>
            <w:webHidden/>
          </w:rPr>
          <w:fldChar w:fldCharType="end"/>
        </w:r>
      </w:hyperlink>
    </w:p>
    <w:p w14:paraId="221496B4"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23" w:history="1">
        <w:r w:rsidR="00091E10" w:rsidRPr="007319C0">
          <w:rPr>
            <w:rStyle w:val="Hyperlink"/>
            <w:noProof/>
          </w:rPr>
          <w:t>Kathisma 5</w:t>
        </w:r>
        <w:r w:rsidR="00091E10">
          <w:rPr>
            <w:noProof/>
            <w:webHidden/>
          </w:rPr>
          <w:tab/>
        </w:r>
        <w:r w:rsidR="00091E10">
          <w:rPr>
            <w:noProof/>
            <w:webHidden/>
          </w:rPr>
          <w:fldChar w:fldCharType="begin"/>
        </w:r>
        <w:r w:rsidR="00091E10">
          <w:rPr>
            <w:noProof/>
            <w:webHidden/>
          </w:rPr>
          <w:instrText xml:space="preserve"> PAGEREF _Toc435800423 \h </w:instrText>
        </w:r>
        <w:r w:rsidR="00091E10">
          <w:rPr>
            <w:noProof/>
            <w:webHidden/>
          </w:rPr>
        </w:r>
        <w:r w:rsidR="00091E10">
          <w:rPr>
            <w:noProof/>
            <w:webHidden/>
          </w:rPr>
          <w:fldChar w:fldCharType="separate"/>
        </w:r>
        <w:r w:rsidR="00091E10">
          <w:rPr>
            <w:noProof/>
            <w:webHidden/>
          </w:rPr>
          <w:t>347</w:t>
        </w:r>
        <w:r w:rsidR="00091E10">
          <w:rPr>
            <w:noProof/>
            <w:webHidden/>
          </w:rPr>
          <w:fldChar w:fldCharType="end"/>
        </w:r>
      </w:hyperlink>
    </w:p>
    <w:p w14:paraId="0AE643AC"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24" w:history="1">
        <w:r w:rsidR="00091E10" w:rsidRPr="007319C0">
          <w:rPr>
            <w:rStyle w:val="Hyperlink"/>
            <w:noProof/>
          </w:rPr>
          <w:t>Kathisma 6</w:t>
        </w:r>
        <w:r w:rsidR="00091E10">
          <w:rPr>
            <w:noProof/>
            <w:webHidden/>
          </w:rPr>
          <w:tab/>
        </w:r>
        <w:r w:rsidR="00091E10">
          <w:rPr>
            <w:noProof/>
            <w:webHidden/>
          </w:rPr>
          <w:fldChar w:fldCharType="begin"/>
        </w:r>
        <w:r w:rsidR="00091E10">
          <w:rPr>
            <w:noProof/>
            <w:webHidden/>
          </w:rPr>
          <w:instrText xml:space="preserve"> PAGEREF _Toc435800424 \h </w:instrText>
        </w:r>
        <w:r w:rsidR="00091E10">
          <w:rPr>
            <w:noProof/>
            <w:webHidden/>
          </w:rPr>
        </w:r>
        <w:r w:rsidR="00091E10">
          <w:rPr>
            <w:noProof/>
            <w:webHidden/>
          </w:rPr>
          <w:fldChar w:fldCharType="separate"/>
        </w:r>
        <w:r w:rsidR="00091E10">
          <w:rPr>
            <w:noProof/>
            <w:webHidden/>
          </w:rPr>
          <w:t>358</w:t>
        </w:r>
        <w:r w:rsidR="00091E10">
          <w:rPr>
            <w:noProof/>
            <w:webHidden/>
          </w:rPr>
          <w:fldChar w:fldCharType="end"/>
        </w:r>
      </w:hyperlink>
    </w:p>
    <w:p w14:paraId="3EBECD84"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25" w:history="1">
        <w:r w:rsidR="00091E10" w:rsidRPr="007319C0">
          <w:rPr>
            <w:rStyle w:val="Hyperlink"/>
            <w:noProof/>
          </w:rPr>
          <w:t>Kathisma 7</w:t>
        </w:r>
        <w:r w:rsidR="00091E10">
          <w:rPr>
            <w:noProof/>
            <w:webHidden/>
          </w:rPr>
          <w:tab/>
        </w:r>
        <w:r w:rsidR="00091E10">
          <w:rPr>
            <w:noProof/>
            <w:webHidden/>
          </w:rPr>
          <w:fldChar w:fldCharType="begin"/>
        </w:r>
        <w:r w:rsidR="00091E10">
          <w:rPr>
            <w:noProof/>
            <w:webHidden/>
          </w:rPr>
          <w:instrText xml:space="preserve"> PAGEREF _Toc435800425 \h </w:instrText>
        </w:r>
        <w:r w:rsidR="00091E10">
          <w:rPr>
            <w:noProof/>
            <w:webHidden/>
          </w:rPr>
        </w:r>
        <w:r w:rsidR="00091E10">
          <w:rPr>
            <w:noProof/>
            <w:webHidden/>
          </w:rPr>
          <w:fldChar w:fldCharType="separate"/>
        </w:r>
        <w:r w:rsidR="00091E10">
          <w:rPr>
            <w:noProof/>
            <w:webHidden/>
          </w:rPr>
          <w:t>372</w:t>
        </w:r>
        <w:r w:rsidR="00091E10">
          <w:rPr>
            <w:noProof/>
            <w:webHidden/>
          </w:rPr>
          <w:fldChar w:fldCharType="end"/>
        </w:r>
      </w:hyperlink>
    </w:p>
    <w:p w14:paraId="38DF04FD"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26" w:history="1">
        <w:r w:rsidR="00091E10" w:rsidRPr="007319C0">
          <w:rPr>
            <w:rStyle w:val="Hyperlink"/>
            <w:noProof/>
          </w:rPr>
          <w:t>Kathisma 8</w:t>
        </w:r>
        <w:r w:rsidR="00091E10">
          <w:rPr>
            <w:noProof/>
            <w:webHidden/>
          </w:rPr>
          <w:tab/>
        </w:r>
        <w:r w:rsidR="00091E10">
          <w:rPr>
            <w:noProof/>
            <w:webHidden/>
          </w:rPr>
          <w:fldChar w:fldCharType="begin"/>
        </w:r>
        <w:r w:rsidR="00091E10">
          <w:rPr>
            <w:noProof/>
            <w:webHidden/>
          </w:rPr>
          <w:instrText xml:space="preserve"> PAGEREF _Toc435800426 \h </w:instrText>
        </w:r>
        <w:r w:rsidR="00091E10">
          <w:rPr>
            <w:noProof/>
            <w:webHidden/>
          </w:rPr>
        </w:r>
        <w:r w:rsidR="00091E10">
          <w:rPr>
            <w:noProof/>
            <w:webHidden/>
          </w:rPr>
          <w:fldChar w:fldCharType="separate"/>
        </w:r>
        <w:r w:rsidR="00091E10">
          <w:rPr>
            <w:noProof/>
            <w:webHidden/>
          </w:rPr>
          <w:t>385</w:t>
        </w:r>
        <w:r w:rsidR="00091E10">
          <w:rPr>
            <w:noProof/>
            <w:webHidden/>
          </w:rPr>
          <w:fldChar w:fldCharType="end"/>
        </w:r>
      </w:hyperlink>
    </w:p>
    <w:p w14:paraId="5ECF350D"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27" w:history="1">
        <w:r w:rsidR="00091E10" w:rsidRPr="007319C0">
          <w:rPr>
            <w:rStyle w:val="Hyperlink"/>
            <w:noProof/>
          </w:rPr>
          <w:t>Kathisma 9</w:t>
        </w:r>
        <w:r w:rsidR="00091E10">
          <w:rPr>
            <w:noProof/>
            <w:webHidden/>
          </w:rPr>
          <w:tab/>
        </w:r>
        <w:r w:rsidR="00091E10">
          <w:rPr>
            <w:noProof/>
            <w:webHidden/>
          </w:rPr>
          <w:fldChar w:fldCharType="begin"/>
        </w:r>
        <w:r w:rsidR="00091E10">
          <w:rPr>
            <w:noProof/>
            <w:webHidden/>
          </w:rPr>
          <w:instrText xml:space="preserve"> PAGEREF _Toc435800427 \h </w:instrText>
        </w:r>
        <w:r w:rsidR="00091E10">
          <w:rPr>
            <w:noProof/>
            <w:webHidden/>
          </w:rPr>
        </w:r>
        <w:r w:rsidR="00091E10">
          <w:rPr>
            <w:noProof/>
            <w:webHidden/>
          </w:rPr>
          <w:fldChar w:fldCharType="separate"/>
        </w:r>
        <w:r w:rsidR="00091E10">
          <w:rPr>
            <w:noProof/>
            <w:webHidden/>
          </w:rPr>
          <w:t>396</w:t>
        </w:r>
        <w:r w:rsidR="00091E10">
          <w:rPr>
            <w:noProof/>
            <w:webHidden/>
          </w:rPr>
          <w:fldChar w:fldCharType="end"/>
        </w:r>
      </w:hyperlink>
    </w:p>
    <w:p w14:paraId="4E331714"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28" w:history="1">
        <w:r w:rsidR="00091E10" w:rsidRPr="007319C0">
          <w:rPr>
            <w:rStyle w:val="Hyperlink"/>
            <w:noProof/>
          </w:rPr>
          <w:t>Kathisma 10</w:t>
        </w:r>
        <w:r w:rsidR="00091E10">
          <w:rPr>
            <w:noProof/>
            <w:webHidden/>
          </w:rPr>
          <w:tab/>
        </w:r>
        <w:r w:rsidR="00091E10">
          <w:rPr>
            <w:noProof/>
            <w:webHidden/>
          </w:rPr>
          <w:fldChar w:fldCharType="begin"/>
        </w:r>
        <w:r w:rsidR="00091E10">
          <w:rPr>
            <w:noProof/>
            <w:webHidden/>
          </w:rPr>
          <w:instrText xml:space="preserve"> PAGEREF _Toc435800428 \h </w:instrText>
        </w:r>
        <w:r w:rsidR="00091E10">
          <w:rPr>
            <w:noProof/>
            <w:webHidden/>
          </w:rPr>
        </w:r>
        <w:r w:rsidR="00091E10">
          <w:rPr>
            <w:noProof/>
            <w:webHidden/>
          </w:rPr>
          <w:fldChar w:fldCharType="separate"/>
        </w:r>
        <w:r w:rsidR="00091E10">
          <w:rPr>
            <w:noProof/>
            <w:webHidden/>
          </w:rPr>
          <w:t>407</w:t>
        </w:r>
        <w:r w:rsidR="00091E10">
          <w:rPr>
            <w:noProof/>
            <w:webHidden/>
          </w:rPr>
          <w:fldChar w:fldCharType="end"/>
        </w:r>
      </w:hyperlink>
    </w:p>
    <w:p w14:paraId="19092E90"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29" w:history="1">
        <w:r w:rsidR="00091E10" w:rsidRPr="007319C0">
          <w:rPr>
            <w:rStyle w:val="Hyperlink"/>
            <w:noProof/>
          </w:rPr>
          <w:t>Kathisma 11</w:t>
        </w:r>
        <w:r w:rsidR="00091E10">
          <w:rPr>
            <w:noProof/>
            <w:webHidden/>
          </w:rPr>
          <w:tab/>
        </w:r>
        <w:r w:rsidR="00091E10">
          <w:rPr>
            <w:noProof/>
            <w:webHidden/>
          </w:rPr>
          <w:fldChar w:fldCharType="begin"/>
        </w:r>
        <w:r w:rsidR="00091E10">
          <w:rPr>
            <w:noProof/>
            <w:webHidden/>
          </w:rPr>
          <w:instrText xml:space="preserve"> PAGEREF _Toc435800429 \h </w:instrText>
        </w:r>
        <w:r w:rsidR="00091E10">
          <w:rPr>
            <w:noProof/>
            <w:webHidden/>
          </w:rPr>
        </w:r>
        <w:r w:rsidR="00091E10">
          <w:rPr>
            <w:noProof/>
            <w:webHidden/>
          </w:rPr>
          <w:fldChar w:fldCharType="separate"/>
        </w:r>
        <w:r w:rsidR="00091E10">
          <w:rPr>
            <w:noProof/>
            <w:webHidden/>
          </w:rPr>
          <w:t>419</w:t>
        </w:r>
        <w:r w:rsidR="00091E10">
          <w:rPr>
            <w:noProof/>
            <w:webHidden/>
          </w:rPr>
          <w:fldChar w:fldCharType="end"/>
        </w:r>
      </w:hyperlink>
    </w:p>
    <w:p w14:paraId="104C0B0E"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30" w:history="1">
        <w:r w:rsidR="00091E10" w:rsidRPr="007319C0">
          <w:rPr>
            <w:rStyle w:val="Hyperlink"/>
            <w:noProof/>
          </w:rPr>
          <w:t>Kathisma 12</w:t>
        </w:r>
        <w:r w:rsidR="00091E10">
          <w:rPr>
            <w:noProof/>
            <w:webHidden/>
          </w:rPr>
          <w:tab/>
        </w:r>
        <w:r w:rsidR="00091E10">
          <w:rPr>
            <w:noProof/>
            <w:webHidden/>
          </w:rPr>
          <w:fldChar w:fldCharType="begin"/>
        </w:r>
        <w:r w:rsidR="00091E10">
          <w:rPr>
            <w:noProof/>
            <w:webHidden/>
          </w:rPr>
          <w:instrText xml:space="preserve"> PAGEREF _Toc435800430 \h </w:instrText>
        </w:r>
        <w:r w:rsidR="00091E10">
          <w:rPr>
            <w:noProof/>
            <w:webHidden/>
          </w:rPr>
        </w:r>
        <w:r w:rsidR="00091E10">
          <w:rPr>
            <w:noProof/>
            <w:webHidden/>
          </w:rPr>
          <w:fldChar w:fldCharType="separate"/>
        </w:r>
        <w:r w:rsidR="00091E10">
          <w:rPr>
            <w:noProof/>
            <w:webHidden/>
          </w:rPr>
          <w:t>434</w:t>
        </w:r>
        <w:r w:rsidR="00091E10">
          <w:rPr>
            <w:noProof/>
            <w:webHidden/>
          </w:rPr>
          <w:fldChar w:fldCharType="end"/>
        </w:r>
      </w:hyperlink>
    </w:p>
    <w:p w14:paraId="5050C92A"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31" w:history="1">
        <w:r w:rsidR="00091E10" w:rsidRPr="007319C0">
          <w:rPr>
            <w:rStyle w:val="Hyperlink"/>
            <w:noProof/>
          </w:rPr>
          <w:t>Kathisma 13</w:t>
        </w:r>
        <w:r w:rsidR="00091E10">
          <w:rPr>
            <w:noProof/>
            <w:webHidden/>
          </w:rPr>
          <w:tab/>
        </w:r>
        <w:r w:rsidR="00091E10">
          <w:rPr>
            <w:noProof/>
            <w:webHidden/>
          </w:rPr>
          <w:fldChar w:fldCharType="begin"/>
        </w:r>
        <w:r w:rsidR="00091E10">
          <w:rPr>
            <w:noProof/>
            <w:webHidden/>
          </w:rPr>
          <w:instrText xml:space="preserve"> PAGEREF _Toc435800431 \h </w:instrText>
        </w:r>
        <w:r w:rsidR="00091E10">
          <w:rPr>
            <w:noProof/>
            <w:webHidden/>
          </w:rPr>
        </w:r>
        <w:r w:rsidR="00091E10">
          <w:rPr>
            <w:noProof/>
            <w:webHidden/>
          </w:rPr>
          <w:fldChar w:fldCharType="separate"/>
        </w:r>
        <w:r w:rsidR="00091E10">
          <w:rPr>
            <w:noProof/>
            <w:webHidden/>
          </w:rPr>
          <w:t>445</w:t>
        </w:r>
        <w:r w:rsidR="00091E10">
          <w:rPr>
            <w:noProof/>
            <w:webHidden/>
          </w:rPr>
          <w:fldChar w:fldCharType="end"/>
        </w:r>
      </w:hyperlink>
    </w:p>
    <w:p w14:paraId="4642291F"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32" w:history="1">
        <w:r w:rsidR="00091E10" w:rsidRPr="007319C0">
          <w:rPr>
            <w:rStyle w:val="Hyperlink"/>
            <w:noProof/>
          </w:rPr>
          <w:t>Kathisma 14</w:t>
        </w:r>
        <w:r w:rsidR="00091E10">
          <w:rPr>
            <w:noProof/>
            <w:webHidden/>
          </w:rPr>
          <w:tab/>
        </w:r>
        <w:r w:rsidR="00091E10">
          <w:rPr>
            <w:noProof/>
            <w:webHidden/>
          </w:rPr>
          <w:fldChar w:fldCharType="begin"/>
        </w:r>
        <w:r w:rsidR="00091E10">
          <w:rPr>
            <w:noProof/>
            <w:webHidden/>
          </w:rPr>
          <w:instrText xml:space="preserve"> PAGEREF _Toc435800432 \h </w:instrText>
        </w:r>
        <w:r w:rsidR="00091E10">
          <w:rPr>
            <w:noProof/>
            <w:webHidden/>
          </w:rPr>
        </w:r>
        <w:r w:rsidR="00091E10">
          <w:rPr>
            <w:noProof/>
            <w:webHidden/>
          </w:rPr>
          <w:fldChar w:fldCharType="separate"/>
        </w:r>
        <w:r w:rsidR="00091E10">
          <w:rPr>
            <w:noProof/>
            <w:webHidden/>
          </w:rPr>
          <w:t>456</w:t>
        </w:r>
        <w:r w:rsidR="00091E10">
          <w:rPr>
            <w:noProof/>
            <w:webHidden/>
          </w:rPr>
          <w:fldChar w:fldCharType="end"/>
        </w:r>
      </w:hyperlink>
    </w:p>
    <w:p w14:paraId="7330746F"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33" w:history="1">
        <w:r w:rsidR="00091E10" w:rsidRPr="007319C0">
          <w:rPr>
            <w:rStyle w:val="Hyperlink"/>
            <w:noProof/>
          </w:rPr>
          <w:t>Kathisma 15</w:t>
        </w:r>
        <w:r w:rsidR="00091E10">
          <w:rPr>
            <w:noProof/>
            <w:webHidden/>
          </w:rPr>
          <w:tab/>
        </w:r>
        <w:r w:rsidR="00091E10">
          <w:rPr>
            <w:noProof/>
            <w:webHidden/>
          </w:rPr>
          <w:fldChar w:fldCharType="begin"/>
        </w:r>
        <w:r w:rsidR="00091E10">
          <w:rPr>
            <w:noProof/>
            <w:webHidden/>
          </w:rPr>
          <w:instrText xml:space="preserve"> PAGEREF _Toc435800433 \h </w:instrText>
        </w:r>
        <w:r w:rsidR="00091E10">
          <w:rPr>
            <w:noProof/>
            <w:webHidden/>
          </w:rPr>
        </w:r>
        <w:r w:rsidR="00091E10">
          <w:rPr>
            <w:noProof/>
            <w:webHidden/>
          </w:rPr>
          <w:fldChar w:fldCharType="separate"/>
        </w:r>
        <w:r w:rsidR="00091E10">
          <w:rPr>
            <w:noProof/>
            <w:webHidden/>
          </w:rPr>
          <w:t>467</w:t>
        </w:r>
        <w:r w:rsidR="00091E10">
          <w:rPr>
            <w:noProof/>
            <w:webHidden/>
          </w:rPr>
          <w:fldChar w:fldCharType="end"/>
        </w:r>
      </w:hyperlink>
    </w:p>
    <w:p w14:paraId="24EFAEED"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34" w:history="1">
        <w:r w:rsidR="00091E10" w:rsidRPr="007319C0">
          <w:rPr>
            <w:rStyle w:val="Hyperlink"/>
            <w:noProof/>
          </w:rPr>
          <w:t>Kathisma 16</w:t>
        </w:r>
        <w:r w:rsidR="00091E10">
          <w:rPr>
            <w:noProof/>
            <w:webHidden/>
          </w:rPr>
          <w:tab/>
        </w:r>
        <w:r w:rsidR="00091E10">
          <w:rPr>
            <w:noProof/>
            <w:webHidden/>
          </w:rPr>
          <w:fldChar w:fldCharType="begin"/>
        </w:r>
        <w:r w:rsidR="00091E10">
          <w:rPr>
            <w:noProof/>
            <w:webHidden/>
          </w:rPr>
          <w:instrText xml:space="preserve"> PAGEREF _Toc435800434 \h </w:instrText>
        </w:r>
        <w:r w:rsidR="00091E10">
          <w:rPr>
            <w:noProof/>
            <w:webHidden/>
          </w:rPr>
        </w:r>
        <w:r w:rsidR="00091E10">
          <w:rPr>
            <w:noProof/>
            <w:webHidden/>
          </w:rPr>
          <w:fldChar w:fldCharType="separate"/>
        </w:r>
        <w:r w:rsidR="00091E10">
          <w:rPr>
            <w:noProof/>
            <w:webHidden/>
          </w:rPr>
          <w:t>478</w:t>
        </w:r>
        <w:r w:rsidR="00091E10">
          <w:rPr>
            <w:noProof/>
            <w:webHidden/>
          </w:rPr>
          <w:fldChar w:fldCharType="end"/>
        </w:r>
      </w:hyperlink>
    </w:p>
    <w:p w14:paraId="1A168375"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35" w:history="1">
        <w:r w:rsidR="00091E10" w:rsidRPr="007319C0">
          <w:rPr>
            <w:rStyle w:val="Hyperlink"/>
            <w:noProof/>
          </w:rPr>
          <w:t>Kathisma 17</w:t>
        </w:r>
        <w:r w:rsidR="00091E10">
          <w:rPr>
            <w:noProof/>
            <w:webHidden/>
          </w:rPr>
          <w:tab/>
        </w:r>
        <w:r w:rsidR="00091E10">
          <w:rPr>
            <w:noProof/>
            <w:webHidden/>
          </w:rPr>
          <w:fldChar w:fldCharType="begin"/>
        </w:r>
        <w:r w:rsidR="00091E10">
          <w:rPr>
            <w:noProof/>
            <w:webHidden/>
          </w:rPr>
          <w:instrText xml:space="preserve"> PAGEREF _Toc435800435 \h </w:instrText>
        </w:r>
        <w:r w:rsidR="00091E10">
          <w:rPr>
            <w:noProof/>
            <w:webHidden/>
          </w:rPr>
        </w:r>
        <w:r w:rsidR="00091E10">
          <w:rPr>
            <w:noProof/>
            <w:webHidden/>
          </w:rPr>
          <w:fldChar w:fldCharType="separate"/>
        </w:r>
        <w:r w:rsidR="00091E10">
          <w:rPr>
            <w:noProof/>
            <w:webHidden/>
          </w:rPr>
          <w:t>489</w:t>
        </w:r>
        <w:r w:rsidR="00091E10">
          <w:rPr>
            <w:noProof/>
            <w:webHidden/>
          </w:rPr>
          <w:fldChar w:fldCharType="end"/>
        </w:r>
      </w:hyperlink>
    </w:p>
    <w:p w14:paraId="6CBDCC4F"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36" w:history="1">
        <w:r w:rsidR="00091E10" w:rsidRPr="007319C0">
          <w:rPr>
            <w:rStyle w:val="Hyperlink"/>
            <w:noProof/>
          </w:rPr>
          <w:t>Kathisma 18</w:t>
        </w:r>
        <w:r w:rsidR="00091E10">
          <w:rPr>
            <w:noProof/>
            <w:webHidden/>
          </w:rPr>
          <w:tab/>
        </w:r>
        <w:r w:rsidR="00091E10">
          <w:rPr>
            <w:noProof/>
            <w:webHidden/>
          </w:rPr>
          <w:fldChar w:fldCharType="begin"/>
        </w:r>
        <w:r w:rsidR="00091E10">
          <w:rPr>
            <w:noProof/>
            <w:webHidden/>
          </w:rPr>
          <w:instrText xml:space="preserve"> PAGEREF _Toc435800436 \h </w:instrText>
        </w:r>
        <w:r w:rsidR="00091E10">
          <w:rPr>
            <w:noProof/>
            <w:webHidden/>
          </w:rPr>
        </w:r>
        <w:r w:rsidR="00091E10">
          <w:rPr>
            <w:noProof/>
            <w:webHidden/>
          </w:rPr>
          <w:fldChar w:fldCharType="separate"/>
        </w:r>
        <w:r w:rsidR="00091E10">
          <w:rPr>
            <w:noProof/>
            <w:webHidden/>
          </w:rPr>
          <w:t>505</w:t>
        </w:r>
        <w:r w:rsidR="00091E10">
          <w:rPr>
            <w:noProof/>
            <w:webHidden/>
          </w:rPr>
          <w:fldChar w:fldCharType="end"/>
        </w:r>
      </w:hyperlink>
    </w:p>
    <w:p w14:paraId="4853E45E"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37" w:history="1">
        <w:r w:rsidR="00091E10" w:rsidRPr="007319C0">
          <w:rPr>
            <w:rStyle w:val="Hyperlink"/>
            <w:noProof/>
          </w:rPr>
          <w:t>Kathisma 19</w:t>
        </w:r>
        <w:r w:rsidR="00091E10">
          <w:rPr>
            <w:noProof/>
            <w:webHidden/>
          </w:rPr>
          <w:tab/>
        </w:r>
        <w:r w:rsidR="00091E10">
          <w:rPr>
            <w:noProof/>
            <w:webHidden/>
          </w:rPr>
          <w:fldChar w:fldCharType="begin"/>
        </w:r>
        <w:r w:rsidR="00091E10">
          <w:rPr>
            <w:noProof/>
            <w:webHidden/>
          </w:rPr>
          <w:instrText xml:space="preserve"> PAGEREF _Toc435800437 \h </w:instrText>
        </w:r>
        <w:r w:rsidR="00091E10">
          <w:rPr>
            <w:noProof/>
            <w:webHidden/>
          </w:rPr>
        </w:r>
        <w:r w:rsidR="00091E10">
          <w:rPr>
            <w:noProof/>
            <w:webHidden/>
          </w:rPr>
          <w:fldChar w:fldCharType="separate"/>
        </w:r>
        <w:r w:rsidR="00091E10">
          <w:rPr>
            <w:noProof/>
            <w:webHidden/>
          </w:rPr>
          <w:t>517</w:t>
        </w:r>
        <w:r w:rsidR="00091E10">
          <w:rPr>
            <w:noProof/>
            <w:webHidden/>
          </w:rPr>
          <w:fldChar w:fldCharType="end"/>
        </w:r>
      </w:hyperlink>
    </w:p>
    <w:p w14:paraId="556CB2C1"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38" w:history="1">
        <w:r w:rsidR="00091E10" w:rsidRPr="007319C0">
          <w:rPr>
            <w:rStyle w:val="Hyperlink"/>
            <w:noProof/>
          </w:rPr>
          <w:t>Kathisma 20</w:t>
        </w:r>
        <w:r w:rsidR="00091E10">
          <w:rPr>
            <w:noProof/>
            <w:webHidden/>
          </w:rPr>
          <w:tab/>
        </w:r>
        <w:r w:rsidR="00091E10">
          <w:rPr>
            <w:noProof/>
            <w:webHidden/>
          </w:rPr>
          <w:fldChar w:fldCharType="begin"/>
        </w:r>
        <w:r w:rsidR="00091E10">
          <w:rPr>
            <w:noProof/>
            <w:webHidden/>
          </w:rPr>
          <w:instrText xml:space="preserve"> PAGEREF _Toc435800438 \h </w:instrText>
        </w:r>
        <w:r w:rsidR="00091E10">
          <w:rPr>
            <w:noProof/>
            <w:webHidden/>
          </w:rPr>
        </w:r>
        <w:r w:rsidR="00091E10">
          <w:rPr>
            <w:noProof/>
            <w:webHidden/>
          </w:rPr>
          <w:fldChar w:fldCharType="separate"/>
        </w:r>
        <w:r w:rsidR="00091E10">
          <w:rPr>
            <w:noProof/>
            <w:webHidden/>
          </w:rPr>
          <w:t>530</w:t>
        </w:r>
        <w:r w:rsidR="00091E10">
          <w:rPr>
            <w:noProof/>
            <w:webHidden/>
          </w:rPr>
          <w:fldChar w:fldCharType="end"/>
        </w:r>
      </w:hyperlink>
    </w:p>
    <w:p w14:paraId="46127054" w14:textId="77777777" w:rsidR="00091E10" w:rsidRDefault="00FB6528">
      <w:pPr>
        <w:pStyle w:val="TOC1"/>
        <w:tabs>
          <w:tab w:val="right" w:leader="dot" w:pos="8846"/>
        </w:tabs>
        <w:rPr>
          <w:rFonts w:asciiTheme="minorHAnsi" w:eastAsiaTheme="minorEastAsia" w:hAnsiTheme="minorHAnsi"/>
          <w:noProof/>
          <w:sz w:val="22"/>
          <w:lang w:val="en-US"/>
        </w:rPr>
      </w:pPr>
      <w:hyperlink w:anchor="_Toc435800439" w:history="1">
        <w:r w:rsidR="00091E10" w:rsidRPr="007319C0">
          <w:rPr>
            <w:rStyle w:val="Hyperlink"/>
            <w:noProof/>
          </w:rPr>
          <w:t>The Book of Psalis and Doxologies</w:t>
        </w:r>
        <w:r w:rsidR="00091E10">
          <w:rPr>
            <w:noProof/>
            <w:webHidden/>
          </w:rPr>
          <w:tab/>
        </w:r>
        <w:r w:rsidR="00091E10">
          <w:rPr>
            <w:noProof/>
            <w:webHidden/>
          </w:rPr>
          <w:fldChar w:fldCharType="begin"/>
        </w:r>
        <w:r w:rsidR="00091E10">
          <w:rPr>
            <w:noProof/>
            <w:webHidden/>
          </w:rPr>
          <w:instrText xml:space="preserve"> PAGEREF _Toc435800439 \h </w:instrText>
        </w:r>
        <w:r w:rsidR="00091E10">
          <w:rPr>
            <w:noProof/>
            <w:webHidden/>
          </w:rPr>
        </w:r>
        <w:r w:rsidR="00091E10">
          <w:rPr>
            <w:noProof/>
            <w:webHidden/>
          </w:rPr>
          <w:fldChar w:fldCharType="separate"/>
        </w:r>
        <w:r w:rsidR="00091E10">
          <w:rPr>
            <w:noProof/>
            <w:webHidden/>
          </w:rPr>
          <w:t>540</w:t>
        </w:r>
        <w:r w:rsidR="00091E10">
          <w:rPr>
            <w:noProof/>
            <w:webHidden/>
          </w:rPr>
          <w:fldChar w:fldCharType="end"/>
        </w:r>
      </w:hyperlink>
    </w:p>
    <w:p w14:paraId="4C6C14AA"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40" w:history="1">
        <w:r w:rsidR="00091E10" w:rsidRPr="007319C0">
          <w:rPr>
            <w:rStyle w:val="Hyperlink"/>
            <w:noProof/>
          </w:rPr>
          <w:t>General and Common Doxologies</w:t>
        </w:r>
        <w:r w:rsidR="00091E10">
          <w:rPr>
            <w:noProof/>
            <w:webHidden/>
          </w:rPr>
          <w:tab/>
        </w:r>
        <w:r w:rsidR="00091E10">
          <w:rPr>
            <w:noProof/>
            <w:webHidden/>
          </w:rPr>
          <w:fldChar w:fldCharType="begin"/>
        </w:r>
        <w:r w:rsidR="00091E10">
          <w:rPr>
            <w:noProof/>
            <w:webHidden/>
          </w:rPr>
          <w:instrText xml:space="preserve"> PAGEREF _Toc435800440 \h </w:instrText>
        </w:r>
        <w:r w:rsidR="00091E10">
          <w:rPr>
            <w:noProof/>
            <w:webHidden/>
          </w:rPr>
        </w:r>
        <w:r w:rsidR="00091E10">
          <w:rPr>
            <w:noProof/>
            <w:webHidden/>
          </w:rPr>
          <w:fldChar w:fldCharType="separate"/>
        </w:r>
        <w:r w:rsidR="00091E10">
          <w:rPr>
            <w:noProof/>
            <w:webHidden/>
          </w:rPr>
          <w:t>541</w:t>
        </w:r>
        <w:r w:rsidR="00091E10">
          <w:rPr>
            <w:noProof/>
            <w:webHidden/>
          </w:rPr>
          <w:fldChar w:fldCharType="end"/>
        </w:r>
      </w:hyperlink>
    </w:p>
    <w:p w14:paraId="6961A8E7"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41" w:history="1">
        <w:r w:rsidR="00091E10" w:rsidRPr="007319C0">
          <w:rPr>
            <w:rStyle w:val="Hyperlink"/>
            <w:noProof/>
          </w:rPr>
          <w:t xml:space="preserve">September or </w:t>
        </w:r>
        <w:r w:rsidR="00091E10" w:rsidRPr="007319C0">
          <w:rPr>
            <w:rStyle w:val="Hyperlink"/>
            <w:rFonts w:ascii="FreeSerifAvvaShenouda" w:eastAsia="Arial Unicode MS" w:hAnsi="FreeSerifAvvaShenouda" w:cs="FreeSerifAvvaShenouda"/>
            <w:noProof/>
            <w:lang w:val="en-US"/>
          </w:rPr>
          <w:t>Ⲑⲟⲟⲩⲧ</w:t>
        </w:r>
        <w:r w:rsidR="00091E10">
          <w:rPr>
            <w:noProof/>
            <w:webHidden/>
          </w:rPr>
          <w:tab/>
        </w:r>
        <w:r w:rsidR="00091E10">
          <w:rPr>
            <w:noProof/>
            <w:webHidden/>
          </w:rPr>
          <w:fldChar w:fldCharType="begin"/>
        </w:r>
        <w:r w:rsidR="00091E10">
          <w:rPr>
            <w:noProof/>
            <w:webHidden/>
          </w:rPr>
          <w:instrText xml:space="preserve"> PAGEREF _Toc435800441 \h </w:instrText>
        </w:r>
        <w:r w:rsidR="00091E10">
          <w:rPr>
            <w:noProof/>
            <w:webHidden/>
          </w:rPr>
        </w:r>
        <w:r w:rsidR="00091E10">
          <w:rPr>
            <w:noProof/>
            <w:webHidden/>
          </w:rPr>
          <w:fldChar w:fldCharType="separate"/>
        </w:r>
        <w:r w:rsidR="00091E10">
          <w:rPr>
            <w:noProof/>
            <w:webHidden/>
          </w:rPr>
          <w:t>563</w:t>
        </w:r>
        <w:r w:rsidR="00091E10">
          <w:rPr>
            <w:noProof/>
            <w:webHidden/>
          </w:rPr>
          <w:fldChar w:fldCharType="end"/>
        </w:r>
      </w:hyperlink>
    </w:p>
    <w:p w14:paraId="62999C61"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42" w:history="1">
        <w:r w:rsidR="00091E10" w:rsidRPr="007319C0">
          <w:rPr>
            <w:rStyle w:val="Hyperlink"/>
            <w:noProof/>
          </w:rPr>
          <w:t xml:space="preserve">October or </w:t>
        </w:r>
        <w:r w:rsidR="00091E10" w:rsidRPr="007319C0">
          <w:rPr>
            <w:rStyle w:val="Hyperlink"/>
            <w:rFonts w:ascii="FreeSerifAvvaShenouda" w:hAnsi="FreeSerifAvvaShenouda" w:cs="FreeSerifAvvaShenouda"/>
            <w:noProof/>
          </w:rPr>
          <w:t>Ⲡⲁⲱⲡⲉ</w:t>
        </w:r>
        <w:r w:rsidR="00091E10">
          <w:rPr>
            <w:noProof/>
            <w:webHidden/>
          </w:rPr>
          <w:tab/>
        </w:r>
        <w:r w:rsidR="00091E10">
          <w:rPr>
            <w:noProof/>
            <w:webHidden/>
          </w:rPr>
          <w:fldChar w:fldCharType="begin"/>
        </w:r>
        <w:r w:rsidR="00091E10">
          <w:rPr>
            <w:noProof/>
            <w:webHidden/>
          </w:rPr>
          <w:instrText xml:space="preserve"> PAGEREF _Toc435800442 \h </w:instrText>
        </w:r>
        <w:r w:rsidR="00091E10">
          <w:rPr>
            <w:noProof/>
            <w:webHidden/>
          </w:rPr>
        </w:r>
        <w:r w:rsidR="00091E10">
          <w:rPr>
            <w:noProof/>
            <w:webHidden/>
          </w:rPr>
          <w:fldChar w:fldCharType="separate"/>
        </w:r>
        <w:r w:rsidR="00091E10">
          <w:rPr>
            <w:noProof/>
            <w:webHidden/>
          </w:rPr>
          <w:t>604</w:t>
        </w:r>
        <w:r w:rsidR="00091E10">
          <w:rPr>
            <w:noProof/>
            <w:webHidden/>
          </w:rPr>
          <w:fldChar w:fldCharType="end"/>
        </w:r>
      </w:hyperlink>
    </w:p>
    <w:p w14:paraId="3A1115BF"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43" w:history="1">
        <w:r w:rsidR="00091E10" w:rsidRPr="007319C0">
          <w:rPr>
            <w:rStyle w:val="Hyperlink"/>
            <w:noProof/>
          </w:rPr>
          <w:t xml:space="preserve">November or </w:t>
        </w:r>
        <w:r w:rsidR="00091E10" w:rsidRPr="007319C0">
          <w:rPr>
            <w:rStyle w:val="Hyperlink"/>
            <w:rFonts w:ascii="FreeSerifAvvaShenouda" w:eastAsia="Arial Unicode MS" w:hAnsi="FreeSerifAvvaShenouda" w:cs="FreeSerifAvvaShenouda"/>
            <w:noProof/>
          </w:rPr>
          <w:t>Ⲁⲑⲟⲣ</w:t>
        </w:r>
        <w:r w:rsidR="00091E10">
          <w:rPr>
            <w:noProof/>
            <w:webHidden/>
          </w:rPr>
          <w:tab/>
        </w:r>
        <w:r w:rsidR="00091E10">
          <w:rPr>
            <w:noProof/>
            <w:webHidden/>
          </w:rPr>
          <w:fldChar w:fldCharType="begin"/>
        </w:r>
        <w:r w:rsidR="00091E10">
          <w:rPr>
            <w:noProof/>
            <w:webHidden/>
          </w:rPr>
          <w:instrText xml:space="preserve"> PAGEREF _Toc435800443 \h </w:instrText>
        </w:r>
        <w:r w:rsidR="00091E10">
          <w:rPr>
            <w:noProof/>
            <w:webHidden/>
          </w:rPr>
        </w:r>
        <w:r w:rsidR="00091E10">
          <w:rPr>
            <w:noProof/>
            <w:webHidden/>
          </w:rPr>
          <w:fldChar w:fldCharType="separate"/>
        </w:r>
        <w:r w:rsidR="00091E10">
          <w:rPr>
            <w:noProof/>
            <w:webHidden/>
          </w:rPr>
          <w:t>612</w:t>
        </w:r>
        <w:r w:rsidR="00091E10">
          <w:rPr>
            <w:noProof/>
            <w:webHidden/>
          </w:rPr>
          <w:fldChar w:fldCharType="end"/>
        </w:r>
      </w:hyperlink>
    </w:p>
    <w:p w14:paraId="3C7C186E"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44" w:history="1">
        <w:r w:rsidR="00091E10" w:rsidRPr="007319C0">
          <w:rPr>
            <w:rStyle w:val="Hyperlink"/>
            <w:noProof/>
          </w:rPr>
          <w:t xml:space="preserve">December or </w:t>
        </w:r>
        <w:r w:rsidR="00091E10" w:rsidRPr="007319C0">
          <w:rPr>
            <w:rStyle w:val="Hyperlink"/>
            <w:rFonts w:ascii="FreeSerifAvvaShenouda" w:hAnsi="FreeSerifAvvaShenouda" w:cs="FreeSerifAvvaShenouda"/>
            <w:noProof/>
          </w:rPr>
          <w:t>Ⲕⲟⲓⲁϩⲕ</w:t>
        </w:r>
        <w:r w:rsidR="00091E10">
          <w:rPr>
            <w:noProof/>
            <w:webHidden/>
          </w:rPr>
          <w:tab/>
        </w:r>
        <w:r w:rsidR="00091E10">
          <w:rPr>
            <w:noProof/>
            <w:webHidden/>
          </w:rPr>
          <w:fldChar w:fldCharType="begin"/>
        </w:r>
        <w:r w:rsidR="00091E10">
          <w:rPr>
            <w:noProof/>
            <w:webHidden/>
          </w:rPr>
          <w:instrText xml:space="preserve"> PAGEREF _Toc435800444 \h </w:instrText>
        </w:r>
        <w:r w:rsidR="00091E10">
          <w:rPr>
            <w:noProof/>
            <w:webHidden/>
          </w:rPr>
        </w:r>
        <w:r w:rsidR="00091E10">
          <w:rPr>
            <w:noProof/>
            <w:webHidden/>
          </w:rPr>
          <w:fldChar w:fldCharType="separate"/>
        </w:r>
        <w:r w:rsidR="00091E10">
          <w:rPr>
            <w:noProof/>
            <w:webHidden/>
          </w:rPr>
          <w:t>624</w:t>
        </w:r>
        <w:r w:rsidR="00091E10">
          <w:rPr>
            <w:noProof/>
            <w:webHidden/>
          </w:rPr>
          <w:fldChar w:fldCharType="end"/>
        </w:r>
      </w:hyperlink>
    </w:p>
    <w:p w14:paraId="7FC1F7D8"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45" w:history="1">
        <w:r w:rsidR="00091E10" w:rsidRPr="007319C0">
          <w:rPr>
            <w:rStyle w:val="Hyperlink"/>
            <w:noProof/>
          </w:rPr>
          <w:t xml:space="preserve">January or </w:t>
        </w:r>
        <w:r w:rsidR="00091E10" w:rsidRPr="007319C0">
          <w:rPr>
            <w:rStyle w:val="Hyperlink"/>
            <w:rFonts w:ascii="FreeSerifAvvaShenouda" w:hAnsi="FreeSerifAvvaShenouda" w:cs="FreeSerifAvvaShenouda"/>
            <w:noProof/>
          </w:rPr>
          <w:t>Ⲧⲱⲃⲓ</w:t>
        </w:r>
        <w:r w:rsidR="00091E10">
          <w:rPr>
            <w:noProof/>
            <w:webHidden/>
          </w:rPr>
          <w:tab/>
        </w:r>
        <w:r w:rsidR="00091E10">
          <w:rPr>
            <w:noProof/>
            <w:webHidden/>
          </w:rPr>
          <w:fldChar w:fldCharType="begin"/>
        </w:r>
        <w:r w:rsidR="00091E10">
          <w:rPr>
            <w:noProof/>
            <w:webHidden/>
          </w:rPr>
          <w:instrText xml:space="preserve"> PAGEREF _Toc435800445 \h </w:instrText>
        </w:r>
        <w:r w:rsidR="00091E10">
          <w:rPr>
            <w:noProof/>
            <w:webHidden/>
          </w:rPr>
        </w:r>
        <w:r w:rsidR="00091E10">
          <w:rPr>
            <w:noProof/>
            <w:webHidden/>
          </w:rPr>
          <w:fldChar w:fldCharType="separate"/>
        </w:r>
        <w:r w:rsidR="00091E10">
          <w:rPr>
            <w:noProof/>
            <w:webHidden/>
          </w:rPr>
          <w:t>689</w:t>
        </w:r>
        <w:r w:rsidR="00091E10">
          <w:rPr>
            <w:noProof/>
            <w:webHidden/>
          </w:rPr>
          <w:fldChar w:fldCharType="end"/>
        </w:r>
      </w:hyperlink>
    </w:p>
    <w:p w14:paraId="4F4E0909"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46" w:history="1">
        <w:r w:rsidR="00091E10" w:rsidRPr="007319C0">
          <w:rPr>
            <w:rStyle w:val="Hyperlink"/>
            <w:noProof/>
          </w:rPr>
          <w:t xml:space="preserve">February or </w:t>
        </w:r>
        <w:r w:rsidR="00091E10" w:rsidRPr="007319C0">
          <w:rPr>
            <w:rStyle w:val="Hyperlink"/>
            <w:rFonts w:ascii="FreeSerifAvvaShenouda" w:hAnsi="FreeSerifAvvaShenouda" w:cs="FreeSerifAvvaShenouda"/>
            <w:noProof/>
          </w:rPr>
          <w:t>Ⲙϣⲓⲣ</w:t>
        </w:r>
        <w:r w:rsidR="00091E10">
          <w:rPr>
            <w:noProof/>
            <w:webHidden/>
          </w:rPr>
          <w:tab/>
        </w:r>
        <w:r w:rsidR="00091E10">
          <w:rPr>
            <w:noProof/>
            <w:webHidden/>
          </w:rPr>
          <w:fldChar w:fldCharType="begin"/>
        </w:r>
        <w:r w:rsidR="00091E10">
          <w:rPr>
            <w:noProof/>
            <w:webHidden/>
          </w:rPr>
          <w:instrText xml:space="preserve"> PAGEREF _Toc435800446 \h </w:instrText>
        </w:r>
        <w:r w:rsidR="00091E10">
          <w:rPr>
            <w:noProof/>
            <w:webHidden/>
          </w:rPr>
        </w:r>
        <w:r w:rsidR="00091E10">
          <w:rPr>
            <w:noProof/>
            <w:webHidden/>
          </w:rPr>
          <w:fldChar w:fldCharType="separate"/>
        </w:r>
        <w:r w:rsidR="00091E10">
          <w:rPr>
            <w:noProof/>
            <w:webHidden/>
          </w:rPr>
          <w:t>752</w:t>
        </w:r>
        <w:r w:rsidR="00091E10">
          <w:rPr>
            <w:noProof/>
            <w:webHidden/>
          </w:rPr>
          <w:fldChar w:fldCharType="end"/>
        </w:r>
      </w:hyperlink>
    </w:p>
    <w:p w14:paraId="7FBD89F0"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47" w:history="1">
        <w:r w:rsidR="00091E10" w:rsidRPr="007319C0">
          <w:rPr>
            <w:rStyle w:val="Hyperlink"/>
            <w:noProof/>
          </w:rPr>
          <w:t xml:space="preserve">March or </w:t>
        </w:r>
        <w:r w:rsidR="00091E10" w:rsidRPr="007319C0">
          <w:rPr>
            <w:rStyle w:val="Hyperlink"/>
            <w:rFonts w:ascii="FreeSerifAvvaShenouda" w:hAnsi="FreeSerifAvvaShenouda" w:cs="FreeSerifAvvaShenouda"/>
            <w:noProof/>
          </w:rPr>
          <w:t>Ⲡⲁⲣⲙϩⲟⲧⲡ</w:t>
        </w:r>
        <w:r w:rsidR="00091E10">
          <w:rPr>
            <w:noProof/>
            <w:webHidden/>
          </w:rPr>
          <w:tab/>
        </w:r>
        <w:r w:rsidR="00091E10">
          <w:rPr>
            <w:noProof/>
            <w:webHidden/>
          </w:rPr>
          <w:fldChar w:fldCharType="begin"/>
        </w:r>
        <w:r w:rsidR="00091E10">
          <w:rPr>
            <w:noProof/>
            <w:webHidden/>
          </w:rPr>
          <w:instrText xml:space="preserve"> PAGEREF _Toc435800447 \h </w:instrText>
        </w:r>
        <w:r w:rsidR="00091E10">
          <w:rPr>
            <w:noProof/>
            <w:webHidden/>
          </w:rPr>
        </w:r>
        <w:r w:rsidR="00091E10">
          <w:rPr>
            <w:noProof/>
            <w:webHidden/>
          </w:rPr>
          <w:fldChar w:fldCharType="separate"/>
        </w:r>
        <w:r w:rsidR="00091E10">
          <w:rPr>
            <w:noProof/>
            <w:webHidden/>
          </w:rPr>
          <w:t>756</w:t>
        </w:r>
        <w:r w:rsidR="00091E10">
          <w:rPr>
            <w:noProof/>
            <w:webHidden/>
          </w:rPr>
          <w:fldChar w:fldCharType="end"/>
        </w:r>
      </w:hyperlink>
    </w:p>
    <w:p w14:paraId="2561BD11"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48" w:history="1">
        <w:r w:rsidR="00091E10" w:rsidRPr="007319C0">
          <w:rPr>
            <w:rStyle w:val="Hyperlink"/>
            <w:noProof/>
          </w:rPr>
          <w:t>April</w:t>
        </w:r>
        <w:r w:rsidR="00091E10" w:rsidRPr="007319C0">
          <w:rPr>
            <w:rStyle w:val="Hyperlink"/>
            <w:noProof/>
            <w:lang w:val="en-US"/>
          </w:rPr>
          <w:t xml:space="preserve"> or</w:t>
        </w:r>
        <w:r w:rsidR="00091E10" w:rsidRPr="007319C0">
          <w:rPr>
            <w:rStyle w:val="Hyperlink"/>
            <w:noProof/>
          </w:rPr>
          <w:t xml:space="preserve"> </w:t>
        </w:r>
        <w:r w:rsidR="00091E10" w:rsidRPr="007319C0">
          <w:rPr>
            <w:rStyle w:val="Hyperlink"/>
            <w:rFonts w:ascii="FreeSerifAvvaShenouda" w:hAnsi="FreeSerifAvvaShenouda" w:cs="FreeSerifAvvaShenouda"/>
            <w:noProof/>
          </w:rPr>
          <w:t>Ⲡⲁⲣⲙⲟⲩⲧⲉ</w:t>
        </w:r>
        <w:r w:rsidR="00091E10">
          <w:rPr>
            <w:noProof/>
            <w:webHidden/>
          </w:rPr>
          <w:tab/>
        </w:r>
        <w:r w:rsidR="00091E10">
          <w:rPr>
            <w:noProof/>
            <w:webHidden/>
          </w:rPr>
          <w:fldChar w:fldCharType="begin"/>
        </w:r>
        <w:r w:rsidR="00091E10">
          <w:rPr>
            <w:noProof/>
            <w:webHidden/>
          </w:rPr>
          <w:instrText xml:space="preserve"> PAGEREF _Toc435800448 \h </w:instrText>
        </w:r>
        <w:r w:rsidR="00091E10">
          <w:rPr>
            <w:noProof/>
            <w:webHidden/>
          </w:rPr>
        </w:r>
        <w:r w:rsidR="00091E10">
          <w:rPr>
            <w:noProof/>
            <w:webHidden/>
          </w:rPr>
          <w:fldChar w:fldCharType="separate"/>
        </w:r>
        <w:r w:rsidR="00091E10">
          <w:rPr>
            <w:noProof/>
            <w:webHidden/>
          </w:rPr>
          <w:t>773</w:t>
        </w:r>
        <w:r w:rsidR="00091E10">
          <w:rPr>
            <w:noProof/>
            <w:webHidden/>
          </w:rPr>
          <w:fldChar w:fldCharType="end"/>
        </w:r>
      </w:hyperlink>
    </w:p>
    <w:p w14:paraId="319EF8D6"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49" w:history="1">
        <w:r w:rsidR="00091E10" w:rsidRPr="007319C0">
          <w:rPr>
            <w:rStyle w:val="Hyperlink"/>
            <w:noProof/>
          </w:rPr>
          <w:t xml:space="preserve">May or </w:t>
        </w:r>
        <w:r w:rsidR="00091E10" w:rsidRPr="007319C0">
          <w:rPr>
            <w:rStyle w:val="Hyperlink"/>
            <w:rFonts w:ascii="FreeSerifAvvaShenouda" w:eastAsia="Arial Unicode MS" w:hAnsi="FreeSerifAvvaShenouda" w:cs="FreeSerifAvvaShenouda"/>
            <w:noProof/>
            <w:lang w:val="en-US"/>
          </w:rPr>
          <w:t>Ⲡⲁϣⲁⲛⲥ</w:t>
        </w:r>
        <w:r w:rsidR="00091E10">
          <w:rPr>
            <w:noProof/>
            <w:webHidden/>
          </w:rPr>
          <w:tab/>
        </w:r>
        <w:r w:rsidR="00091E10">
          <w:rPr>
            <w:noProof/>
            <w:webHidden/>
          </w:rPr>
          <w:fldChar w:fldCharType="begin"/>
        </w:r>
        <w:r w:rsidR="00091E10">
          <w:rPr>
            <w:noProof/>
            <w:webHidden/>
          </w:rPr>
          <w:instrText xml:space="preserve"> PAGEREF _Toc435800449 \h </w:instrText>
        </w:r>
        <w:r w:rsidR="00091E10">
          <w:rPr>
            <w:noProof/>
            <w:webHidden/>
          </w:rPr>
        </w:r>
        <w:r w:rsidR="00091E10">
          <w:rPr>
            <w:noProof/>
            <w:webHidden/>
          </w:rPr>
          <w:fldChar w:fldCharType="separate"/>
        </w:r>
        <w:r w:rsidR="00091E10">
          <w:rPr>
            <w:noProof/>
            <w:webHidden/>
          </w:rPr>
          <w:t>778</w:t>
        </w:r>
        <w:r w:rsidR="00091E10">
          <w:rPr>
            <w:noProof/>
            <w:webHidden/>
          </w:rPr>
          <w:fldChar w:fldCharType="end"/>
        </w:r>
      </w:hyperlink>
    </w:p>
    <w:p w14:paraId="3ABD0468"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50" w:history="1">
        <w:r w:rsidR="00091E10" w:rsidRPr="007319C0">
          <w:rPr>
            <w:rStyle w:val="Hyperlink"/>
            <w:noProof/>
          </w:rPr>
          <w:t xml:space="preserve">June or </w:t>
        </w:r>
        <w:r w:rsidR="00091E10" w:rsidRPr="007319C0">
          <w:rPr>
            <w:rStyle w:val="Hyperlink"/>
            <w:rFonts w:ascii="FreeSerifAvvaShenouda" w:hAnsi="FreeSerifAvvaShenouda" w:cs="FreeSerifAvvaShenouda"/>
            <w:noProof/>
          </w:rPr>
          <w:t>Ⲡⲁⲱⲛⲉ</w:t>
        </w:r>
        <w:r w:rsidR="00091E10">
          <w:rPr>
            <w:noProof/>
            <w:webHidden/>
          </w:rPr>
          <w:tab/>
        </w:r>
        <w:r w:rsidR="00091E10">
          <w:rPr>
            <w:noProof/>
            <w:webHidden/>
          </w:rPr>
          <w:fldChar w:fldCharType="begin"/>
        </w:r>
        <w:r w:rsidR="00091E10">
          <w:rPr>
            <w:noProof/>
            <w:webHidden/>
          </w:rPr>
          <w:instrText xml:space="preserve"> PAGEREF _Toc435800450 \h </w:instrText>
        </w:r>
        <w:r w:rsidR="00091E10">
          <w:rPr>
            <w:noProof/>
            <w:webHidden/>
          </w:rPr>
        </w:r>
        <w:r w:rsidR="00091E10">
          <w:rPr>
            <w:noProof/>
            <w:webHidden/>
          </w:rPr>
          <w:fldChar w:fldCharType="separate"/>
        </w:r>
        <w:r w:rsidR="00091E10">
          <w:rPr>
            <w:noProof/>
            <w:webHidden/>
          </w:rPr>
          <w:t>800</w:t>
        </w:r>
        <w:r w:rsidR="00091E10">
          <w:rPr>
            <w:noProof/>
            <w:webHidden/>
          </w:rPr>
          <w:fldChar w:fldCharType="end"/>
        </w:r>
      </w:hyperlink>
    </w:p>
    <w:p w14:paraId="005EDB62"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51" w:history="1">
        <w:r w:rsidR="00091E10" w:rsidRPr="007319C0">
          <w:rPr>
            <w:rStyle w:val="Hyperlink"/>
            <w:noProof/>
          </w:rPr>
          <w:t xml:space="preserve">July or </w:t>
        </w:r>
        <w:r w:rsidR="00091E10" w:rsidRPr="007319C0">
          <w:rPr>
            <w:rStyle w:val="Hyperlink"/>
            <w:rFonts w:ascii="FreeSerifAvvaShenouda" w:hAnsi="FreeSerifAvvaShenouda" w:cs="FreeSerifAvvaShenouda"/>
            <w:noProof/>
          </w:rPr>
          <w:t>Ⲉⲡⲏⲡ</w:t>
        </w:r>
        <w:r w:rsidR="00091E10">
          <w:rPr>
            <w:noProof/>
            <w:webHidden/>
          </w:rPr>
          <w:tab/>
        </w:r>
        <w:r w:rsidR="00091E10">
          <w:rPr>
            <w:noProof/>
            <w:webHidden/>
          </w:rPr>
          <w:fldChar w:fldCharType="begin"/>
        </w:r>
        <w:r w:rsidR="00091E10">
          <w:rPr>
            <w:noProof/>
            <w:webHidden/>
          </w:rPr>
          <w:instrText xml:space="preserve"> PAGEREF _Toc435800451 \h </w:instrText>
        </w:r>
        <w:r w:rsidR="00091E10">
          <w:rPr>
            <w:noProof/>
            <w:webHidden/>
          </w:rPr>
        </w:r>
        <w:r w:rsidR="00091E10">
          <w:rPr>
            <w:noProof/>
            <w:webHidden/>
          </w:rPr>
          <w:fldChar w:fldCharType="separate"/>
        </w:r>
        <w:r w:rsidR="00091E10">
          <w:rPr>
            <w:noProof/>
            <w:webHidden/>
          </w:rPr>
          <w:t>827</w:t>
        </w:r>
        <w:r w:rsidR="00091E10">
          <w:rPr>
            <w:noProof/>
            <w:webHidden/>
          </w:rPr>
          <w:fldChar w:fldCharType="end"/>
        </w:r>
      </w:hyperlink>
    </w:p>
    <w:p w14:paraId="5212EAA9"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52" w:history="1">
        <w:r w:rsidR="00091E10" w:rsidRPr="007319C0">
          <w:rPr>
            <w:rStyle w:val="Hyperlink"/>
            <w:noProof/>
          </w:rPr>
          <w:t xml:space="preserve">August or </w:t>
        </w:r>
        <w:r w:rsidR="00091E10" w:rsidRPr="007319C0">
          <w:rPr>
            <w:rStyle w:val="Hyperlink"/>
            <w:rFonts w:ascii="FreeSerifAvvaShenouda" w:hAnsi="FreeSerifAvvaShenouda" w:cs="FreeSerifAvvaShenouda"/>
            <w:noProof/>
          </w:rPr>
          <w:t>Ⲙⲉⲥⲟⲣⲏ and Ⲕⲟⲩϫⲓ ⲛ</w:t>
        </w:r>
        <w:r w:rsidR="00091E10" w:rsidRPr="007319C0">
          <w:rPr>
            <w:rStyle w:val="Hyperlink"/>
            <w:rFonts w:ascii="FreeSerifAvvaShenouda" w:hAnsi="FreeSerifAvvaShenouda" w:cs="FreeSerifAvvaShenouda"/>
            <w:noProof/>
            <w:lang w:val="en-US"/>
          </w:rPr>
          <w:t xml:space="preserve">̀ⲁ̀ⲃⲟⲧ </w:t>
        </w:r>
        <w:r w:rsidR="00091E10" w:rsidRPr="007319C0">
          <w:rPr>
            <w:rStyle w:val="Hyperlink"/>
            <w:noProof/>
          </w:rPr>
          <w:t>(The Little Month)</w:t>
        </w:r>
        <w:r w:rsidR="00091E10">
          <w:rPr>
            <w:noProof/>
            <w:webHidden/>
          </w:rPr>
          <w:tab/>
        </w:r>
        <w:r w:rsidR="00091E10">
          <w:rPr>
            <w:noProof/>
            <w:webHidden/>
          </w:rPr>
          <w:fldChar w:fldCharType="begin"/>
        </w:r>
        <w:r w:rsidR="00091E10">
          <w:rPr>
            <w:noProof/>
            <w:webHidden/>
          </w:rPr>
          <w:instrText xml:space="preserve"> PAGEREF _Toc435800452 \h </w:instrText>
        </w:r>
        <w:r w:rsidR="00091E10">
          <w:rPr>
            <w:noProof/>
            <w:webHidden/>
          </w:rPr>
        </w:r>
        <w:r w:rsidR="00091E10">
          <w:rPr>
            <w:noProof/>
            <w:webHidden/>
          </w:rPr>
          <w:fldChar w:fldCharType="separate"/>
        </w:r>
        <w:r w:rsidR="00091E10">
          <w:rPr>
            <w:noProof/>
            <w:webHidden/>
          </w:rPr>
          <w:t>840</w:t>
        </w:r>
        <w:r w:rsidR="00091E10">
          <w:rPr>
            <w:noProof/>
            <w:webHidden/>
          </w:rPr>
          <w:fldChar w:fldCharType="end"/>
        </w:r>
      </w:hyperlink>
    </w:p>
    <w:p w14:paraId="3AC127BE"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53" w:history="1">
        <w:r w:rsidR="00091E10" w:rsidRPr="007319C0">
          <w:rPr>
            <w:rStyle w:val="Hyperlink"/>
            <w:noProof/>
          </w:rPr>
          <w:t>The Pascal Cycle</w:t>
        </w:r>
        <w:r w:rsidR="00091E10">
          <w:rPr>
            <w:noProof/>
            <w:webHidden/>
          </w:rPr>
          <w:tab/>
        </w:r>
        <w:r w:rsidR="00091E10">
          <w:rPr>
            <w:noProof/>
            <w:webHidden/>
          </w:rPr>
          <w:fldChar w:fldCharType="begin"/>
        </w:r>
        <w:r w:rsidR="00091E10">
          <w:rPr>
            <w:noProof/>
            <w:webHidden/>
          </w:rPr>
          <w:instrText xml:space="preserve"> PAGEREF _Toc435800453 \h </w:instrText>
        </w:r>
        <w:r w:rsidR="00091E10">
          <w:rPr>
            <w:noProof/>
            <w:webHidden/>
          </w:rPr>
        </w:r>
        <w:r w:rsidR="00091E10">
          <w:rPr>
            <w:noProof/>
            <w:webHidden/>
          </w:rPr>
          <w:fldChar w:fldCharType="separate"/>
        </w:r>
        <w:r w:rsidR="00091E10">
          <w:rPr>
            <w:noProof/>
            <w:webHidden/>
          </w:rPr>
          <w:t>864</w:t>
        </w:r>
        <w:r w:rsidR="00091E10">
          <w:rPr>
            <w:noProof/>
            <w:webHidden/>
          </w:rPr>
          <w:fldChar w:fldCharType="end"/>
        </w:r>
      </w:hyperlink>
    </w:p>
    <w:p w14:paraId="1F1E7DCA"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54" w:history="1">
        <w:r w:rsidR="00091E10" w:rsidRPr="007319C0">
          <w:rPr>
            <w:rStyle w:val="Hyperlink"/>
            <w:noProof/>
          </w:rPr>
          <w:t>Hymns for Koiak</w:t>
        </w:r>
        <w:r w:rsidR="00091E10">
          <w:rPr>
            <w:noProof/>
            <w:webHidden/>
          </w:rPr>
          <w:tab/>
        </w:r>
        <w:r w:rsidR="00091E10">
          <w:rPr>
            <w:noProof/>
            <w:webHidden/>
          </w:rPr>
          <w:fldChar w:fldCharType="begin"/>
        </w:r>
        <w:r w:rsidR="00091E10">
          <w:rPr>
            <w:noProof/>
            <w:webHidden/>
          </w:rPr>
          <w:instrText xml:space="preserve"> PAGEREF _Toc435800454 \h </w:instrText>
        </w:r>
        <w:r w:rsidR="00091E10">
          <w:rPr>
            <w:noProof/>
            <w:webHidden/>
          </w:rPr>
        </w:r>
        <w:r w:rsidR="00091E10">
          <w:rPr>
            <w:noProof/>
            <w:webHidden/>
          </w:rPr>
          <w:fldChar w:fldCharType="separate"/>
        </w:r>
        <w:r w:rsidR="00091E10">
          <w:rPr>
            <w:noProof/>
            <w:webHidden/>
          </w:rPr>
          <w:t>936</w:t>
        </w:r>
        <w:r w:rsidR="00091E10">
          <w:rPr>
            <w:noProof/>
            <w:webHidden/>
          </w:rPr>
          <w:fldChar w:fldCharType="end"/>
        </w:r>
      </w:hyperlink>
    </w:p>
    <w:p w14:paraId="6FCC7915"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55" w:history="1">
        <w:r w:rsidR="00091E10" w:rsidRPr="007319C0">
          <w:rPr>
            <w:rStyle w:val="Hyperlink"/>
            <w:noProof/>
          </w:rPr>
          <w:t>Index of Psalis</w:t>
        </w:r>
        <w:r w:rsidR="00091E10">
          <w:rPr>
            <w:noProof/>
            <w:webHidden/>
          </w:rPr>
          <w:tab/>
        </w:r>
        <w:r w:rsidR="00091E10">
          <w:rPr>
            <w:noProof/>
            <w:webHidden/>
          </w:rPr>
          <w:fldChar w:fldCharType="begin"/>
        </w:r>
        <w:r w:rsidR="00091E10">
          <w:rPr>
            <w:noProof/>
            <w:webHidden/>
          </w:rPr>
          <w:instrText xml:space="preserve"> PAGEREF _Toc435800455 \h </w:instrText>
        </w:r>
        <w:r w:rsidR="00091E10">
          <w:rPr>
            <w:noProof/>
            <w:webHidden/>
          </w:rPr>
        </w:r>
        <w:r w:rsidR="00091E10">
          <w:rPr>
            <w:noProof/>
            <w:webHidden/>
          </w:rPr>
          <w:fldChar w:fldCharType="separate"/>
        </w:r>
        <w:r w:rsidR="00091E10">
          <w:rPr>
            <w:noProof/>
            <w:webHidden/>
          </w:rPr>
          <w:t>952</w:t>
        </w:r>
        <w:r w:rsidR="00091E10">
          <w:rPr>
            <w:noProof/>
            <w:webHidden/>
          </w:rPr>
          <w:fldChar w:fldCharType="end"/>
        </w:r>
      </w:hyperlink>
    </w:p>
    <w:p w14:paraId="124E1E81" w14:textId="77777777" w:rsidR="00091E10" w:rsidRDefault="00FB6528">
      <w:pPr>
        <w:pStyle w:val="TOC2"/>
        <w:tabs>
          <w:tab w:val="right" w:leader="dot" w:pos="8846"/>
        </w:tabs>
        <w:rPr>
          <w:rFonts w:asciiTheme="minorHAnsi" w:eastAsiaTheme="minorEastAsia" w:hAnsiTheme="minorHAnsi"/>
          <w:noProof/>
          <w:sz w:val="22"/>
          <w:lang w:val="en-US"/>
        </w:rPr>
      </w:pPr>
      <w:hyperlink w:anchor="_Toc435800456" w:history="1">
        <w:r w:rsidR="00091E10" w:rsidRPr="007319C0">
          <w:rPr>
            <w:rStyle w:val="Hyperlink"/>
            <w:noProof/>
          </w:rPr>
          <w:t>Index of Doxologies</w:t>
        </w:r>
        <w:r w:rsidR="00091E10">
          <w:rPr>
            <w:noProof/>
            <w:webHidden/>
          </w:rPr>
          <w:tab/>
        </w:r>
        <w:r w:rsidR="00091E10">
          <w:rPr>
            <w:noProof/>
            <w:webHidden/>
          </w:rPr>
          <w:fldChar w:fldCharType="begin"/>
        </w:r>
        <w:r w:rsidR="00091E10">
          <w:rPr>
            <w:noProof/>
            <w:webHidden/>
          </w:rPr>
          <w:instrText xml:space="preserve"> PAGEREF _Toc435800456 \h </w:instrText>
        </w:r>
        <w:r w:rsidR="00091E10">
          <w:rPr>
            <w:noProof/>
            <w:webHidden/>
          </w:rPr>
        </w:r>
        <w:r w:rsidR="00091E10">
          <w:rPr>
            <w:noProof/>
            <w:webHidden/>
          </w:rPr>
          <w:fldChar w:fldCharType="separate"/>
        </w:r>
        <w:r w:rsidR="00091E10">
          <w:rPr>
            <w:noProof/>
            <w:webHidden/>
          </w:rPr>
          <w:t>954</w:t>
        </w:r>
        <w:r w:rsidR="00091E10">
          <w:rPr>
            <w:noProof/>
            <w:webHidden/>
          </w:rPr>
          <w:fldChar w:fldCharType="end"/>
        </w:r>
      </w:hyperlink>
    </w:p>
    <w:p w14:paraId="7916C952" w14:textId="77777777" w:rsidR="00964F23" w:rsidRDefault="003A78C2" w:rsidP="009A25DD">
      <w:pPr>
        <w:pStyle w:val="Heading1"/>
      </w:pPr>
      <w:r>
        <w:rPr>
          <w:lang w:val="en-US"/>
        </w:rPr>
        <w:lastRenderedPageBreak/>
        <w:fldChar w:fldCharType="end"/>
      </w:r>
      <w:bookmarkStart w:id="12" w:name="_Toc410196896"/>
      <w:r w:rsidR="00964F23" w:rsidRPr="00964F23">
        <w:t xml:space="preserve"> </w:t>
      </w:r>
      <w:bookmarkStart w:id="13" w:name="_Toc435800407"/>
      <w:r w:rsidR="00964F23">
        <w:t xml:space="preserve">Front </w:t>
      </w:r>
      <w:r w:rsidR="00964F23" w:rsidRPr="009A25DD">
        <w:t>Matter</w:t>
      </w:r>
      <w:bookmarkEnd w:id="12"/>
      <w:bookmarkEnd w:id="13"/>
    </w:p>
    <w:p w14:paraId="7A364D91" w14:textId="77777777" w:rsidR="00964F23" w:rsidRDefault="00964F23" w:rsidP="00FB5E62">
      <w:pPr>
        <w:pStyle w:val="Heading3"/>
      </w:pPr>
      <w:bookmarkStart w:id="14" w:name="_Toc410196897"/>
      <w:r>
        <w:t>Style of English</w:t>
      </w:r>
      <w:bookmarkEnd w:id="14"/>
    </w:p>
    <w:p w14:paraId="104A9A68" w14:textId="77777777" w:rsidR="00964F23" w:rsidRDefault="00964F23" w:rsidP="00FB5E62">
      <w:pPr>
        <w:pStyle w:val="Heading3"/>
      </w:pPr>
      <w:bookmarkStart w:id="15" w:name="_Toc410196898"/>
      <w:r>
        <w:t>Later Additions and Navigating the Book</w:t>
      </w:r>
      <w:bookmarkEnd w:id="15"/>
    </w:p>
    <w:p w14:paraId="19123C75" w14:textId="77777777" w:rsidR="00964F23" w:rsidRDefault="00964F23" w:rsidP="00FB5E62">
      <w:pPr>
        <w:pStyle w:val="Heading3"/>
      </w:pPr>
      <w:bookmarkStart w:id="16" w:name="_Toc410196899"/>
      <w:r>
        <w:t>Order of Day and Services</w:t>
      </w:r>
      <w:bookmarkEnd w:id="16"/>
    </w:p>
    <w:p w14:paraId="6BA62294" w14:textId="77777777" w:rsidR="00964F23" w:rsidRDefault="00964F23" w:rsidP="00FB5E62">
      <w:pPr>
        <w:pStyle w:val="Heading3"/>
      </w:pPr>
      <w:bookmarkStart w:id="17" w:name="_Toc410196900"/>
      <w:r>
        <w:t>The Nature of the Hours</w:t>
      </w:r>
      <w:bookmarkEnd w:id="17"/>
    </w:p>
    <w:p w14:paraId="5F896BF1" w14:textId="77777777" w:rsidR="00964F23" w:rsidRDefault="00964F23" w:rsidP="00FB5E62">
      <w:pPr>
        <w:pStyle w:val="Heading3"/>
      </w:pPr>
      <w:bookmarkStart w:id="18" w:name="_Toc410196901"/>
      <w:r>
        <w:t>Koiak</w:t>
      </w:r>
      <w:bookmarkEnd w:id="18"/>
    </w:p>
    <w:p w14:paraId="35FEF736" w14:textId="77777777" w:rsidR="00964F23" w:rsidRPr="004A327A" w:rsidRDefault="00964F23" w:rsidP="00FB5E62">
      <w:pPr>
        <w:pStyle w:val="Heading3"/>
      </w:pPr>
      <w:bookmarkStart w:id="19" w:name="_Toc410196902"/>
      <w:r>
        <w:t>The Use of Books in the Church</w:t>
      </w:r>
      <w:bookmarkEnd w:id="19"/>
    </w:p>
    <w:p w14:paraId="115E935C" w14:textId="77777777"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0"/>
      <w:bookmarkEnd w:id="1"/>
      <w:bookmarkEnd w:id="2"/>
      <w:bookmarkEnd w:id="3"/>
    </w:p>
    <w:p w14:paraId="7447E17F" w14:textId="77777777" w:rsidR="00964F23" w:rsidRPr="00816568" w:rsidRDefault="00964F23" w:rsidP="00964F23">
      <w:pPr>
        <w:pStyle w:val="Heading1"/>
      </w:pPr>
      <w:bookmarkStart w:id="20" w:name="_Toc410196903"/>
      <w:bookmarkStart w:id="21" w:name="_Toc435800408"/>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14:paraId="04A2C45E" w14:textId="77777777" w:rsidR="00964F23" w:rsidRDefault="00964F23" w:rsidP="00964F23">
      <w:pPr>
        <w:pStyle w:val="Heading2"/>
      </w:pPr>
      <w:bookmarkStart w:id="29" w:name="_Toc410196171"/>
      <w:bookmarkStart w:id="30" w:name="_Toc410196402"/>
      <w:bookmarkStart w:id="31" w:name="_Toc410196904"/>
      <w:bookmarkStart w:id="32" w:name="_Toc435800409"/>
      <w:r>
        <w:lastRenderedPageBreak/>
        <w:t>The Setting of the Sun: Vespers (the Eleventh Hour)</w:t>
      </w:r>
      <w:bookmarkEnd w:id="29"/>
      <w:bookmarkEnd w:id="30"/>
      <w:bookmarkEnd w:id="31"/>
      <w:bookmarkEnd w:id="3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14:paraId="7AAE1858" w14:textId="77777777" w:rsidR="00964F23" w:rsidRDefault="00964F23" w:rsidP="00964F23">
      <w:pPr>
        <w:pStyle w:val="Heading3"/>
      </w:pPr>
      <w:bookmarkStart w:id="33" w:name="_Toc410196172"/>
      <w:bookmarkStart w:id="34" w:name="_Toc410196403"/>
      <w:bookmarkStart w:id="35" w:name="_Toc410196905"/>
      <w:bookmarkStart w:id="36" w:name="_Ref435790480"/>
      <w:bookmarkStart w:id="37" w:name="_Ref435790486"/>
      <w:r>
        <w:t>Vespers Praise</w:t>
      </w:r>
      <w:bookmarkEnd w:id="33"/>
      <w:bookmarkEnd w:id="34"/>
      <w:bookmarkEnd w:id="35"/>
      <w:bookmarkEnd w:id="36"/>
      <w:bookmarkEnd w:id="37"/>
    </w:p>
    <w:p w14:paraId="03E8CF99" w14:textId="77777777" w:rsidR="00964F23" w:rsidRDefault="00964F23" w:rsidP="009A25DD">
      <w:pPr>
        <w:pStyle w:val="Heading5"/>
      </w:pPr>
      <w:bookmarkStart w:id="38" w:name="_Toc410196404"/>
      <w:bookmarkStart w:id="39" w:name="_Toc410196906"/>
      <w:r>
        <w:t>Psalm 116</w:t>
      </w:r>
      <w:bookmarkEnd w:id="38"/>
      <w:bookmarkEnd w:id="39"/>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091E10">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25BA8728" w14:textId="77777777" w:rsidR="00964F23" w:rsidRDefault="00964F23" w:rsidP="00964F23">
      <w:pPr>
        <w:pStyle w:val="Heading3"/>
      </w:pPr>
      <w:bookmarkStart w:id="40" w:name="_Toc410196173"/>
      <w:bookmarkStart w:id="41" w:name="_Toc410196405"/>
      <w:bookmarkStart w:id="42" w:name="_Toc410196907"/>
      <w:bookmarkStart w:id="43" w:name="_Ref435789546"/>
      <w:bookmarkStart w:id="44" w:name="_Ref435789552"/>
      <w:r>
        <w:t>The Psalms of the Eleventh Hour (Little Vespers)</w:t>
      </w:r>
      <w:bookmarkEnd w:id="40"/>
      <w:bookmarkEnd w:id="41"/>
      <w:bookmarkEnd w:id="42"/>
      <w:bookmarkEnd w:id="43"/>
      <w:bookmarkEnd w:id="4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45" w:name="_Ref411967832"/>
      <w:r>
        <w:t>The Lord's Prayer</w:t>
      </w:r>
      <w:bookmarkEnd w:id="4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46" w:name="_Ref411967872"/>
      <w:r>
        <w:t>The Prayer of Thanksgiving</w:t>
      </w:r>
      <w:bookmarkEnd w:id="4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91E10">
        <w:t>Psalm</w:t>
      </w:r>
      <w:r w:rsidR="00091E10" w:rsidRPr="00AB1781">
        <w:t xml:space="preserve"> 50</w:t>
      </w:r>
      <w:r w:rsidR="00091E10">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91E10">
        <w:rPr>
          <w:noProof/>
          <w:lang w:val="en-GB"/>
        </w:rPr>
        <w:t>378</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7" w:name="_Ref434576694"/>
      <w:r>
        <w:rPr>
          <w:lang w:val="en-GB"/>
        </w:rPr>
        <w:t>The Psalms</w:t>
      </w:r>
      <w:r w:rsidR="00F14AA6">
        <w:rPr>
          <w:lang w:val="en-GB"/>
        </w:rPr>
        <w:t xml:space="preserve"> of Sunset (Vespers)</w:t>
      </w:r>
      <w:bookmarkEnd w:id="4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91E10">
        <w:t>Psalm</w:t>
      </w:r>
      <w:r w:rsidR="00091E10" w:rsidRPr="00AB1781">
        <w:t xml:space="preserve"> 116</w:t>
      </w:r>
      <w:r w:rsidR="00091E10">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091E10">
        <w:rPr>
          <w:noProof/>
        </w:rPr>
        <w:t>485</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91E10">
        <w:t>Psalm</w:t>
      </w:r>
      <w:r w:rsidR="00091E10" w:rsidRPr="00AB1781">
        <w:t xml:space="preserve"> 117</w:t>
      </w:r>
      <w:r w:rsidR="00091E10">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091E10">
        <w:rPr>
          <w:noProof/>
        </w:rPr>
        <w:t>486</w:t>
      </w:r>
      <w:r w:rsidR="003A78C2">
        <w:fldChar w:fldCharType="end"/>
      </w:r>
    </w:p>
    <w:p w14:paraId="285C23C2" w14:textId="77777777" w:rsidR="00091E10" w:rsidRPr="00AB1781" w:rsidRDefault="001744DD" w:rsidP="00091E10">
      <w:pPr>
        <w:pStyle w:val="EngHang"/>
        <w:tabs>
          <w:tab w:val="left" w:leader="dot" w:pos="8280"/>
        </w:tabs>
      </w:pPr>
      <w:r>
        <w:fldChar w:fldCharType="begin"/>
      </w:r>
      <w:r>
        <w:instrText xml:space="preserve"> REF _Ref411967235 \h  \* MERGEFORMAT </w:instrText>
      </w:r>
      <w:r>
        <w:fldChar w:fldCharType="separate"/>
      </w:r>
      <w:r w:rsidR="00091E10" w:rsidRPr="00AB1781">
        <w:t>K</w:t>
      </w:r>
      <w:r w:rsidR="00091E10">
        <w:t>athisma</w:t>
      </w:r>
      <w:r w:rsidR="00091E10" w:rsidRPr="00AB1781">
        <w:t xml:space="preserve"> 1</w:t>
      </w:r>
      <w:r w:rsidR="00091E10">
        <w:t>8</w:t>
      </w:r>
    </w:p>
    <w:p w14:paraId="4928E776" w14:textId="77777777" w:rsidR="000D0A3F" w:rsidRDefault="00091E10" w:rsidP="00AC19C5">
      <w:pPr>
        <w:pStyle w:val="EngHang"/>
        <w:tabs>
          <w:tab w:val="left" w:leader="dot" w:pos="8280"/>
        </w:tabs>
      </w:pPr>
      <w:r>
        <w:t>Psalm</w:t>
      </w:r>
      <w:r w:rsidRPr="00AB1781">
        <w:t xml:space="preserve"> 119</w:t>
      </w:r>
      <w:r>
        <w:t>: To the Lord in the hour of my distress I cry</w:t>
      </w:r>
      <w:r w:rsidR="001744DD">
        <w:fldChar w:fldCharType="end"/>
      </w:r>
      <w:r w:rsidR="000D0A3F">
        <w:tab/>
      </w:r>
      <w:r w:rsidR="003A78C2">
        <w:fldChar w:fldCharType="begin"/>
      </w:r>
      <w:r w:rsidR="000D0A3F">
        <w:instrText xml:space="preserve"> PAGEREF _Ref411967235 \h </w:instrText>
      </w:r>
      <w:r w:rsidR="003A78C2">
        <w:fldChar w:fldCharType="separate"/>
      </w:r>
      <w:r>
        <w:rPr>
          <w:noProof/>
        </w:rPr>
        <w:t>505</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91E10">
        <w:t>Psalm</w:t>
      </w:r>
      <w:r w:rsidR="00091E10" w:rsidRPr="00AB1781">
        <w:t xml:space="preserve"> 120</w:t>
      </w:r>
      <w:r w:rsidR="00091E10">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91E10">
        <w:rPr>
          <w:noProof/>
        </w:rPr>
        <w:t>505</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91E10">
        <w:t>Psalm</w:t>
      </w:r>
      <w:r w:rsidR="00091E10" w:rsidRPr="00AB1781">
        <w:t xml:space="preserve"> 121</w:t>
      </w:r>
      <w:r w:rsidR="00091E10">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91E10">
        <w:rPr>
          <w:noProof/>
        </w:rPr>
        <w:t>506</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91E10">
        <w:t>Psalm</w:t>
      </w:r>
      <w:r w:rsidR="00091E10" w:rsidRPr="00AB1781">
        <w:t xml:space="preserve"> 122</w:t>
      </w:r>
      <w:r w:rsidR="00091E10">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091E10">
        <w:rPr>
          <w:noProof/>
        </w:rPr>
        <w:t>507</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91E10">
        <w:t>Psalm</w:t>
      </w:r>
      <w:r w:rsidR="00091E10" w:rsidRPr="00AB1781">
        <w:t xml:space="preserve"> 123</w:t>
      </w:r>
      <w:r w:rsidR="00091E10">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091E10">
        <w:rPr>
          <w:noProof/>
        </w:rPr>
        <w:t>508</w:t>
      </w:r>
      <w:r w:rsidR="003A78C2">
        <w:fldChar w:fldCharType="end"/>
      </w:r>
    </w:p>
    <w:p w14:paraId="00CD22AD" w14:textId="77777777" w:rsidR="00091E10" w:rsidRDefault="001744DD" w:rsidP="00091E10">
      <w:pPr>
        <w:pStyle w:val="EngHang"/>
        <w:tabs>
          <w:tab w:val="left" w:leader="dot" w:pos="8280"/>
        </w:tabs>
      </w:pPr>
      <w:r>
        <w:fldChar w:fldCharType="begin"/>
      </w:r>
      <w:r>
        <w:instrText xml:space="preserve"> REF _Ref411967338 \h  \* MERGEFORMAT </w:instrText>
      </w:r>
      <w:r>
        <w:fldChar w:fldCharType="separate"/>
      </w:r>
      <w:r w:rsidR="00091E10">
        <w:t>Glory…</w:t>
      </w:r>
    </w:p>
    <w:p w14:paraId="2FA5C99A" w14:textId="77777777" w:rsidR="000D0A3F" w:rsidRDefault="00091E10" w:rsidP="00AC19C5">
      <w:pPr>
        <w:pStyle w:val="EngHang"/>
        <w:tabs>
          <w:tab w:val="left" w:leader="dot" w:pos="8280"/>
        </w:tabs>
      </w:pPr>
      <w:r>
        <w:t>Psalm</w:t>
      </w:r>
      <w:r w:rsidRPr="00AB1781">
        <w:t xml:space="preserve"> 124</w:t>
      </w:r>
      <w:r>
        <w:t>: Those who trust in the Lord are like Mount Zion</w:t>
      </w:r>
      <w:r w:rsidR="001744DD">
        <w:fldChar w:fldCharType="end"/>
      </w:r>
      <w:r w:rsidR="000D0A3F">
        <w:tab/>
      </w:r>
      <w:r w:rsidR="003A78C2">
        <w:fldChar w:fldCharType="begin"/>
      </w:r>
      <w:r w:rsidR="000D0A3F">
        <w:instrText xml:space="preserve"> PAGEREF _Ref411967338 \h </w:instrText>
      </w:r>
      <w:r w:rsidR="003A78C2">
        <w:fldChar w:fldCharType="separate"/>
      </w:r>
      <w:r>
        <w:rPr>
          <w:noProof/>
        </w:rPr>
        <w:t>508</w:t>
      </w:r>
      <w:r w:rsidR="003A78C2">
        <w:fldChar w:fldCharType="end"/>
      </w:r>
    </w:p>
    <w:p w14:paraId="0633E3A7" w14:textId="77777777" w:rsidR="00E54261" w:rsidRDefault="001744DD" w:rsidP="00AC19C5">
      <w:pPr>
        <w:pStyle w:val="EngHang"/>
        <w:tabs>
          <w:tab w:val="left" w:leader="dot" w:pos="8280"/>
        </w:tabs>
      </w:pPr>
      <w:r>
        <w:lastRenderedPageBreak/>
        <w:fldChar w:fldCharType="begin"/>
      </w:r>
      <w:r>
        <w:instrText xml:space="preserve"> REF _Ref411967353 \h  \* MERGEFORMAT </w:instrText>
      </w:r>
      <w:r>
        <w:fldChar w:fldCharType="separate"/>
      </w:r>
      <w:r w:rsidR="00091E10">
        <w:t>Psalm</w:t>
      </w:r>
      <w:r w:rsidR="00091E10" w:rsidRPr="00AB1781">
        <w:t xml:space="preserve"> 125</w:t>
      </w:r>
      <w:r w:rsidR="00091E10">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091E10">
        <w:rPr>
          <w:noProof/>
        </w:rPr>
        <w:t>509</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91E10">
        <w:t>Psalm</w:t>
      </w:r>
      <w:r w:rsidR="00091E10" w:rsidRPr="00AB1781">
        <w:t xml:space="preserve"> 126</w:t>
      </w:r>
      <w:r w:rsidR="00091E10">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91E10">
        <w:rPr>
          <w:noProof/>
        </w:rPr>
        <w:t>510</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91E10">
        <w:t>Psalm</w:t>
      </w:r>
      <w:r w:rsidR="00091E10" w:rsidRPr="00AB1781">
        <w:t xml:space="preserve"> 127</w:t>
      </w:r>
      <w:r w:rsidR="00091E10">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91E10">
        <w:rPr>
          <w:noProof/>
        </w:rPr>
        <w:t>511</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91E10">
        <w:t>Psalm</w:t>
      </w:r>
      <w:r w:rsidR="00091E10" w:rsidRPr="00AB1781">
        <w:t xml:space="preserve"> 128</w:t>
      </w:r>
      <w:r w:rsidR="00091E10">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91E10">
        <w:rPr>
          <w:noProof/>
        </w:rPr>
        <w:t>511</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7777777"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8" w:name="_Ref411969137"/>
      <w:r>
        <w:rPr>
          <w:lang w:val="en-GB"/>
        </w:rPr>
        <w:t>Holy, Holy, Holy</w:t>
      </w:r>
      <w:bookmarkEnd w:id="4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77777777"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lastRenderedPageBreak/>
        <w:t xml:space="preserve">sible nor having any beginning, and the Holy Spirit, the Life Giver, Who is Co 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9" w:name="_Ref411969145"/>
      <w:r>
        <w:t>The Prayer of the Hours</w:t>
      </w:r>
      <w:bookmarkEnd w:id="49"/>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4E9FD0B2" w14:textId="77777777" w:rsidR="003C1C36" w:rsidRDefault="00964F23" w:rsidP="003C1C36">
      <w:pPr>
        <w:pStyle w:val="Heading3"/>
      </w:pPr>
      <w:bookmarkStart w:id="50" w:name="_Toc410196174"/>
      <w:bookmarkStart w:id="51" w:name="_Toc410196406"/>
      <w:bookmarkStart w:id="52" w:name="_Toc410196908"/>
      <w:bookmarkStart w:id="53" w:name="_Ref434565022"/>
      <w:bookmarkStart w:id="54" w:name="_Ref434565029"/>
      <w:r>
        <w:t>The Raising of Evening</w:t>
      </w:r>
      <w:r w:rsidR="0016512E">
        <w:t xml:space="preserve"> (or </w:t>
      </w:r>
      <w:commentRangeStart w:id="55"/>
      <w:r w:rsidR="0016512E">
        <w:t>Morning</w:t>
      </w:r>
      <w:commentRangeEnd w:id="55"/>
      <w:r w:rsidR="0016512E">
        <w:rPr>
          <w:rStyle w:val="CommentReference"/>
          <w:rFonts w:eastAsiaTheme="minorHAnsi" w:cstheme="minorBidi"/>
          <w:b w:val="0"/>
          <w:bCs w:val="0"/>
        </w:rPr>
        <w:commentReference w:id="55"/>
      </w:r>
      <w:r w:rsidR="0016512E">
        <w:t>)</w:t>
      </w:r>
      <w:r>
        <w:t xml:space="preserve"> Incense</w:t>
      </w:r>
      <w:bookmarkEnd w:id="50"/>
      <w:bookmarkEnd w:id="51"/>
      <w:bookmarkEnd w:id="52"/>
      <w:bookmarkEnd w:id="53"/>
      <w:bookmarkEnd w:id="54"/>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lastRenderedPageBreak/>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6" w:name="ThanksgivingIncense"/>
      <w:r>
        <w:t>The Prayer of Thanksgiving</w:t>
      </w:r>
    </w:p>
    <w:bookmarkEnd w:id="56"/>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lastRenderedPageBreak/>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77777777" w:rsidR="00A02728" w:rsidRDefault="00A02728" w:rsidP="00A02728">
      <w:pPr>
        <w:pStyle w:val="Rubrics0"/>
      </w:pPr>
      <w:r>
        <w:lastRenderedPageBreak/>
        <w:t xml:space="preserve">The </w:t>
      </w:r>
      <w:r w:rsidR="00DF095B">
        <w:t>presbyter</w:t>
      </w:r>
      <w:r>
        <w:t xml:space="preserve"> offers incense while the congregation sings…</w:t>
      </w:r>
    </w:p>
    <w:p w14:paraId="7204B112" w14:textId="77777777" w:rsidR="00A02728" w:rsidRDefault="00B65D4D" w:rsidP="00A02728">
      <w:pPr>
        <w:pStyle w:val="Heading4"/>
      </w:pPr>
      <w:bookmarkStart w:id="57" w:name="_Ref435789344"/>
      <w:bookmarkStart w:id="58" w:name="VersesCymbals"/>
      <w:r>
        <w:t>The Verses of the Cymbals</w:t>
      </w:r>
      <w:bookmarkEnd w:id="57"/>
    </w:p>
    <w:bookmarkEnd w:id="58"/>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9"/>
            <w:r w:rsidRPr="007425E1">
              <w:t xml:space="preserve">May </w:t>
            </w:r>
            <w:commentRangeEnd w:id="59"/>
            <w:r>
              <w:rPr>
                <w:rStyle w:val="CommentReference"/>
                <w:rFonts w:eastAsiaTheme="minorHAnsi" w:cstheme="minorBidi"/>
                <w:color w:val="auto"/>
                <w:lang w:val="en-CA"/>
              </w:rPr>
              <w:commentReference w:id="59"/>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60" w:name="PrayerDeparted"/>
      <w:r>
        <w:t>The Prayer for the Departed</w:t>
      </w:r>
    </w:p>
    <w:bookmarkEnd w:id="60"/>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61"/>
      <w:r>
        <w:t xml:space="preserve"> </w:t>
      </w:r>
      <w:commentRangeEnd w:id="61"/>
      <w:r w:rsidR="007246F6">
        <w:rPr>
          <w:rStyle w:val="CommentReference"/>
          <w:lang w:val="en-CA"/>
        </w:rPr>
        <w:commentReference w:id="61"/>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62"/>
      <w:r>
        <w:t xml:space="preserve"> </w:t>
      </w:r>
      <w:commentRangeEnd w:id="62"/>
      <w:r w:rsidR="007246F6">
        <w:rPr>
          <w:rStyle w:val="CommentReference"/>
          <w:lang w:val="en-CA"/>
        </w:rPr>
        <w:commentReference w:id="62"/>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63"/>
      <w:r w:rsidR="007246F6">
        <w:t>You</w:t>
      </w:r>
      <w:commentRangeEnd w:id="63"/>
      <w:r w:rsidR="003F614F">
        <w:rPr>
          <w:rStyle w:val="CommentReference"/>
          <w:lang w:val="en-CA"/>
        </w:rPr>
        <w:commentReference w:id="63"/>
      </w:r>
      <w:r>
        <w:t xml:space="preserve">, with Him, and the Holy Spirit, the Giver of Life, Who is of One Essence with </w:t>
      </w:r>
      <w:r w:rsidR="00441BAC">
        <w:t>You</w:t>
      </w:r>
      <w:r>
        <w:t>, now, and at all times, and unto the age of all ages. Amen.</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64" w:name="_Ref435789903"/>
      <w:r>
        <w:rPr>
          <w:lang w:val="en-GB"/>
        </w:rPr>
        <w:t>Graciously Accord</w:t>
      </w:r>
      <w:bookmarkEnd w:id="64"/>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074E0B48" w14:textId="77777777"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14:paraId="58137BF5" w14:textId="77777777"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14:paraId="7E8745AF" w14:textId="77777777" w:rsidR="00A02728" w:rsidRDefault="00A02728" w:rsidP="00A02728">
      <w:pPr>
        <w:pStyle w:val="Body"/>
        <w:rPr>
          <w:lang w:val="en-GB"/>
        </w:rPr>
      </w:pPr>
      <w:r>
        <w:rPr>
          <w:lang w:val="en-GB"/>
        </w:rPr>
        <w:t>Hearken to us, O God, our Redeemer, the hope of all the regions of the earth.</w:t>
      </w:r>
    </w:p>
    <w:p w14:paraId="2689490E" w14:textId="77777777" w:rsidR="00A02728" w:rsidRDefault="00DF095B" w:rsidP="00A02728">
      <w:pPr>
        <w:pStyle w:val="Body"/>
        <w:rPr>
          <w:lang w:val="en-GB"/>
        </w:rPr>
      </w:pPr>
      <w:r>
        <w:rPr>
          <w:lang w:val="en-GB"/>
        </w:rPr>
        <w:t>You are blessed</w:t>
      </w:r>
      <w:r w:rsidR="00A02728">
        <w:rPr>
          <w:lang w:val="en-GB"/>
        </w:rPr>
        <w:t xml:space="preserve">, O Lord; teach me Thy statutes. </w:t>
      </w:r>
      <w:r>
        <w:rPr>
          <w:lang w:val="en-GB"/>
        </w:rPr>
        <w:t>You are blessed</w:t>
      </w:r>
      <w:r w:rsidR="00A02728">
        <w:rPr>
          <w:lang w:val="en-GB"/>
        </w:rPr>
        <w:t xml:space="preserve">, O Lord; make me to understand </w:t>
      </w:r>
      <w:r w:rsidR="003F614F">
        <w:rPr>
          <w:lang w:val="en-GB"/>
        </w:rPr>
        <w:t>Your</w:t>
      </w:r>
      <w:r w:rsidR="00A02728">
        <w:rPr>
          <w:lang w:val="en-GB"/>
        </w:rPr>
        <w:t xml:space="preserve"> command</w:t>
      </w:r>
      <w:r w:rsidR="00A02728">
        <w:rPr>
          <w:lang w:val="en-GB"/>
        </w:rPr>
        <w:softHyphen/>
        <w:t xml:space="preserve">ments. </w:t>
      </w:r>
      <w:r>
        <w:rPr>
          <w:lang w:val="en-GB"/>
        </w:rPr>
        <w:t>You are blessed</w:t>
      </w:r>
      <w:r w:rsidR="00A02728">
        <w:rPr>
          <w:lang w:val="en-GB"/>
        </w:rPr>
        <w:t xml:space="preserve">, O Lord; enlighten me with </w:t>
      </w:r>
      <w:r w:rsidR="003F614F">
        <w:rPr>
          <w:lang w:val="en-GB"/>
        </w:rPr>
        <w:t>Your</w:t>
      </w:r>
      <w:r w:rsidR="00A02728">
        <w:rPr>
          <w:lang w:val="en-GB"/>
        </w:rPr>
        <w:t xml:space="preserve"> precepts.</w:t>
      </w:r>
    </w:p>
    <w:p w14:paraId="7BC468F0" w14:textId="77777777"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14:paraId="38FAAAA3" w14:textId="77777777"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14:paraId="0370F4FA" w14:textId="77777777"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14:paraId="1F72D26B" w14:textId="77777777" w:rsidR="00A02728" w:rsidRDefault="00DF095B" w:rsidP="00A02728">
      <w:pPr>
        <w:pStyle w:val="Body"/>
        <w:rPr>
          <w:lang w:val="en-GB"/>
        </w:rPr>
      </w:pPr>
      <w:r>
        <w:rPr>
          <w:lang w:val="en-GB"/>
        </w:rPr>
        <w:lastRenderedPageBreak/>
        <w:t>Worship belongs t</w:t>
      </w:r>
      <w:r w:rsidR="00A02728">
        <w:rPr>
          <w:lang w:val="en-GB"/>
        </w:rPr>
        <w:t xml:space="preserve">o </w:t>
      </w:r>
      <w:r w:rsidR="003F614F">
        <w:rPr>
          <w:lang w:val="en-GB"/>
        </w:rPr>
        <w:t>You</w:t>
      </w:r>
      <w:r w:rsidR="00A02728">
        <w:rPr>
          <w:lang w:val="en-GB"/>
        </w:rPr>
        <w:t xml:space="preserve">, </w:t>
      </w:r>
      <w:r>
        <w:rPr>
          <w:lang w:val="en-GB"/>
        </w:rPr>
        <w:t xml:space="preserve">praise </w:t>
      </w:r>
      <w:r w:rsidR="00A02728">
        <w:rPr>
          <w:lang w:val="en-GB"/>
        </w:rPr>
        <w:t xml:space="preserve">belongs </w:t>
      </w:r>
      <w:r>
        <w:rPr>
          <w:lang w:val="en-GB"/>
        </w:rPr>
        <w:t xml:space="preserve">to You </w:t>
      </w:r>
      <w:r w:rsidR="00A02728">
        <w:rPr>
          <w:lang w:val="en-GB"/>
        </w:rPr>
        <w:t xml:space="preserve">praise, </w:t>
      </w:r>
      <w:r>
        <w:rPr>
          <w:lang w:val="en-GB"/>
        </w:rPr>
        <w:t xml:space="preserve">glory belongs </w:t>
      </w:r>
      <w:r w:rsidR="00A02728">
        <w:rPr>
          <w:lang w:val="en-GB"/>
        </w:rPr>
        <w:t xml:space="preserve">to </w:t>
      </w:r>
      <w:r w:rsidR="003F614F">
        <w:rPr>
          <w:lang w:val="en-GB"/>
        </w:rPr>
        <w:t>You</w:t>
      </w:r>
      <w:r w:rsidR="00A02728">
        <w:rPr>
          <w:lang w:val="en-GB"/>
        </w:rPr>
        <w:t>, O Father, Son and Holy Spirit, now, and forever and ever. Amen.</w:t>
      </w:r>
    </w:p>
    <w:p w14:paraId="12FF242C" w14:textId="77777777"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14:paraId="611B6288" w14:textId="77777777" w:rsidR="00A02728" w:rsidRDefault="00B65D4D" w:rsidP="00196385">
      <w:pPr>
        <w:pStyle w:val="Heading4"/>
      </w:pPr>
      <w:bookmarkStart w:id="65" w:name="_Ref435789927"/>
      <w:bookmarkStart w:id="66" w:name="Gloria"/>
      <w:r>
        <w:t>The Gloria</w:t>
      </w:r>
      <w:bookmarkEnd w:id="65"/>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66"/>
    <w:p w14:paraId="7A1D9409" w14:textId="77777777"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14:paraId="5BC5215E" w14:textId="77777777"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w:t>
      </w:r>
      <w:r w:rsidR="00DF095B">
        <w:t>yes</w:t>
      </w:r>
      <w:r>
        <w:t>, forever and ever. Amen.</w:t>
      </w:r>
    </w:p>
    <w:p w14:paraId="349DF5FB" w14:textId="77777777" w:rsidR="00A02728" w:rsidRDefault="00DF095B" w:rsidP="00A02728">
      <w:pPr>
        <w:pStyle w:val="Body"/>
      </w:pPr>
      <w:r>
        <w:t>My soul awakes early to You</w:t>
      </w:r>
      <w:r w:rsidR="00A02728">
        <w:t xml:space="preserve">, O my God, for </w:t>
      </w:r>
      <w:r w:rsidR="003F614F">
        <w:t>Your</w:t>
      </w:r>
      <w:r w:rsidR="00A02728">
        <w:t xml:space="preserve"> precepts are a light upon the earth. I continually pursue </w:t>
      </w:r>
      <w:r w:rsidR="003F614F">
        <w:t>Your</w:t>
      </w:r>
      <w:r w:rsidR="00A02728">
        <w:t xml:space="preserve"> ways for </w:t>
      </w:r>
      <w:r w:rsidR="003F614F">
        <w:t>You</w:t>
      </w:r>
      <w:r w:rsidR="00A02728">
        <w:t xml:space="preserve"> </w:t>
      </w:r>
      <w:r w:rsidR="003F614F">
        <w:t>have</w:t>
      </w:r>
      <w:r w:rsidR="00A02728">
        <w:t xml:space="preserve"> become a help </w:t>
      </w:r>
      <w:r w:rsidR="003F614F">
        <w:t>to</w:t>
      </w:r>
      <w:r w:rsidR="00A02728">
        <w:t xml:space="preserve"> me. </w:t>
      </w:r>
      <w:r>
        <w:t xml:space="preserve">You will hear </w:t>
      </w:r>
      <w:r w:rsidR="00A02728">
        <w:t>My voice</w:t>
      </w:r>
      <w:r>
        <w:t xml:space="preserve"> in the morning. </w:t>
      </w:r>
      <w:r w:rsidR="00A02728">
        <w:t xml:space="preserve">I </w:t>
      </w:r>
      <w:r>
        <w:t xml:space="preserve">will </w:t>
      </w:r>
      <w:r w:rsidR="00A02728">
        <w:t xml:space="preserve">stand before </w:t>
      </w:r>
      <w:r w:rsidR="003F614F">
        <w:t>You</w:t>
      </w:r>
      <w:r>
        <w:t xml:space="preserve"> early</w:t>
      </w:r>
      <w:r w:rsidR="00A02728">
        <w:t xml:space="preserve">, and </w:t>
      </w:r>
      <w:r w:rsidR="003F614F">
        <w:t>You</w:t>
      </w:r>
      <w:r>
        <w:t xml:space="preserve"> shall</w:t>
      </w:r>
      <w:r w:rsidR="00A02728">
        <w:t xml:space="preserve"> see me.</w:t>
      </w:r>
    </w:p>
    <w:p w14:paraId="2AF26811" w14:textId="77777777" w:rsidR="00A02728" w:rsidRDefault="00B65D4D" w:rsidP="00196385">
      <w:pPr>
        <w:pStyle w:val="Heading4"/>
      </w:pPr>
      <w:bookmarkStart w:id="67" w:name="_Ref435789969"/>
      <w:r>
        <w:t>The Trisagion</w:t>
      </w:r>
      <w:bookmarkEnd w:id="67"/>
    </w:p>
    <w:p w14:paraId="308F0B66" w14:textId="77777777" w:rsidR="00A02728" w:rsidRDefault="00A02728" w:rsidP="00A02728">
      <w:pPr>
        <w:pStyle w:val="Body"/>
        <w:rPr>
          <w:lang w:val="en-GB"/>
        </w:rPr>
      </w:pPr>
      <w:r>
        <w:rPr>
          <w:lang w:val="en-GB"/>
        </w:rPr>
        <w:t>Holy God, Holy Mighty, Holy Immortal, Who was born of the Virgin, have mercy on us.</w:t>
      </w:r>
    </w:p>
    <w:p w14:paraId="7AB51CDF" w14:textId="77777777" w:rsidR="00A02728" w:rsidRDefault="00A02728" w:rsidP="00A02728">
      <w:pPr>
        <w:pStyle w:val="Body"/>
        <w:rPr>
          <w:lang w:val="en-GB"/>
        </w:rPr>
      </w:pPr>
      <w:r>
        <w:rPr>
          <w:lang w:val="en-GB"/>
        </w:rPr>
        <w:t>Holy God, Holy Mighty, Holy Immortal, Who was crucified for us, have mercy on us.</w:t>
      </w:r>
    </w:p>
    <w:p w14:paraId="11218888" w14:textId="77777777" w:rsidR="00A02728" w:rsidRDefault="00A02728" w:rsidP="00A02728">
      <w:pPr>
        <w:pStyle w:val="Body"/>
        <w:rPr>
          <w:lang w:val="en-GB"/>
        </w:rPr>
      </w:pPr>
      <w:r>
        <w:rPr>
          <w:lang w:val="en-GB"/>
        </w:rPr>
        <w:t>Holy God, Holy Mighty, Holy Immortal, Who rose from the dead and ascended into the heavens, have mercy on us.</w:t>
      </w:r>
    </w:p>
    <w:p w14:paraId="4E7F8413" w14:textId="77777777" w:rsidR="00A02728" w:rsidRDefault="00A02728" w:rsidP="00A02728">
      <w:pPr>
        <w:pStyle w:val="Body"/>
        <w:rPr>
          <w:lang w:val="en-GB"/>
        </w:rPr>
      </w:pPr>
      <w:r>
        <w:rPr>
          <w:lang w:val="en-GB"/>
        </w:rPr>
        <w:t>Glory be to the Father, and to the Son, and to the Holy Spirit, both now, and always, and unto the ages of ages. Amen.</w:t>
      </w:r>
    </w:p>
    <w:p w14:paraId="0CFAAF5D" w14:textId="77777777" w:rsidR="00A02728" w:rsidRDefault="00A02728" w:rsidP="00A02728">
      <w:pPr>
        <w:pStyle w:val="Body"/>
        <w:rPr>
          <w:lang w:val="en-GB"/>
        </w:rPr>
      </w:pPr>
      <w:r>
        <w:rPr>
          <w:lang w:val="en-GB"/>
        </w:rPr>
        <w:t>O Holy Trinity, have mercy on us. All Holy Trinity, have mercy on us. O Holy Trinity, have mercy on us.</w:t>
      </w:r>
    </w:p>
    <w:p w14:paraId="082629D4" w14:textId="77777777" w:rsidR="00A02728" w:rsidRDefault="00A02728" w:rsidP="00A02728">
      <w:pPr>
        <w:pStyle w:val="Body"/>
        <w:rPr>
          <w:lang w:val="en-GB"/>
        </w:rPr>
      </w:pPr>
      <w:r>
        <w:rPr>
          <w:lang w:val="en-GB"/>
        </w:rPr>
        <w:t>O Lord, remit our sins. O Lord, pardon our iniquities. O Lord, forgive us our trespasses.</w:t>
      </w:r>
    </w:p>
    <w:p w14:paraId="3B1F4F7B" w14:textId="77777777"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14:paraId="3B38F4A1" w14:textId="77777777" w:rsidR="00A02728" w:rsidRPr="00B021F8" w:rsidRDefault="00A02728" w:rsidP="00B021F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w:t>
      </w:r>
      <w:r w:rsidR="00B021F8">
        <w:rPr>
          <w:lang w:val="en-GB"/>
        </w:rPr>
        <w:t>d have mercy. Lord bless. Amen.</w:t>
      </w:r>
    </w:p>
    <w:p w14:paraId="130DA141" w14:textId="77777777" w:rsidR="005A57E3" w:rsidRDefault="003C1C36" w:rsidP="005A57E3">
      <w:pPr>
        <w:pStyle w:val="Priest"/>
      </w:pPr>
      <w:r>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lastRenderedPageBreak/>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8" w:name="_Ref434477171"/>
      <w:r>
        <w:lastRenderedPageBreak/>
        <w:t>The Introduction to the Doxologies</w:t>
      </w:r>
      <w:bookmarkEnd w:id="68"/>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9" w:name="_Ref435799700"/>
      <w:r>
        <w:t>The Doxologies</w:t>
      </w:r>
      <w:bookmarkEnd w:id="69"/>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70" w:name="_Ref434487836"/>
      <w:r>
        <w:t>The Evening Doxology of the Virgin</w:t>
      </w:r>
      <w:bookmarkEnd w:id="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71" w:name="_Ref434487846"/>
      <w:r>
        <w:t>The Morning Doxology of the Virgin</w:t>
      </w:r>
      <w:bookmarkEnd w:id="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2"/>
            <w:r>
              <w:t xml:space="preserve">declared </w:t>
            </w:r>
            <w:commentRangeEnd w:id="72"/>
            <w:r>
              <w:rPr>
                <w:rStyle w:val="CommentReference"/>
                <w:rFonts w:ascii="Times New Roman" w:eastAsiaTheme="minorHAnsi" w:hAnsi="Times New Roman" w:cstheme="minorBidi"/>
                <w:color w:val="auto"/>
              </w:rPr>
              <w:commentReference w:id="72"/>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3"/>
            <w:r>
              <w:t xml:space="preserve">Good New </w:t>
            </w:r>
            <w:commentRangeEnd w:id="73"/>
            <w:r>
              <w:rPr>
                <w:rStyle w:val="CommentReference"/>
                <w:rFonts w:ascii="Times New Roman" w:eastAsiaTheme="minorHAnsi" w:hAnsi="Times New Roman" w:cstheme="minorBidi"/>
                <w:color w:val="auto"/>
              </w:rPr>
              <w:commentReference w:id="73"/>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4"/>
            <w:r>
              <w:t>Be our advocate</w:t>
            </w:r>
            <w:commentRangeEnd w:id="74"/>
            <w:r>
              <w:rPr>
                <w:rStyle w:val="CommentReference"/>
                <w:rFonts w:ascii="Times New Roman" w:eastAsiaTheme="minorHAnsi" w:hAnsi="Times New Roman" w:cstheme="minorBidi"/>
                <w:color w:val="auto"/>
              </w:rPr>
              <w:commentReference w:id="74"/>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5"/>
            <w:r>
              <w:t>Mary</w:t>
            </w:r>
            <w:commentRangeEnd w:id="75"/>
            <w:r>
              <w:rPr>
                <w:rStyle w:val="CommentReference"/>
                <w:rFonts w:ascii="Times New Roman" w:eastAsiaTheme="minorHAnsi" w:hAnsi="Times New Roman" w:cstheme="minorBidi"/>
                <w:color w:val="auto"/>
              </w:rPr>
              <w:commentReference w:id="75"/>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6" w:name="_Ref435799710"/>
      <w:r>
        <w:t>The Orthodox Creed</w:t>
      </w:r>
      <w:bookmarkEnd w:id="76"/>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7"/>
      <w:r>
        <w:t>God</w:t>
      </w:r>
      <w:commentRangeEnd w:id="77"/>
      <w:r w:rsidR="008E406C">
        <w:rPr>
          <w:rStyle w:val="CommentReference"/>
          <w:lang w:val="en-CA"/>
        </w:rPr>
        <w:commentReference w:id="77"/>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lastRenderedPageBreak/>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lastRenderedPageBreak/>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lastRenderedPageBreak/>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lastRenderedPageBreak/>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w:t>
      </w:r>
      <w:r>
        <w:lastRenderedPageBreak/>
        <w:t xml:space="preserve">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lastRenderedPageBreak/>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8" w:name="_Toc410196175"/>
      <w:bookmarkStart w:id="79" w:name="_Toc410196407"/>
      <w:bookmarkStart w:id="80" w:name="_Toc410196909"/>
      <w:bookmarkStart w:id="81" w:name="_Toc435800410"/>
      <w:r>
        <w:lastRenderedPageBreak/>
        <w:t>After Supper: Retiring</w:t>
      </w:r>
      <w:r>
        <w:rPr>
          <w:rStyle w:val="FootnoteReference"/>
        </w:rPr>
        <w:footnoteReference w:id="11"/>
      </w:r>
      <w:r>
        <w:t xml:space="preserve"> (the Twelfth Hour)</w:t>
      </w:r>
      <w:bookmarkEnd w:id="78"/>
      <w:bookmarkEnd w:id="79"/>
      <w:bookmarkEnd w:id="80"/>
      <w:bookmarkEnd w:id="81"/>
    </w:p>
    <w:p w14:paraId="4FF40876" w14:textId="77777777"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14:paraId="5FF56431" w14:textId="77777777" w:rsidR="00964F23" w:rsidRDefault="00964F23" w:rsidP="00964F23">
      <w:pPr>
        <w:pStyle w:val="Heading3"/>
      </w:pPr>
      <w:bookmarkStart w:id="82" w:name="_Toc410196176"/>
      <w:bookmarkStart w:id="83" w:name="_Toc410196408"/>
      <w:bookmarkStart w:id="84" w:name="_Toc410196910"/>
      <w:bookmarkStart w:id="85" w:name="_Ref435434294"/>
      <w:bookmarkStart w:id="86" w:name="_Ref435434300"/>
      <w:bookmarkStart w:id="87" w:name="_Ref435789570"/>
      <w:bookmarkStart w:id="88" w:name="_Ref435789575"/>
      <w:r>
        <w:t>The Psalms of the Twelfth Hour</w:t>
      </w:r>
      <w:bookmarkEnd w:id="82"/>
      <w:bookmarkEnd w:id="83"/>
      <w:bookmarkEnd w:id="84"/>
      <w:bookmarkEnd w:id="85"/>
      <w:bookmarkEnd w:id="86"/>
      <w:bookmarkEnd w:id="87"/>
      <w:bookmarkEnd w:id="88"/>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091E10">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091E10">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091E10">
        <w:t>Psalm</w:t>
      </w:r>
      <w:r w:rsidR="00091E10" w:rsidRPr="00AB1781">
        <w:t xml:space="preserve"> 50</w:t>
      </w:r>
      <w:r w:rsidR="00091E10">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91E10">
        <w:rPr>
          <w:noProof/>
          <w:lang w:val="en-US"/>
        </w:rPr>
        <w:t>378</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9" w:name="_Ref434576945"/>
      <w:r>
        <w:rPr>
          <w:lang w:val="en-GB"/>
        </w:rPr>
        <w:t>The Psalms</w:t>
      </w:r>
      <w:r w:rsidR="00F14AA6">
        <w:rPr>
          <w:lang w:val="en-GB"/>
        </w:rPr>
        <w:t xml:space="preserve"> of Retiring (the Twelfth Hour)</w:t>
      </w:r>
      <w:bookmarkEnd w:id="89"/>
    </w:p>
    <w:p w14:paraId="26E27E9E" w14:textId="77777777" w:rsidR="00091E10" w:rsidRDefault="001744DD" w:rsidP="00091E10">
      <w:pPr>
        <w:pStyle w:val="EngHang"/>
        <w:tabs>
          <w:tab w:val="left" w:leader="dot" w:pos="8280"/>
        </w:tabs>
      </w:pPr>
      <w:r>
        <w:fldChar w:fldCharType="begin"/>
      </w:r>
      <w:r>
        <w:instrText xml:space="preserve"> REF _Ref411968046 \h  \* MERGEFORMAT </w:instrText>
      </w:r>
      <w:r>
        <w:fldChar w:fldCharType="separate"/>
      </w:r>
      <w:r w:rsidR="00091E10">
        <w:t>Glory…</w:t>
      </w:r>
    </w:p>
    <w:p w14:paraId="0C095189" w14:textId="77777777" w:rsidR="00AC19C5" w:rsidRPr="00AC19C5" w:rsidRDefault="00091E10" w:rsidP="00AC19C5">
      <w:pPr>
        <w:pStyle w:val="EngHang"/>
        <w:tabs>
          <w:tab w:val="left" w:leader="dot" w:pos="8280"/>
        </w:tabs>
        <w:rPr>
          <w:rFonts w:cstheme="minorBidi"/>
        </w:rPr>
      </w:pPr>
      <w:r>
        <w:t>Psalm</w:t>
      </w:r>
      <w:r w:rsidRPr="00AB1781">
        <w:t xml:space="preserve"> 129</w:t>
      </w:r>
      <w:r>
        <w:t>: Out of the depths I cry to You, O Lord</w:t>
      </w:r>
      <w:r w:rsidR="001744DD">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Pr>
          <w:rFonts w:cstheme="minorBidi"/>
          <w:noProof/>
        </w:rPr>
        <w:t>512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91E10">
        <w:t>Psalm</w:t>
      </w:r>
      <w:r w:rsidR="00091E10" w:rsidRPr="00AB1781">
        <w:t xml:space="preserve"> 130</w:t>
      </w:r>
      <w:r w:rsidR="00091E10">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91E10">
        <w:rPr>
          <w:rFonts w:cstheme="minorBidi"/>
          <w:noProof/>
        </w:rPr>
        <w:t>513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91E10">
        <w:t>Psalm</w:t>
      </w:r>
      <w:r w:rsidR="00091E10" w:rsidRPr="00AB1781">
        <w:t xml:space="preserve"> 131</w:t>
      </w:r>
      <w:r w:rsidR="00091E10">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91E10">
        <w:rPr>
          <w:rFonts w:cstheme="minorBidi"/>
          <w:noProof/>
        </w:rPr>
        <w:t>514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91E10">
        <w:t>Psalm</w:t>
      </w:r>
      <w:r w:rsidR="00091E10" w:rsidRPr="00AB1781">
        <w:t xml:space="preserve"> 132</w:t>
      </w:r>
      <w:r w:rsidR="00091E10">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91E10">
        <w:rPr>
          <w:rFonts w:cstheme="minorBidi"/>
          <w:noProof/>
        </w:rPr>
        <w:t>515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91E10">
        <w:t>Psalm</w:t>
      </w:r>
      <w:r w:rsidR="00091E10" w:rsidRPr="00AB1781">
        <w:t xml:space="preserve"> 133</w:t>
      </w:r>
      <w:r w:rsidR="00091E10">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91E10">
        <w:rPr>
          <w:rFonts w:cstheme="minorBidi"/>
          <w:noProof/>
        </w:rPr>
        <w:t>516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lastRenderedPageBreak/>
        <w:fldChar w:fldCharType="begin"/>
      </w:r>
      <w:r>
        <w:instrText xml:space="preserve"> REF _Ref411968136 \h  \* MERGEFORMAT </w:instrText>
      </w:r>
      <w:r>
        <w:fldChar w:fldCharType="separate"/>
      </w:r>
      <w:r w:rsidR="00091E10">
        <w:t>Psalm</w:t>
      </w:r>
      <w:r w:rsidR="00091E10" w:rsidRPr="00AB1781">
        <w:t xml:space="preserve"> 136</w:t>
      </w:r>
      <w:r w:rsidR="00091E10">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91E10">
        <w:rPr>
          <w:rFonts w:cstheme="minorBidi"/>
          <w:noProof/>
        </w:rPr>
        <w:t>520</w:t>
      </w:r>
      <w:r w:rsidR="003A78C2" w:rsidRPr="00AC19C5">
        <w:rPr>
          <w:rFonts w:cstheme="minorBidi"/>
        </w:rPr>
        <w:fldChar w:fldCharType="end"/>
      </w:r>
    </w:p>
    <w:p w14:paraId="225A24B1" w14:textId="77777777" w:rsidR="00091E10" w:rsidRDefault="001744DD" w:rsidP="00091E10">
      <w:pPr>
        <w:pStyle w:val="EngHang"/>
        <w:tabs>
          <w:tab w:val="left" w:leader="dot" w:pos="8280"/>
        </w:tabs>
      </w:pPr>
      <w:r>
        <w:fldChar w:fldCharType="begin"/>
      </w:r>
      <w:r>
        <w:instrText xml:space="preserve"> REF _Ref411968152 \h  \* MERGEFORMAT </w:instrText>
      </w:r>
      <w:r>
        <w:fldChar w:fldCharType="separate"/>
      </w:r>
      <w:r w:rsidR="00091E10">
        <w:t>Glory…</w:t>
      </w:r>
    </w:p>
    <w:p w14:paraId="7888D837" w14:textId="77777777" w:rsidR="00AC19C5" w:rsidRPr="00AC19C5" w:rsidRDefault="00091E10" w:rsidP="00AC19C5">
      <w:pPr>
        <w:pStyle w:val="EngHang"/>
        <w:tabs>
          <w:tab w:val="left" w:leader="dot" w:pos="8280"/>
        </w:tabs>
        <w:rPr>
          <w:rFonts w:cstheme="minorBidi"/>
        </w:rPr>
      </w:pPr>
      <w:r>
        <w:t>Psalm</w:t>
      </w:r>
      <w:r w:rsidRPr="00AB1781">
        <w:t xml:space="preserve"> 137</w:t>
      </w:r>
      <w:r>
        <w:t>: I will praise and thank You, O Lord, with my whole heart</w:t>
      </w:r>
      <w:r w:rsidR="001744DD">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Pr>
          <w:rFonts w:cstheme="minorBidi"/>
          <w:noProof/>
        </w:rPr>
        <w:t>521</w:t>
      </w:r>
      <w:r w:rsidR="003A78C2" w:rsidRPr="00AC19C5">
        <w:rPr>
          <w:rFonts w:cstheme="minorBidi"/>
        </w:rPr>
        <w:fldChar w:fldCharType="end"/>
      </w:r>
    </w:p>
    <w:p w14:paraId="2D0C7387" w14:textId="77777777" w:rsidR="00091E10" w:rsidRDefault="001744DD" w:rsidP="00091E10">
      <w:pPr>
        <w:pStyle w:val="EngHang"/>
        <w:tabs>
          <w:tab w:val="left" w:leader="dot" w:pos="8280"/>
        </w:tabs>
      </w:pPr>
      <w:r>
        <w:fldChar w:fldCharType="begin"/>
      </w:r>
      <w:r>
        <w:instrText xml:space="preserve"> REF _Ref411968172 \h  \* MERGEFORMAT </w:instrText>
      </w:r>
      <w:r>
        <w:fldChar w:fldCharType="separate"/>
      </w:r>
      <w:r w:rsidR="00091E10">
        <w:t>Glory…</w:t>
      </w:r>
    </w:p>
    <w:p w14:paraId="34DBB223" w14:textId="77777777" w:rsidR="00AC19C5" w:rsidRPr="00AC19C5" w:rsidRDefault="00091E10" w:rsidP="00AC19C5">
      <w:pPr>
        <w:pStyle w:val="EngHang"/>
        <w:tabs>
          <w:tab w:val="left" w:leader="dot" w:pos="8280"/>
        </w:tabs>
        <w:rPr>
          <w:rFonts w:cstheme="minorBidi"/>
        </w:rPr>
      </w:pPr>
      <w:r>
        <w:t>Psalm</w:t>
      </w:r>
      <w:r w:rsidRPr="00AB1781">
        <w:t xml:space="preserve"> 140</w:t>
      </w:r>
      <w:r>
        <w:t>: Lord, I cry to You, hear me</w:t>
      </w:r>
      <w:r w:rsidR="001744DD">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Pr>
          <w:rFonts w:cstheme="minorBidi"/>
          <w:noProof/>
        </w:rPr>
        <w:t>525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91E10">
        <w:t>Psalm</w:t>
      </w:r>
      <w:r w:rsidR="00091E10" w:rsidRPr="00AB1781">
        <w:t xml:space="preserve"> 141</w:t>
      </w:r>
      <w:r w:rsidR="00091E10">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91E10">
        <w:rPr>
          <w:rFonts w:cstheme="minorBidi"/>
          <w:noProof/>
        </w:rPr>
        <w:t>526</w:t>
      </w:r>
      <w:r w:rsidR="003A78C2" w:rsidRPr="00AC19C5">
        <w:rPr>
          <w:rFonts w:cstheme="minorBidi"/>
        </w:rPr>
        <w:fldChar w:fldCharType="end"/>
      </w:r>
    </w:p>
    <w:p w14:paraId="36F2F729" w14:textId="77777777" w:rsidR="00091E10" w:rsidRDefault="001744DD" w:rsidP="00091E10">
      <w:pPr>
        <w:pStyle w:val="EngHang"/>
        <w:tabs>
          <w:tab w:val="left" w:leader="dot" w:pos="8280"/>
        </w:tabs>
      </w:pPr>
      <w:r>
        <w:fldChar w:fldCharType="begin"/>
      </w:r>
      <w:r>
        <w:instrText xml:space="preserve"> REF _Ref411968206 \h  \* MERGEFORMAT </w:instrText>
      </w:r>
      <w:r>
        <w:fldChar w:fldCharType="separate"/>
      </w:r>
      <w:r w:rsidR="00091E10">
        <w:t>Glory…</w:t>
      </w:r>
    </w:p>
    <w:p w14:paraId="2110D48E" w14:textId="77777777" w:rsidR="00AC19C5" w:rsidRPr="00AC19C5" w:rsidRDefault="00091E10" w:rsidP="00AC19C5">
      <w:pPr>
        <w:pStyle w:val="EngHang"/>
        <w:tabs>
          <w:tab w:val="left" w:leader="dot" w:pos="8280"/>
        </w:tabs>
        <w:rPr>
          <w:rFonts w:cstheme="minorBidi"/>
        </w:rPr>
      </w:pPr>
      <w:r>
        <w:t>Psalm</w:t>
      </w:r>
      <w:r w:rsidRPr="00AB1781">
        <w:t xml:space="preserve"> 145</w:t>
      </w:r>
      <w:r>
        <w:t>: Praise the Lord, O my soul! I will praise the Lord all my life</w:t>
      </w:r>
      <w:r w:rsidR="001744DD">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Pr>
          <w:rFonts w:cstheme="minorBidi"/>
          <w:noProof/>
        </w:rPr>
        <w:t>533</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91E10">
        <w:t>Psalm</w:t>
      </w:r>
      <w:r w:rsidR="00091E10" w:rsidRPr="00AB1781">
        <w:t xml:space="preserve"> 146</w:t>
      </w:r>
      <w:r w:rsidR="00091E10">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91E10">
        <w:rPr>
          <w:rFonts w:cstheme="minorBidi"/>
          <w:noProof/>
        </w:rPr>
        <w:t>534</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91E10">
        <w:t>Psalm</w:t>
      </w:r>
      <w:r w:rsidR="00091E10" w:rsidRPr="00AB1781">
        <w:t xml:space="preserve"> 147</w:t>
      </w:r>
      <w:r w:rsidR="00091E10">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91E10">
        <w:rPr>
          <w:rFonts w:cstheme="minorBidi"/>
          <w:noProof/>
        </w:rPr>
        <w:t>535</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0" w:name="_Toc410196177"/>
      <w:bookmarkStart w:id="91" w:name="_Toc410196409"/>
      <w:bookmarkStart w:id="92"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had 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77777777"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But rise up from the sleep of negligence and entreat the Saviour in repentance, saying, "O God,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77777777"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w:t>
      </w:r>
      <w:r w:rsidRPr="001A4291">
        <w:lastRenderedPageBreak/>
        <w:t>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beating upon my breast and crying, "God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2354C779" w14:textId="77777777" w:rsidR="00130E47" w:rsidRDefault="00130E47" w:rsidP="00130E47">
      <w:pPr>
        <w:pStyle w:val="Body"/>
        <w:rPr>
          <w:lang w:val="en-GB"/>
        </w:rPr>
      </w:pPr>
      <w:r>
        <w:rPr>
          <w:lang w:val="en-GB"/>
        </w:rPr>
        <w:t>Graciously accord, O Lord, to keep us this night without sin. Blessed are You, O Lord, God of our fathers, and praised and glorified be Your Name forever. Amen.</w:t>
      </w:r>
    </w:p>
    <w:p w14:paraId="067534BE" w14:textId="77777777" w:rsidR="00130E47" w:rsidRDefault="00130E47" w:rsidP="00130E47">
      <w:pPr>
        <w:pStyle w:val="Body"/>
        <w:rPr>
          <w:lang w:val="en-GB"/>
        </w:rPr>
      </w:pPr>
      <w:r>
        <w:rPr>
          <w:lang w:val="en-GB"/>
        </w:rPr>
        <w:t>Let Your mercy be upon us, O Lord, even as we have set our hope in You. For the eyes of everyone wait upon You, for You give them their food in due season.</w:t>
      </w:r>
    </w:p>
    <w:p w14:paraId="597510F3" w14:textId="77777777" w:rsidR="00130E47" w:rsidRDefault="00130E47" w:rsidP="00130E47">
      <w:pPr>
        <w:pStyle w:val="Body"/>
        <w:rPr>
          <w:lang w:val="en-GB"/>
        </w:rPr>
      </w:pPr>
      <w:r>
        <w:rPr>
          <w:lang w:val="en-GB"/>
        </w:rPr>
        <w:t>Hearken to us, O God, our Redeemer, the hope of all the regions of the earth.</w:t>
      </w:r>
    </w:p>
    <w:p w14:paraId="7B180F65" w14:textId="77777777" w:rsidR="00130E47" w:rsidRDefault="00130E47" w:rsidP="00130E47">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14:paraId="65137CB7" w14:textId="77777777" w:rsidR="00130E47" w:rsidRDefault="00130E47" w:rsidP="00130E47">
      <w:pPr>
        <w:pStyle w:val="Body"/>
        <w:rPr>
          <w:lang w:val="en-GB"/>
        </w:rPr>
      </w:pPr>
      <w:r>
        <w:rPr>
          <w:lang w:val="en-GB"/>
        </w:rPr>
        <w:t>Your mercy, O Lord, endures forever. O despise not the works of Your hands.</w:t>
      </w:r>
    </w:p>
    <w:p w14:paraId="37A46F64" w14:textId="77777777" w:rsidR="00130E47" w:rsidRDefault="00130E47" w:rsidP="00130E47">
      <w:pPr>
        <w:pStyle w:val="Body"/>
        <w:rPr>
          <w:lang w:val="en-GB"/>
        </w:rPr>
      </w:pPr>
      <w:r>
        <w:rPr>
          <w:lang w:val="en-GB"/>
        </w:rPr>
        <w:t>Lord, You have been our refuge in all generations. I said, "Be merciful to me, heal my soul; for I have sinned against You."</w:t>
      </w:r>
    </w:p>
    <w:p w14:paraId="3A523348" w14:textId="77777777" w:rsidR="00130E47" w:rsidRDefault="00130E47" w:rsidP="00130E47">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14:paraId="7E8636D5" w14:textId="77777777" w:rsidR="00130E47" w:rsidRDefault="00130E47" w:rsidP="00130E47">
      <w:pPr>
        <w:pStyle w:val="Body"/>
        <w:rPr>
          <w:lang w:val="en-GB"/>
        </w:rPr>
      </w:pPr>
      <w:r>
        <w:rPr>
          <w:lang w:val="en-GB"/>
        </w:rPr>
        <w:t>Worship belongs to You, praise belongs to You praise, glory belongs to You, O Father, Son and Holy Spirit, now, and forever and ever. Amen.</w:t>
      </w:r>
    </w:p>
    <w:p w14:paraId="7DF275DF" w14:textId="77777777" w:rsidR="00130E47" w:rsidRPr="008D61EA" w:rsidRDefault="00130E47" w:rsidP="00130E47">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lastRenderedPageBreak/>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77777777" w:rsidR="00BD252D" w:rsidRPr="001A4291" w:rsidRDefault="00BD252D" w:rsidP="00BD252D">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14:paraId="1B1AAE76" w14:textId="77777777"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Our fathers and our brethren who have fallen asleep, O Lord, repose their souls.</w:t>
      </w:r>
    </w:p>
    <w:p w14:paraId="69A39651" w14:textId="77777777" w:rsidR="00BD252D" w:rsidRPr="001A4291" w:rsidRDefault="00BD252D" w:rsidP="00BD252D">
      <w:pPr>
        <w:pStyle w:val="Prose"/>
      </w:pPr>
      <w:r w:rsidRPr="001A4291">
        <w:t xml:space="preserve">O </w:t>
      </w:r>
      <w:r w:rsidR="001040C8">
        <w:t>You</w:t>
      </w:r>
      <w:r w:rsidRPr="001A4291">
        <w:t xml:space="preserve"> Who </w:t>
      </w:r>
      <w:r w:rsidR="00C104A1">
        <w:t>is</w:t>
      </w:r>
      <w:r w:rsidRPr="001A4291">
        <w:t xml:space="preserve"> sinless, Lord have mercy on us. O </w:t>
      </w:r>
      <w:r w:rsidR="001040C8">
        <w:t>You</w:t>
      </w:r>
      <w:r w:rsidRPr="001A4291">
        <w:t xml:space="preserve"> Who </w:t>
      </w:r>
      <w:r w:rsidR="00C104A1">
        <w:t>is</w:t>
      </w:r>
      <w:r w:rsidRPr="001A4291">
        <w:t xml:space="preserve"> sinless, Lord help us and receive our supplications</w:t>
      </w:r>
      <w:r w:rsidR="001225FA">
        <w:t xml:space="preserve">. </w:t>
      </w:r>
      <w:r w:rsidRPr="001A4291">
        <w:t xml:space="preserve">For </w:t>
      </w:r>
      <w:r w:rsidR="001040C8">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lastRenderedPageBreak/>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91E10">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91E10">
        <w:rPr>
          <w:noProof/>
          <w:lang w:val="en-GB"/>
        </w:rPr>
        <w:t>15</w:t>
      </w:r>
      <w:r w:rsidR="003A78C2">
        <w:rPr>
          <w:lang w:val="en-GB"/>
        </w:rPr>
        <w:fldChar w:fldCharType="end"/>
      </w:r>
      <w:r w:rsidRPr="001A4291">
        <w:rPr>
          <w:lang w:val="en-GB"/>
        </w:rPr>
        <w:t>).</w:t>
      </w:r>
    </w:p>
    <w:p w14:paraId="432AC5DE" w14:textId="77777777" w:rsidR="00441BAC" w:rsidRDefault="00441BAC" w:rsidP="00441BAC">
      <w:pPr>
        <w:pStyle w:val="Heading3"/>
      </w:pPr>
      <w:r>
        <w:t>The Psalms of the Twelfth Hour (Old Rite)</w:t>
      </w:r>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091E10">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091E10">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091E10">
        <w:t>Psalm</w:t>
      </w:r>
      <w:r w:rsidR="00091E10" w:rsidRPr="00AB1781">
        <w:t xml:space="preserve"> 50</w:t>
      </w:r>
      <w:r w:rsidR="00091E10">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91E10">
        <w:rPr>
          <w:noProof/>
          <w:lang w:val="en-US"/>
        </w:rPr>
        <w:t>378</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0FDF7E9C" w14:textId="77777777" w:rsidR="00091E10" w:rsidRDefault="001744DD" w:rsidP="00091E10">
      <w:pPr>
        <w:pStyle w:val="EngHang"/>
        <w:tabs>
          <w:tab w:val="left" w:leader="dot" w:pos="8280"/>
        </w:tabs>
      </w:pPr>
      <w:r>
        <w:fldChar w:fldCharType="begin"/>
      </w:r>
      <w:r>
        <w:instrText xml:space="preserve"> REF _Ref411968046 \h  \* MERGEFORMAT </w:instrText>
      </w:r>
      <w:r>
        <w:fldChar w:fldCharType="separate"/>
      </w:r>
      <w:r w:rsidR="00091E10">
        <w:t>Glory…</w:t>
      </w:r>
    </w:p>
    <w:p w14:paraId="3B789194" w14:textId="77777777" w:rsidR="00441BAC" w:rsidRPr="00AC19C5" w:rsidRDefault="00091E10" w:rsidP="00441BAC">
      <w:pPr>
        <w:pStyle w:val="EngHang"/>
        <w:tabs>
          <w:tab w:val="left" w:leader="dot" w:pos="8280"/>
        </w:tabs>
        <w:rPr>
          <w:rFonts w:cstheme="minorBidi"/>
        </w:rPr>
      </w:pPr>
      <w:r>
        <w:t>Psalm</w:t>
      </w:r>
      <w:r w:rsidRPr="00AB1781">
        <w:t xml:space="preserve"> 129</w:t>
      </w:r>
      <w:r>
        <w:t>: Out of the depths I cry to You, O Lord</w:t>
      </w:r>
      <w:r w:rsidR="001744DD">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Pr>
          <w:rFonts w:cstheme="minorBidi"/>
          <w:noProof/>
        </w:rPr>
        <w:t>512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91E10">
        <w:t>Psalm</w:t>
      </w:r>
      <w:r w:rsidR="00091E10" w:rsidRPr="00AB1781">
        <w:t xml:space="preserve"> 130</w:t>
      </w:r>
      <w:r w:rsidR="00091E10">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91E10">
        <w:rPr>
          <w:rFonts w:cstheme="minorBidi"/>
          <w:noProof/>
        </w:rPr>
        <w:t>513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lastRenderedPageBreak/>
        <w:fldChar w:fldCharType="begin"/>
      </w:r>
      <w:r>
        <w:instrText xml:space="preserve"> REF _Ref411968081 \h  \* MERGEFORMAT </w:instrText>
      </w:r>
      <w:r>
        <w:fldChar w:fldCharType="separate"/>
      </w:r>
      <w:r w:rsidR="00091E10">
        <w:t>Psalm</w:t>
      </w:r>
      <w:r w:rsidR="00091E10" w:rsidRPr="00AB1781">
        <w:t xml:space="preserve"> 131</w:t>
      </w:r>
      <w:r w:rsidR="00091E10">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91E10">
        <w:rPr>
          <w:rFonts w:cstheme="minorBidi"/>
          <w:noProof/>
        </w:rPr>
        <w:t>514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91E10">
        <w:t>Psalm</w:t>
      </w:r>
      <w:r w:rsidR="00091E10" w:rsidRPr="00AB1781">
        <w:t xml:space="preserve"> 132</w:t>
      </w:r>
      <w:r w:rsidR="00091E10">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91E10">
        <w:rPr>
          <w:rFonts w:cstheme="minorBidi"/>
          <w:noProof/>
        </w:rPr>
        <w:t>515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91E10">
        <w:t>Psalm</w:t>
      </w:r>
      <w:r w:rsidR="00091E10" w:rsidRPr="00AB1781">
        <w:t xml:space="preserve"> 133</w:t>
      </w:r>
      <w:r w:rsidR="00091E10">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91E10">
        <w:rPr>
          <w:rFonts w:cstheme="minorBidi"/>
          <w:noProof/>
        </w:rPr>
        <w:t>516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91E10">
        <w:t>Psalm</w:t>
      </w:r>
      <w:r w:rsidR="00091E10" w:rsidRPr="00AB1781">
        <w:t xml:space="preserve"> 136</w:t>
      </w:r>
      <w:r w:rsidR="00091E10">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91E10">
        <w:rPr>
          <w:rFonts w:cstheme="minorBidi"/>
          <w:noProof/>
        </w:rPr>
        <w:t>520</w:t>
      </w:r>
      <w:r w:rsidR="003A78C2" w:rsidRPr="00AC19C5">
        <w:rPr>
          <w:rFonts w:cstheme="minorBidi"/>
        </w:rPr>
        <w:fldChar w:fldCharType="end"/>
      </w:r>
    </w:p>
    <w:p w14:paraId="4E6B8A06" w14:textId="77777777" w:rsidR="00091E10" w:rsidRDefault="001744DD" w:rsidP="00091E10">
      <w:pPr>
        <w:pStyle w:val="EngHang"/>
        <w:tabs>
          <w:tab w:val="left" w:leader="dot" w:pos="8280"/>
        </w:tabs>
      </w:pPr>
      <w:r>
        <w:fldChar w:fldCharType="begin"/>
      </w:r>
      <w:r>
        <w:instrText xml:space="preserve"> REF _Ref411968152 \h  \* MERGEFORMAT </w:instrText>
      </w:r>
      <w:r>
        <w:fldChar w:fldCharType="separate"/>
      </w:r>
      <w:r w:rsidR="00091E10">
        <w:t>Glory…</w:t>
      </w:r>
    </w:p>
    <w:p w14:paraId="2E0B000D" w14:textId="77777777" w:rsidR="00441BAC" w:rsidRPr="00AC19C5" w:rsidRDefault="00091E10" w:rsidP="00441BAC">
      <w:pPr>
        <w:pStyle w:val="EngHang"/>
        <w:tabs>
          <w:tab w:val="left" w:leader="dot" w:pos="8280"/>
        </w:tabs>
        <w:rPr>
          <w:rFonts w:cstheme="minorBidi"/>
        </w:rPr>
      </w:pPr>
      <w:r>
        <w:t>Psalm</w:t>
      </w:r>
      <w:r w:rsidRPr="00AB1781">
        <w:t xml:space="preserve"> 137</w:t>
      </w:r>
      <w:r>
        <w:t>: I will praise and thank You, O Lord, with my whole heart</w:t>
      </w:r>
      <w:r w:rsidR="001744DD">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Pr>
          <w:rFonts w:cstheme="minorBidi"/>
          <w:noProof/>
        </w:rPr>
        <w:t>521</w:t>
      </w:r>
      <w:r w:rsidR="003A78C2" w:rsidRPr="00AC19C5">
        <w:rPr>
          <w:rFonts w:cstheme="minorBidi"/>
        </w:rPr>
        <w:fldChar w:fldCharType="end"/>
      </w:r>
    </w:p>
    <w:p w14:paraId="66427278" w14:textId="77777777" w:rsidR="00091E10" w:rsidRDefault="001744DD" w:rsidP="00091E10">
      <w:pPr>
        <w:pStyle w:val="EngHang"/>
        <w:tabs>
          <w:tab w:val="left" w:leader="dot" w:pos="8280"/>
        </w:tabs>
      </w:pPr>
      <w:r>
        <w:fldChar w:fldCharType="begin"/>
      </w:r>
      <w:r>
        <w:instrText xml:space="preserve"> REF _Ref411968172 \h  \* MERGEFORMAT </w:instrText>
      </w:r>
      <w:r>
        <w:fldChar w:fldCharType="separate"/>
      </w:r>
      <w:r w:rsidR="00091E10">
        <w:t>Glory…</w:t>
      </w:r>
    </w:p>
    <w:p w14:paraId="770DB628" w14:textId="77777777" w:rsidR="00441BAC" w:rsidRPr="00AC19C5" w:rsidRDefault="00091E10" w:rsidP="00441BAC">
      <w:pPr>
        <w:pStyle w:val="EngHang"/>
        <w:tabs>
          <w:tab w:val="left" w:leader="dot" w:pos="8280"/>
        </w:tabs>
        <w:rPr>
          <w:rFonts w:cstheme="minorBidi"/>
        </w:rPr>
      </w:pPr>
      <w:r>
        <w:t>Psalm</w:t>
      </w:r>
      <w:r w:rsidRPr="00AB1781">
        <w:t xml:space="preserve"> 140</w:t>
      </w:r>
      <w:r>
        <w:t>: Lord, I cry to You, hear me</w:t>
      </w:r>
      <w:r w:rsidR="001744DD">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Pr>
          <w:rFonts w:cstheme="minorBidi"/>
          <w:noProof/>
        </w:rPr>
        <w:t>525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91E10">
        <w:t>Psalm</w:t>
      </w:r>
      <w:r w:rsidR="00091E10" w:rsidRPr="00AB1781">
        <w:t xml:space="preserve"> 141</w:t>
      </w:r>
      <w:r w:rsidR="00091E10">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91E10">
        <w:rPr>
          <w:rFonts w:cstheme="minorBidi"/>
          <w:noProof/>
        </w:rPr>
        <w:t>526</w:t>
      </w:r>
      <w:r w:rsidR="003A78C2" w:rsidRPr="00AC19C5">
        <w:rPr>
          <w:rFonts w:cstheme="minorBidi"/>
        </w:rPr>
        <w:fldChar w:fldCharType="end"/>
      </w:r>
    </w:p>
    <w:p w14:paraId="73CDA2BF" w14:textId="77777777" w:rsidR="00091E10" w:rsidRDefault="001744DD" w:rsidP="00091E10">
      <w:pPr>
        <w:pStyle w:val="EngHang"/>
        <w:tabs>
          <w:tab w:val="left" w:leader="dot" w:pos="8280"/>
        </w:tabs>
      </w:pPr>
      <w:r>
        <w:fldChar w:fldCharType="begin"/>
      </w:r>
      <w:r>
        <w:instrText xml:space="preserve"> REF _Ref411968206 \h  \* MERGEFORMAT </w:instrText>
      </w:r>
      <w:r>
        <w:fldChar w:fldCharType="separate"/>
      </w:r>
      <w:r w:rsidR="00091E10">
        <w:t>Glory…</w:t>
      </w:r>
    </w:p>
    <w:p w14:paraId="22E2CCB4" w14:textId="77777777" w:rsidR="00441BAC" w:rsidRPr="00AC19C5" w:rsidRDefault="00091E10" w:rsidP="00441BAC">
      <w:pPr>
        <w:pStyle w:val="EngHang"/>
        <w:tabs>
          <w:tab w:val="left" w:leader="dot" w:pos="8280"/>
        </w:tabs>
        <w:rPr>
          <w:rFonts w:cstheme="minorBidi"/>
        </w:rPr>
      </w:pPr>
      <w:r>
        <w:t>Psalm</w:t>
      </w:r>
      <w:r w:rsidRPr="00AB1781">
        <w:t xml:space="preserve"> 145</w:t>
      </w:r>
      <w:r>
        <w:t>: Praise the Lord, O my soul! I will praise the Lord all my life</w:t>
      </w:r>
      <w:r w:rsidR="001744DD">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Pr>
          <w:rFonts w:cstheme="minorBidi"/>
          <w:noProof/>
        </w:rPr>
        <w:t>533</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91E10">
        <w:t>Psalm</w:t>
      </w:r>
      <w:r w:rsidR="00091E10" w:rsidRPr="00AB1781">
        <w:t xml:space="preserve"> 146</w:t>
      </w:r>
      <w:r w:rsidR="00091E10">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91E10">
        <w:rPr>
          <w:rFonts w:cstheme="minorBidi"/>
          <w:noProof/>
        </w:rPr>
        <w:t>534</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91E10">
        <w:t>Psalm</w:t>
      </w:r>
      <w:r w:rsidR="00091E10" w:rsidRPr="00AB1781">
        <w:t xml:space="preserve"> 147</w:t>
      </w:r>
      <w:r w:rsidR="00091E10">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91E10">
        <w:rPr>
          <w:rFonts w:cstheme="minorBidi"/>
          <w:noProof/>
        </w:rPr>
        <w:t>535</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lastRenderedPageBreak/>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ascii="Garamond" w:eastAsiaTheme="minorHAnsi" w:hAnsi="Garamond"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w:t>
      </w:r>
      <w:r>
        <w:lastRenderedPageBreak/>
        <w:t xml:space="preserve">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4888F952" w14:textId="77777777" w:rsidR="007955F4" w:rsidRDefault="007955F4" w:rsidP="007955F4">
      <w:pPr>
        <w:pStyle w:val="Body"/>
        <w:rPr>
          <w:lang w:val="en-GB"/>
        </w:rPr>
      </w:pPr>
      <w:r>
        <w:rPr>
          <w:lang w:val="en-GB"/>
        </w:rPr>
        <w:t>Graciously accord, O Lord, to keep us this night without sin. Blessed are You, O Lord, God of our fathers, and praised and glorified be Your Name forever. Amen.</w:t>
      </w:r>
    </w:p>
    <w:p w14:paraId="49D1A2AB" w14:textId="77777777" w:rsidR="007955F4" w:rsidRDefault="007955F4" w:rsidP="007955F4">
      <w:pPr>
        <w:pStyle w:val="Body"/>
        <w:rPr>
          <w:lang w:val="en-GB"/>
        </w:rPr>
      </w:pPr>
      <w:r>
        <w:rPr>
          <w:lang w:val="en-GB"/>
        </w:rPr>
        <w:t>Let Your mercy be upon us, O Lord, even as we have set our hope in You. For the eyes of everyone wait upon You, for You give them their food in due season.</w:t>
      </w:r>
    </w:p>
    <w:p w14:paraId="0A5A58D6" w14:textId="77777777" w:rsidR="007955F4" w:rsidRDefault="007955F4" w:rsidP="007955F4">
      <w:pPr>
        <w:pStyle w:val="Body"/>
        <w:rPr>
          <w:lang w:val="en-GB"/>
        </w:rPr>
      </w:pPr>
      <w:r>
        <w:rPr>
          <w:lang w:val="en-GB"/>
        </w:rPr>
        <w:t>Hearken to us, O God, our Redeemer, the hope of all the regions of the earth.</w:t>
      </w:r>
    </w:p>
    <w:p w14:paraId="470EADA2" w14:textId="77777777" w:rsidR="007955F4" w:rsidRDefault="007955F4" w:rsidP="007955F4">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14:paraId="1927F9EB" w14:textId="77777777" w:rsidR="007955F4" w:rsidRDefault="007955F4" w:rsidP="007955F4">
      <w:pPr>
        <w:pStyle w:val="Body"/>
        <w:rPr>
          <w:lang w:val="en-GB"/>
        </w:rPr>
      </w:pPr>
      <w:r>
        <w:rPr>
          <w:lang w:val="en-GB"/>
        </w:rPr>
        <w:t>Your mercy, O Lord, endures forever. O despise not the works of Your hands.</w:t>
      </w:r>
    </w:p>
    <w:p w14:paraId="2DAB6C96" w14:textId="77777777" w:rsidR="007955F4" w:rsidRDefault="007955F4" w:rsidP="007955F4">
      <w:pPr>
        <w:pStyle w:val="Body"/>
        <w:rPr>
          <w:lang w:val="en-GB"/>
        </w:rPr>
      </w:pPr>
      <w:r>
        <w:rPr>
          <w:lang w:val="en-GB"/>
        </w:rPr>
        <w:t>Lord, You have been our refuge in all generations. I said, "Be merciful to me, heal my soul; for I have sinned against You."</w:t>
      </w:r>
    </w:p>
    <w:p w14:paraId="24718385" w14:textId="77777777" w:rsidR="007955F4" w:rsidRDefault="007955F4" w:rsidP="007955F4">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14:paraId="31CF54AB" w14:textId="77777777" w:rsidR="007955F4" w:rsidRDefault="007955F4" w:rsidP="007955F4">
      <w:pPr>
        <w:pStyle w:val="Body"/>
        <w:rPr>
          <w:lang w:val="en-GB"/>
        </w:rPr>
      </w:pPr>
      <w:r>
        <w:rPr>
          <w:lang w:val="en-GB"/>
        </w:rPr>
        <w:t>Worship belongs to You, praise belongs to You praise, glory belongs to You, O Father, Son and Holy Spirit, now, and forever and ever. Amen.</w:t>
      </w:r>
    </w:p>
    <w:p w14:paraId="79EFE54E" w14:textId="77777777" w:rsidR="007955F4" w:rsidRPr="008D61EA" w:rsidRDefault="007955F4" w:rsidP="007955F4">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51CD7B11" w14:textId="77777777" w:rsidR="00441BAC" w:rsidRPr="001A4291" w:rsidRDefault="00441BAC" w:rsidP="00441BAC">
      <w:pPr>
        <w:pStyle w:val="Prose"/>
      </w:pPr>
      <w:r w:rsidRPr="001A4291">
        <w:t>Holy God, Holy Mighty, Holy Immortal, Who was born of the Virgin, have mercy on us.</w:t>
      </w:r>
    </w:p>
    <w:p w14:paraId="52F72E91" w14:textId="77777777" w:rsidR="00441BAC" w:rsidRPr="001A4291" w:rsidRDefault="00441BAC" w:rsidP="00441BAC">
      <w:pPr>
        <w:pStyle w:val="Prose"/>
      </w:pPr>
      <w:r w:rsidRPr="001A4291">
        <w:t>Holy God, Holy Mighty, Holy Immortal, Who was crucified for us, have mercy on us.</w:t>
      </w:r>
    </w:p>
    <w:p w14:paraId="6FC25706" w14:textId="77777777" w:rsidR="00441BAC" w:rsidRPr="001A4291" w:rsidRDefault="00441BAC" w:rsidP="00441BAC">
      <w:pPr>
        <w:pStyle w:val="Prose"/>
      </w:pPr>
      <w:r w:rsidRPr="001A4291">
        <w:lastRenderedPageBreak/>
        <w:t>Holy God, Holy Mighty, Holy Immortal, Who rose from the dead and ascended into the heavens, have mercy on us.</w:t>
      </w:r>
    </w:p>
    <w:p w14:paraId="0D918608" w14:textId="77777777" w:rsidR="00441BAC" w:rsidRPr="001A4291" w:rsidRDefault="00441BAC" w:rsidP="00441BAC">
      <w:pPr>
        <w:pStyle w:val="Prose"/>
      </w:pPr>
      <w:r w:rsidRPr="001A4291">
        <w:t>Glory be to the Father, and to the Son, and to the Holy Spirit, both now, and always, and unto the ages of ages</w:t>
      </w:r>
      <w:r w:rsidR="001225FA">
        <w:t xml:space="preserve">. </w:t>
      </w:r>
      <w:r w:rsidRPr="001A4291">
        <w:t>Amen.</w:t>
      </w:r>
    </w:p>
    <w:p w14:paraId="22CF9655" w14:textId="77777777" w:rsidR="00441BAC" w:rsidRPr="001A4291" w:rsidRDefault="00441BAC" w:rsidP="00441BAC">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10C701EA" w14:textId="77777777" w:rsidR="00441BAC" w:rsidRPr="001A4291" w:rsidRDefault="00441BAC" w:rsidP="00441BAC">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14:paraId="3DA128FA" w14:textId="77777777" w:rsidR="00441BAC" w:rsidRPr="001A4291" w:rsidRDefault="00441BAC" w:rsidP="00441BAC">
      <w:pPr>
        <w:pStyle w:val="Prose"/>
      </w:pPr>
      <w:r w:rsidRPr="001A4291">
        <w:t xml:space="preserve">O Lord, visit the sick of </w:t>
      </w:r>
      <w:r>
        <w:t>Your</w:t>
      </w:r>
      <w:r w:rsidRPr="001A4291">
        <w:t xml:space="preserve"> people, heal them for the sake of </w:t>
      </w:r>
      <w:r>
        <w:t>Your</w:t>
      </w:r>
      <w:r w:rsidRPr="001A4291">
        <w:t xml:space="preserve"> Holy Name</w:t>
      </w:r>
      <w:r w:rsidR="001225FA">
        <w:t xml:space="preserve">. </w:t>
      </w:r>
      <w:r w:rsidRPr="001A4291">
        <w:t>Our fathers and our brethren who have fallen asleep, O Lord, repose their souls.</w:t>
      </w:r>
    </w:p>
    <w:p w14:paraId="6AADD6C9" w14:textId="77777777" w:rsidR="00441BAC" w:rsidRPr="001A4291" w:rsidRDefault="00441BAC" w:rsidP="00441BAC">
      <w:pPr>
        <w:pStyle w:val="Prose"/>
      </w:pPr>
      <w:r w:rsidRPr="001A4291">
        <w:t xml:space="preserve">O </w:t>
      </w:r>
      <w:r>
        <w:t>You</w:t>
      </w:r>
      <w:r w:rsidRPr="001A4291">
        <w:t xml:space="preserve"> Who </w:t>
      </w:r>
      <w:r w:rsidR="00C104A1">
        <w:t>are</w:t>
      </w:r>
      <w:r w:rsidRPr="001A4291">
        <w:t xml:space="preserve"> sinless, Lord have mercy on us. O </w:t>
      </w:r>
      <w:r>
        <w:t>You</w:t>
      </w:r>
      <w:r w:rsidRPr="001A4291">
        <w:t xml:space="preserve"> Who </w:t>
      </w:r>
      <w:r w:rsidR="00C104A1">
        <w:t>are</w:t>
      </w:r>
      <w:r w:rsidRPr="001A4291">
        <w:t xml:space="preserve"> sinless, Lord help us and receive our supplications</w:t>
      </w:r>
      <w:r w:rsidR="001225FA">
        <w:t xml:space="preserve">. </w:t>
      </w:r>
      <w:r w:rsidRPr="001A4291">
        <w:t xml:space="preserve">For </w:t>
      </w:r>
      <w:r>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xml:space="preserve">, that you deliver us through your prayers, and that you raise us up from </w:t>
      </w:r>
      <w:r>
        <w:lastRenderedPageBreak/>
        <w:t>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91E10">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91E10">
        <w:rPr>
          <w:noProof/>
          <w:lang w:val="en-GB"/>
        </w:rPr>
        <w:t>15</w:t>
      </w:r>
      <w:r w:rsidR="003A78C2">
        <w:rPr>
          <w:lang w:val="en-GB"/>
        </w:rPr>
        <w:fldChar w:fldCharType="end"/>
      </w:r>
      <w:r w:rsidRPr="001A4291">
        <w:rPr>
          <w:lang w:val="en-GB"/>
        </w:rPr>
        <w:t>).</w:t>
      </w:r>
    </w:p>
    <w:p w14:paraId="491CE694" w14:textId="77777777" w:rsidR="00964F23" w:rsidRDefault="00964F23" w:rsidP="00964F23">
      <w:pPr>
        <w:pStyle w:val="Heading3"/>
      </w:pPr>
      <w:r>
        <w:t>The Prayer of the Veil</w:t>
      </w:r>
      <w:bookmarkEnd w:id="90"/>
      <w:bookmarkEnd w:id="91"/>
      <w:bookmarkEnd w:id="92"/>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091E10">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091E10">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091E10">
        <w:t>Psalm</w:t>
      </w:r>
      <w:r w:rsidR="00091E10" w:rsidRPr="00AB1781">
        <w:t xml:space="preserve"> 50</w:t>
      </w:r>
      <w:r w:rsidR="00091E10">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91E10">
        <w:rPr>
          <w:noProof/>
          <w:lang w:val="en-US"/>
        </w:rPr>
        <w:t>378</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lastRenderedPageBreak/>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91E10">
        <w:t>Psalm</w:t>
      </w:r>
      <w:r w:rsidR="00091E10" w:rsidRPr="00AB1781">
        <w:t xml:space="preserve"> 4</w:t>
      </w:r>
      <w:r w:rsidR="00091E10">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091E10">
        <w:rPr>
          <w:noProof/>
        </w:rPr>
        <w:t>305</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91E10">
        <w:t>Psalm</w:t>
      </w:r>
      <w:r w:rsidR="00091E10" w:rsidRPr="00AB1781">
        <w:t xml:space="preserve"> 6</w:t>
      </w:r>
      <w:r w:rsidR="00091E10">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91E10">
        <w:rPr>
          <w:noProof/>
        </w:rPr>
        <w:t>308</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91E10">
        <w:t>Psalm</w:t>
      </w:r>
      <w:r w:rsidR="00091E10" w:rsidRPr="00AB1781">
        <w:t xml:space="preserve"> 12</w:t>
      </w:r>
      <w:r w:rsidR="00091E10">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091E10">
        <w:rPr>
          <w:noProof/>
        </w:rPr>
        <w:t>316</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91E10">
        <w:t>Psalm</w:t>
      </w:r>
      <w:r w:rsidR="00091E10" w:rsidRPr="00AB1781">
        <w:t xml:space="preserve"> 15</w:t>
      </w:r>
      <w:r w:rsidR="00091E10">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091E10">
        <w:rPr>
          <w:noProof/>
        </w:rPr>
        <w:t>318</w:t>
      </w:r>
      <w:r w:rsidR="003A78C2">
        <w:fldChar w:fldCharType="end"/>
      </w:r>
    </w:p>
    <w:p w14:paraId="3F8EC2C3" w14:textId="77777777" w:rsidR="00091E10" w:rsidRDefault="001744DD" w:rsidP="00091E10">
      <w:pPr>
        <w:pStyle w:val="EngHang"/>
        <w:tabs>
          <w:tab w:val="left" w:leader="dot" w:pos="8280"/>
        </w:tabs>
      </w:pPr>
      <w:r>
        <w:fldChar w:fldCharType="begin"/>
      </w:r>
      <w:r>
        <w:instrText xml:space="preserve"> REF _Ref412026003 \h  \* MERGEFORMAT </w:instrText>
      </w:r>
      <w:r>
        <w:fldChar w:fldCharType="separate"/>
      </w:r>
      <w:r w:rsidR="00091E10" w:rsidRPr="00AB1781">
        <w:t>K</w:t>
      </w:r>
      <w:r w:rsidR="00091E10">
        <w:t>athisma 4</w:t>
      </w:r>
    </w:p>
    <w:p w14:paraId="774D5DBB" w14:textId="77777777" w:rsidR="00520302" w:rsidRDefault="00091E10" w:rsidP="00386527">
      <w:pPr>
        <w:pStyle w:val="EngHang"/>
        <w:tabs>
          <w:tab w:val="left" w:leader="dot" w:pos="8280"/>
        </w:tabs>
      </w:pPr>
      <w:r>
        <w:t>Psalm</w:t>
      </w:r>
      <w:r w:rsidRPr="00AB1781">
        <w:t xml:space="preserve"> 24</w:t>
      </w:r>
      <w:r>
        <w:t>: To You, O Lord, I lift up my soul</w:t>
      </w:r>
      <w:r w:rsidR="001744DD">
        <w:fldChar w:fldCharType="end"/>
      </w:r>
      <w:r w:rsidR="00520302">
        <w:tab/>
      </w:r>
      <w:r w:rsidR="003A78C2">
        <w:fldChar w:fldCharType="begin"/>
      </w:r>
      <w:r w:rsidR="00520302">
        <w:instrText xml:space="preserve"> PAGEREF _Ref412026003 \h </w:instrText>
      </w:r>
      <w:r w:rsidR="003A78C2">
        <w:fldChar w:fldCharType="separate"/>
      </w:r>
      <w:r>
        <w:rPr>
          <w:noProof/>
        </w:rPr>
        <w:t>335</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91E10">
        <w:t>Psalm</w:t>
      </w:r>
      <w:r w:rsidR="00091E10" w:rsidRPr="00AB1781">
        <w:t xml:space="preserve"> 26</w:t>
      </w:r>
      <w:r w:rsidR="00091E10">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91E10">
        <w:rPr>
          <w:noProof/>
        </w:rPr>
        <w:t>338</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91E10">
        <w:t>Psalm</w:t>
      </w:r>
      <w:r w:rsidR="00091E10" w:rsidRPr="00AB1781">
        <w:t xml:space="preserve"> 66</w:t>
      </w:r>
      <w:r w:rsidR="00091E10">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91E10">
        <w:rPr>
          <w:noProof/>
        </w:rPr>
        <w:t>399</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91E10">
        <w:t>Psalm</w:t>
      </w:r>
      <w:r w:rsidR="00091E10" w:rsidRPr="00AB1781">
        <w:t xml:space="preserve"> 69</w:t>
      </w:r>
      <w:r w:rsidR="00091E10">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091E10">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91E10">
        <w:t>Psalm</w:t>
      </w:r>
      <w:r w:rsidR="00091E10" w:rsidRPr="00AB1781">
        <w:t xml:space="preserve"> 22</w:t>
      </w:r>
      <w:r w:rsidR="00091E10">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091E10">
        <w:rPr>
          <w:noProof/>
        </w:rPr>
        <w:t>332</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91E10">
        <w:t>Psalm</w:t>
      </w:r>
      <w:r w:rsidR="00091E10" w:rsidRPr="00AB1781">
        <w:t xml:space="preserve"> 29</w:t>
      </w:r>
      <w:r w:rsidR="00091E10">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091E10">
        <w:rPr>
          <w:noProof/>
        </w:rPr>
        <w:t>342</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91E10">
        <w:t>Psalm</w:t>
      </w:r>
      <w:r w:rsidR="00091E10" w:rsidRPr="00AB1781">
        <w:t xml:space="preserve"> 42</w:t>
      </w:r>
      <w:r w:rsidR="00091E10">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91E10">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91E10">
        <w:t>Psalm</w:t>
      </w:r>
      <w:r w:rsidR="00091E10" w:rsidRPr="00AB1781">
        <w:t xml:space="preserve"> 56</w:t>
      </w:r>
      <w:r w:rsidR="00091E10">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91E10">
        <w:rPr>
          <w:noProof/>
        </w:rPr>
        <w:t>386</w:t>
      </w:r>
      <w:r w:rsidR="003A78C2">
        <w:fldChar w:fldCharType="end"/>
      </w:r>
    </w:p>
    <w:p w14:paraId="40DC32DC" w14:textId="77777777" w:rsidR="00091E10" w:rsidRPr="00AB1781" w:rsidRDefault="001744DD" w:rsidP="00091E10">
      <w:pPr>
        <w:pStyle w:val="EngHang"/>
        <w:tabs>
          <w:tab w:val="left" w:leader="dot" w:pos="8280"/>
        </w:tabs>
      </w:pPr>
      <w:r>
        <w:fldChar w:fldCharType="begin"/>
      </w:r>
      <w:r>
        <w:instrText xml:space="preserve"> REF _Ref412026212 \h  \* MERGEFORMAT </w:instrText>
      </w:r>
      <w:r>
        <w:fldChar w:fldCharType="separate"/>
      </w:r>
      <w:r w:rsidR="00091E10" w:rsidRPr="00AB1781">
        <w:t>K</w:t>
      </w:r>
      <w:r w:rsidR="00091E10">
        <w:t>athisma</w:t>
      </w:r>
      <w:r w:rsidR="00091E10" w:rsidRPr="00AB1781">
        <w:t xml:space="preserve"> 1</w:t>
      </w:r>
      <w:r w:rsidR="00091E10">
        <w:t>2</w:t>
      </w:r>
    </w:p>
    <w:p w14:paraId="3921B741" w14:textId="77777777" w:rsidR="00520302" w:rsidRDefault="00091E10" w:rsidP="00386527">
      <w:pPr>
        <w:pStyle w:val="EngHang"/>
        <w:tabs>
          <w:tab w:val="left" w:leader="dot" w:pos="8280"/>
        </w:tabs>
      </w:pPr>
      <w:r>
        <w:t>Psalm</w:t>
      </w:r>
      <w:r w:rsidRPr="00AB1781">
        <w:t xml:space="preserve"> 85</w:t>
      </w:r>
      <w:r>
        <w:t>: Incline Your ear, O Lord, and answer me</w:t>
      </w:r>
      <w:r w:rsidR="001744DD">
        <w:fldChar w:fldCharType="end"/>
      </w:r>
      <w:r w:rsidR="00520302">
        <w:tab/>
      </w:r>
      <w:r w:rsidR="003A78C2">
        <w:fldChar w:fldCharType="begin"/>
      </w:r>
      <w:r w:rsidR="00520302">
        <w:instrText xml:space="preserve"> PAGEREF _Ref412026212 \h </w:instrText>
      </w:r>
      <w:r w:rsidR="003A78C2">
        <w:fldChar w:fldCharType="separate"/>
      </w:r>
      <w:r>
        <w:rPr>
          <w:noProof/>
        </w:rPr>
        <w:t>434</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91E10">
        <w:t>Psalm</w:t>
      </w:r>
      <w:r w:rsidR="00091E10" w:rsidRPr="00AB1781">
        <w:t xml:space="preserve"> 90</w:t>
      </w:r>
      <w:r w:rsidR="00091E10">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091E10">
        <w:rPr>
          <w:noProof/>
        </w:rPr>
        <w:t>443</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91E10">
        <w:t>Psalm</w:t>
      </w:r>
      <w:r w:rsidR="00091E10" w:rsidRPr="00AB1781">
        <w:t xml:space="preserve"> 96</w:t>
      </w:r>
      <w:r w:rsidR="00091E10">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91E10">
        <w:rPr>
          <w:noProof/>
        </w:rPr>
        <w:t>450</w:t>
      </w:r>
      <w:r w:rsidR="003A78C2">
        <w:fldChar w:fldCharType="end"/>
      </w:r>
    </w:p>
    <w:p w14:paraId="132C5ED1" w14:textId="77777777" w:rsidR="00091E10" w:rsidRPr="00AB1781" w:rsidRDefault="001744DD" w:rsidP="00091E10">
      <w:pPr>
        <w:pStyle w:val="EngHang"/>
        <w:tabs>
          <w:tab w:val="left" w:leader="dot" w:pos="8280"/>
        </w:tabs>
      </w:pPr>
      <w:r>
        <w:fldChar w:fldCharType="begin"/>
      </w:r>
      <w:r>
        <w:instrText xml:space="preserve"> REF _Ref412026343 \h  \* MERGEFORMAT </w:instrText>
      </w:r>
      <w:r>
        <w:fldChar w:fldCharType="separate"/>
      </w:r>
      <w:r w:rsidR="00091E10" w:rsidRPr="00AB1781">
        <w:t>K</w:t>
      </w:r>
      <w:r w:rsidR="00091E10">
        <w:t>athisma</w:t>
      </w:r>
      <w:r w:rsidR="00091E10" w:rsidRPr="00AB1781">
        <w:t xml:space="preserve"> 1</w:t>
      </w:r>
      <w:r w:rsidR="00091E10">
        <w:t>6</w:t>
      </w:r>
    </w:p>
    <w:p w14:paraId="355504DD" w14:textId="77777777" w:rsidR="00520302" w:rsidRDefault="00091E10" w:rsidP="00386527">
      <w:pPr>
        <w:pStyle w:val="EngHang"/>
        <w:tabs>
          <w:tab w:val="left" w:leader="dot" w:pos="8280"/>
        </w:tabs>
      </w:pPr>
      <w:r>
        <w:t>Psalm</w:t>
      </w:r>
      <w:r w:rsidRPr="00AB1781">
        <w:t xml:space="preserve"> 109</w:t>
      </w:r>
      <w:r>
        <w:t>: The Lord said to my Lord: 'Sit at My right hand</w:t>
      </w:r>
      <w:r w:rsidR="001744DD">
        <w:fldChar w:fldCharType="end"/>
      </w:r>
      <w:r w:rsidR="00520302">
        <w:tab/>
      </w:r>
      <w:r w:rsidR="003A78C2">
        <w:fldChar w:fldCharType="begin"/>
      </w:r>
      <w:r w:rsidR="00520302">
        <w:instrText xml:space="preserve"> PAGEREF _Ref412026343 \h </w:instrText>
      </w:r>
      <w:r w:rsidR="003A78C2">
        <w:fldChar w:fldCharType="separate"/>
      </w:r>
      <w:r>
        <w:rPr>
          <w:noProof/>
        </w:rPr>
        <w:t>478</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91E10">
        <w:t>Psalm</w:t>
      </w:r>
      <w:r w:rsidR="00091E10" w:rsidRPr="00AB1781">
        <w:t xml:space="preserve"> 114</w:t>
      </w:r>
      <w:r w:rsidR="00091E10">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091E10">
        <w:rPr>
          <w:noProof/>
        </w:rPr>
        <w:t>484</w:t>
      </w:r>
      <w:r w:rsidR="003A78C2">
        <w:fldChar w:fldCharType="end"/>
      </w:r>
    </w:p>
    <w:p w14:paraId="7655A618" w14:textId="77777777" w:rsidR="00091E10" w:rsidRDefault="001744DD" w:rsidP="00091E10">
      <w:pPr>
        <w:pStyle w:val="EngHang"/>
        <w:tabs>
          <w:tab w:val="left" w:leader="dot" w:pos="8280"/>
        </w:tabs>
      </w:pPr>
      <w:r>
        <w:fldChar w:fldCharType="begin"/>
      </w:r>
      <w:r>
        <w:instrText xml:space="preserve"> REF _Ref412026376 \h  \* MERGEFORMAT </w:instrText>
      </w:r>
      <w:r>
        <w:fldChar w:fldCharType="separate"/>
      </w:r>
      <w:r w:rsidR="00091E10">
        <w:t>Glory…</w:t>
      </w:r>
    </w:p>
    <w:p w14:paraId="6A7479E2" w14:textId="77777777" w:rsidR="00520302" w:rsidRDefault="00091E10" w:rsidP="00386527">
      <w:pPr>
        <w:pStyle w:val="EngHang"/>
        <w:tabs>
          <w:tab w:val="left" w:leader="dot" w:pos="8280"/>
        </w:tabs>
      </w:pPr>
      <w:r>
        <w:t>Psalm</w:t>
      </w:r>
      <w:r w:rsidRPr="00AB1781">
        <w:t xml:space="preserve"> 115</w:t>
      </w:r>
      <w:r>
        <w:t>: I believed and so I spoke; but I was deeply humiliated</w:t>
      </w:r>
      <w:r w:rsidR="001744DD">
        <w:fldChar w:fldCharType="end"/>
      </w:r>
      <w:r w:rsidR="00520302">
        <w:tab/>
      </w:r>
      <w:r w:rsidR="003A78C2">
        <w:fldChar w:fldCharType="begin"/>
      </w:r>
      <w:r w:rsidR="00520302">
        <w:instrText xml:space="preserve"> PAGEREF _Ref412026376 \h </w:instrText>
      </w:r>
      <w:r w:rsidR="003A78C2">
        <w:fldChar w:fldCharType="separate"/>
      </w:r>
      <w:r>
        <w:rPr>
          <w:noProof/>
        </w:rPr>
        <w:t>484</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621C855E" w14:textId="77777777" w:rsidR="00091E10" w:rsidRDefault="001744DD" w:rsidP="00091E10">
      <w:pPr>
        <w:pStyle w:val="EngHang"/>
        <w:tabs>
          <w:tab w:val="left" w:leader="dot" w:pos="8280"/>
        </w:tabs>
      </w:pPr>
      <w:r>
        <w:fldChar w:fldCharType="begin"/>
      </w:r>
      <w:r>
        <w:instrText xml:space="preserve"> REF _Ref411968046 \h  \* MERGEFORMAT </w:instrText>
      </w:r>
      <w:r>
        <w:fldChar w:fldCharType="separate"/>
      </w:r>
      <w:r w:rsidR="00091E10">
        <w:t>Glory…</w:t>
      </w:r>
    </w:p>
    <w:p w14:paraId="4A316521" w14:textId="77777777" w:rsidR="00520302" w:rsidRDefault="00091E10" w:rsidP="00386527">
      <w:pPr>
        <w:pStyle w:val="EngHang"/>
        <w:tabs>
          <w:tab w:val="left" w:leader="dot" w:pos="8280"/>
        </w:tabs>
      </w:pPr>
      <w:r>
        <w:t>Psalm</w:t>
      </w:r>
      <w:r w:rsidRPr="00AB1781">
        <w:t xml:space="preserve"> 129</w:t>
      </w:r>
      <w:r>
        <w:t>: Out of the depths I cry to You, O Lord</w:t>
      </w:r>
      <w:r w:rsidR="001744DD">
        <w:fldChar w:fldCharType="end"/>
      </w:r>
      <w:r w:rsidR="00520302">
        <w:tab/>
      </w:r>
      <w:r w:rsidR="003A78C2">
        <w:fldChar w:fldCharType="begin"/>
      </w:r>
      <w:r w:rsidR="00520302">
        <w:instrText xml:space="preserve"> PAGEREF _Ref411968046 \h </w:instrText>
      </w:r>
      <w:r w:rsidR="003A78C2">
        <w:fldChar w:fldCharType="separate"/>
      </w:r>
      <w:r>
        <w:rPr>
          <w:noProof/>
        </w:rPr>
        <w:t>512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91E10">
        <w:t>Psalm</w:t>
      </w:r>
      <w:r w:rsidR="00091E10" w:rsidRPr="00AB1781">
        <w:t xml:space="preserve"> 130</w:t>
      </w:r>
      <w:r w:rsidR="00091E10">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091E10">
        <w:rPr>
          <w:noProof/>
        </w:rPr>
        <w:t>513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91E10">
        <w:t>Psalm</w:t>
      </w:r>
      <w:r w:rsidR="00091E10" w:rsidRPr="00AB1781">
        <w:t xml:space="preserve"> 131</w:t>
      </w:r>
      <w:r w:rsidR="00091E10">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91E10">
        <w:rPr>
          <w:noProof/>
        </w:rPr>
        <w:t>514</w:t>
      </w:r>
      <w:r w:rsidR="003A78C2">
        <w:fldChar w:fldCharType="end"/>
      </w:r>
    </w:p>
    <w:p w14:paraId="09527073" w14:textId="77777777" w:rsidR="00520302" w:rsidRDefault="001744DD" w:rsidP="00386527">
      <w:pPr>
        <w:pStyle w:val="EngHang"/>
        <w:tabs>
          <w:tab w:val="left" w:leader="dot" w:pos="8280"/>
        </w:tabs>
      </w:pPr>
      <w:r>
        <w:lastRenderedPageBreak/>
        <w:fldChar w:fldCharType="begin"/>
      </w:r>
      <w:r>
        <w:instrText xml:space="preserve"> REF _Ref411968095 \h  \* MERGEFORMAT </w:instrText>
      </w:r>
      <w:r>
        <w:fldChar w:fldCharType="separate"/>
      </w:r>
      <w:r w:rsidR="00091E10">
        <w:t>Psalm</w:t>
      </w:r>
      <w:r w:rsidR="00091E10" w:rsidRPr="00AB1781">
        <w:t xml:space="preserve"> 132</w:t>
      </w:r>
      <w:r w:rsidR="00091E10">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91E10">
        <w:rPr>
          <w:noProof/>
        </w:rPr>
        <w:t>515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91E10">
        <w:t>Psalm</w:t>
      </w:r>
      <w:r w:rsidR="00091E10" w:rsidRPr="00AB1781">
        <w:t xml:space="preserve"> 133</w:t>
      </w:r>
      <w:r w:rsidR="00091E10">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091E10">
        <w:rPr>
          <w:noProof/>
        </w:rPr>
        <w:t>516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91E10">
        <w:t>Psalm</w:t>
      </w:r>
      <w:r w:rsidR="00091E10" w:rsidRPr="00AB1781">
        <w:t xml:space="preserve"> 136</w:t>
      </w:r>
      <w:r w:rsidR="00091E10">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091E10">
        <w:rPr>
          <w:noProof/>
        </w:rPr>
        <w:t>520</w:t>
      </w:r>
      <w:r w:rsidR="003A78C2">
        <w:fldChar w:fldCharType="end"/>
      </w:r>
    </w:p>
    <w:p w14:paraId="46164F8E" w14:textId="77777777" w:rsidR="00091E10" w:rsidRDefault="001744DD" w:rsidP="00091E10">
      <w:pPr>
        <w:pStyle w:val="EngHang"/>
        <w:tabs>
          <w:tab w:val="left" w:leader="dot" w:pos="8280"/>
        </w:tabs>
      </w:pPr>
      <w:r>
        <w:fldChar w:fldCharType="begin"/>
      </w:r>
      <w:r>
        <w:instrText xml:space="preserve"> REF _Ref411968172 \h  \* MERGEFORMAT </w:instrText>
      </w:r>
      <w:r>
        <w:fldChar w:fldCharType="separate"/>
      </w:r>
      <w:r w:rsidR="00091E10">
        <w:t>Glory…</w:t>
      </w:r>
    </w:p>
    <w:p w14:paraId="4690D87F" w14:textId="77777777" w:rsidR="00520302" w:rsidRDefault="00091E10" w:rsidP="00386527">
      <w:pPr>
        <w:pStyle w:val="EngHang"/>
        <w:tabs>
          <w:tab w:val="left" w:leader="dot" w:pos="8280"/>
        </w:tabs>
      </w:pPr>
      <w:r>
        <w:t>Psalm</w:t>
      </w:r>
      <w:r w:rsidRPr="00AB1781">
        <w:t xml:space="preserve"> 140</w:t>
      </w:r>
      <w:r>
        <w:t>: Lord, I cry to You, hear me</w:t>
      </w:r>
      <w:r w:rsidR="001744DD">
        <w:fldChar w:fldCharType="end"/>
      </w:r>
      <w:r w:rsidR="00520302">
        <w:tab/>
      </w:r>
      <w:r w:rsidR="003A78C2">
        <w:fldChar w:fldCharType="begin"/>
      </w:r>
      <w:r w:rsidR="00520302">
        <w:instrText xml:space="preserve"> PAGEREF _Ref411968172 \h </w:instrText>
      </w:r>
      <w:r w:rsidR="003A78C2">
        <w:fldChar w:fldCharType="separate"/>
      </w:r>
      <w:r>
        <w:rPr>
          <w:noProof/>
        </w:rPr>
        <w:t>525</w:t>
      </w:r>
      <w:r w:rsidR="003A78C2">
        <w:fldChar w:fldCharType="end"/>
      </w:r>
    </w:p>
    <w:p w14:paraId="78402B44" w14:textId="77777777" w:rsidR="00091E10" w:rsidRDefault="001744DD" w:rsidP="00091E10">
      <w:pPr>
        <w:pStyle w:val="EngHang"/>
        <w:tabs>
          <w:tab w:val="left" w:leader="dot" w:pos="8280"/>
        </w:tabs>
      </w:pPr>
      <w:r>
        <w:fldChar w:fldCharType="begin"/>
      </w:r>
      <w:r>
        <w:instrText xml:space="preserve"> REF _Ref411968206 \h  \* MERGEFORMAT </w:instrText>
      </w:r>
      <w:r>
        <w:fldChar w:fldCharType="separate"/>
      </w:r>
      <w:r w:rsidR="00091E10">
        <w:t>Glory…</w:t>
      </w:r>
    </w:p>
    <w:p w14:paraId="3DCE666A" w14:textId="77777777" w:rsidR="00520302" w:rsidRDefault="00091E10" w:rsidP="00386527">
      <w:pPr>
        <w:pStyle w:val="EngHang"/>
        <w:tabs>
          <w:tab w:val="left" w:leader="dot" w:pos="8280"/>
        </w:tabs>
      </w:pPr>
      <w:r>
        <w:t>Psalm</w:t>
      </w:r>
      <w:r w:rsidRPr="00AB1781">
        <w:t xml:space="preserve"> 145</w:t>
      </w:r>
      <w:r>
        <w:t>: Praise the Lord, O my soul! I will praise the Lord all my life</w:t>
      </w:r>
      <w:r w:rsidR="001744DD">
        <w:fldChar w:fldCharType="end"/>
      </w:r>
      <w:r w:rsidR="00520302">
        <w:tab/>
      </w:r>
      <w:r w:rsidR="003A78C2">
        <w:fldChar w:fldCharType="begin"/>
      </w:r>
      <w:r w:rsidR="00520302">
        <w:instrText xml:space="preserve"> PAGEREF _Ref411968206 \h </w:instrText>
      </w:r>
      <w:r w:rsidR="003A78C2">
        <w:fldChar w:fldCharType="separate"/>
      </w:r>
      <w:r>
        <w:rPr>
          <w:noProof/>
        </w:rPr>
        <w:t>533</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91E10">
        <w:t>Psalm 118 Part 20 See my humility and rescue me, for I do not forget</w:t>
      </w:r>
      <w:r>
        <w:fldChar w:fldCharType="end"/>
      </w:r>
      <w:r>
        <w:tab/>
      </w:r>
      <w:r>
        <w:fldChar w:fldCharType="begin"/>
      </w:r>
      <w:r>
        <w:instrText xml:space="preserve"> PAGEREF _Ref434579036 \h </w:instrText>
      </w:r>
      <w:r>
        <w:fldChar w:fldCharType="separate"/>
      </w:r>
      <w:r w:rsidR="00091E10">
        <w:rPr>
          <w:noProof/>
        </w:rPr>
        <w:t>502</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91E10">
        <w:t>Psalm 118 Part 21: Rulers persecute me without cause</w:t>
      </w:r>
      <w:r>
        <w:fldChar w:fldCharType="end"/>
      </w:r>
      <w:r>
        <w:tab/>
      </w:r>
      <w:r>
        <w:fldChar w:fldCharType="begin"/>
      </w:r>
      <w:r>
        <w:instrText xml:space="preserve"> PAGEREF _Ref434579051 \h </w:instrText>
      </w:r>
      <w:r>
        <w:fldChar w:fldCharType="separate"/>
      </w:r>
      <w:r w:rsidR="00091E10">
        <w:rPr>
          <w:noProof/>
        </w:rPr>
        <w:t>502</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91E10">
        <w:t>Psalm 118 Part 22: Let my need come before You, O Lord</w:t>
      </w:r>
      <w:r>
        <w:fldChar w:fldCharType="end"/>
      </w:r>
      <w:r>
        <w:tab/>
      </w:r>
      <w:r>
        <w:fldChar w:fldCharType="begin"/>
      </w:r>
      <w:r>
        <w:instrText xml:space="preserve"> PAGEREF _Ref434579065 \h </w:instrText>
      </w:r>
      <w:r>
        <w:fldChar w:fldCharType="separate"/>
      </w:r>
      <w:r w:rsidR="00091E10">
        <w:rPr>
          <w:noProof/>
        </w:rPr>
        <w:t>503</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lastRenderedPageBreak/>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91E1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91E10">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5800411"/>
      <w:r>
        <w:lastRenderedPageBreak/>
        <w:t>Midnight</w:t>
      </w:r>
      <w:bookmarkEnd w:id="98"/>
      <w:bookmarkEnd w:id="99"/>
      <w:bookmarkEnd w:id="100"/>
      <w:bookmarkEnd w:id="101"/>
    </w:p>
    <w:p w14:paraId="12BBD9BE" w14:textId="77777777" w:rsidR="00964F23" w:rsidRDefault="00964F23" w:rsidP="00964F23">
      <w:pPr>
        <w:pStyle w:val="Heading3"/>
      </w:pPr>
      <w:bookmarkStart w:id="102" w:name="_Toc410196179"/>
      <w:bookmarkStart w:id="103" w:name="_Toc410196411"/>
      <w:bookmarkStart w:id="104" w:name="_Toc410196913"/>
      <w:r>
        <w:t xml:space="preserve">The Psalms of </w:t>
      </w:r>
      <w:bookmarkEnd w:id="102"/>
      <w:bookmarkEnd w:id="103"/>
      <w:bookmarkEnd w:id="104"/>
      <w:r w:rsidR="006D16F9">
        <w:t>Midnight</w:t>
      </w:r>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091E10">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091E10">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091E10">
        <w:t>Psalm</w:t>
      </w:r>
      <w:r w:rsidR="00091E10" w:rsidRPr="00AB1781">
        <w:t xml:space="preserve"> 50</w:t>
      </w:r>
      <w:r w:rsidR="00091E10">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91E10">
        <w:rPr>
          <w:noProof/>
          <w:lang w:val="en-US"/>
        </w:rPr>
        <w:t>378</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lastRenderedPageBreak/>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5" w:name="_Ref434579602"/>
      <w:r>
        <w:rPr>
          <w:lang w:val="en-GB"/>
        </w:rPr>
        <w:t>The Psalms of the Beginning of Watches</w:t>
      </w:r>
      <w:bookmarkEnd w:id="105"/>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091E10">
        <w:t>Psalm</w:t>
      </w:r>
      <w:r w:rsidR="00091E10" w:rsidRPr="00AB1781">
        <w:t xml:space="preserve"> 3</w:t>
      </w:r>
      <w:r w:rsidR="00091E10">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091E10">
        <w:rPr>
          <w:noProof/>
        </w:rPr>
        <w:t>305</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091E10">
        <w:t>Psalm</w:t>
      </w:r>
      <w:r w:rsidR="00091E10" w:rsidRPr="00AB1781">
        <w:t xml:space="preserve"> 6</w:t>
      </w:r>
      <w:r w:rsidR="00091E10">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91E10">
        <w:rPr>
          <w:noProof/>
        </w:rPr>
        <w:t>308</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091E10">
        <w:t>Psalm</w:t>
      </w:r>
      <w:r w:rsidR="00091E10" w:rsidRPr="00AB1781">
        <w:t xml:space="preserve"> 12</w:t>
      </w:r>
      <w:r w:rsidR="00091E10">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091E10">
        <w:rPr>
          <w:noProof/>
        </w:rPr>
        <w:t>316</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091E10">
        <w:t>Psalm</w:t>
      </w:r>
      <w:r w:rsidR="00091E10" w:rsidRPr="00AB1781">
        <w:t xml:space="preserve"> 69</w:t>
      </w:r>
      <w:r w:rsidR="00091E10">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091E10">
        <w:rPr>
          <w:noProof/>
        </w:rPr>
        <w:t>406</w:t>
      </w:r>
      <w:r w:rsidR="003A78C2">
        <w:fldChar w:fldCharType="end"/>
      </w:r>
    </w:p>
    <w:p w14:paraId="42CB89CE" w14:textId="77777777" w:rsidR="00091E10" w:rsidRPr="00AB1781" w:rsidRDefault="001744DD" w:rsidP="00091E10">
      <w:pPr>
        <w:pStyle w:val="EngHang"/>
        <w:tabs>
          <w:tab w:val="left" w:leader="dot" w:pos="8280"/>
        </w:tabs>
      </w:pPr>
      <w:r>
        <w:fldChar w:fldCharType="begin"/>
      </w:r>
      <w:r>
        <w:instrText xml:space="preserve"> REF _Ref412026212 \h  \* MERGEFORMAT </w:instrText>
      </w:r>
      <w:r>
        <w:fldChar w:fldCharType="separate"/>
      </w:r>
      <w:r w:rsidR="00091E10" w:rsidRPr="00AB1781">
        <w:t>K</w:t>
      </w:r>
      <w:r w:rsidR="00091E10">
        <w:t>athisma</w:t>
      </w:r>
      <w:r w:rsidR="00091E10" w:rsidRPr="00AB1781">
        <w:t xml:space="preserve"> 1</w:t>
      </w:r>
      <w:r w:rsidR="00091E10">
        <w:t>2</w:t>
      </w:r>
    </w:p>
    <w:p w14:paraId="32337B1D" w14:textId="77777777" w:rsidR="006A0403" w:rsidRDefault="00091E10" w:rsidP="006A0403">
      <w:pPr>
        <w:pStyle w:val="EngHang"/>
        <w:tabs>
          <w:tab w:val="left" w:leader="dot" w:pos="8280"/>
        </w:tabs>
      </w:pPr>
      <w:r>
        <w:t>Psalm</w:t>
      </w:r>
      <w:r w:rsidRPr="00AB1781">
        <w:t xml:space="preserve"> 85</w:t>
      </w:r>
      <w:r>
        <w:t>: Incline Your ear, O Lord, and answer me</w:t>
      </w:r>
      <w:r w:rsidR="001744DD">
        <w:fldChar w:fldCharType="end"/>
      </w:r>
      <w:r w:rsidR="006A0403">
        <w:tab/>
      </w:r>
      <w:r w:rsidR="003A78C2">
        <w:fldChar w:fldCharType="begin"/>
      </w:r>
      <w:r w:rsidR="006A0403">
        <w:instrText xml:space="preserve"> PAGEREF _Ref412026212 \h </w:instrText>
      </w:r>
      <w:r w:rsidR="003A78C2">
        <w:fldChar w:fldCharType="separate"/>
      </w:r>
      <w:r>
        <w:rPr>
          <w:noProof/>
        </w:rPr>
        <w:t>434</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091E10">
        <w:t>Psalm</w:t>
      </w:r>
      <w:r w:rsidR="00091E10" w:rsidRPr="00AB1781">
        <w:t xml:space="preserve"> 90</w:t>
      </w:r>
      <w:r w:rsidR="00091E10">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091E10">
        <w:rPr>
          <w:noProof/>
        </w:rPr>
        <w:t>443</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091E10">
        <w:t>Psalm</w:t>
      </w:r>
      <w:r w:rsidR="00091E10" w:rsidRPr="00AB1781">
        <w:t xml:space="preserve"> 116</w:t>
      </w:r>
      <w:r w:rsidR="00091E10">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091E10">
        <w:rPr>
          <w:noProof/>
        </w:rPr>
        <w:t>485</w:t>
      </w:r>
      <w:r w:rsidR="003A78C2">
        <w:fldChar w:fldCharType="end"/>
      </w:r>
    </w:p>
    <w:p w14:paraId="633B13CE" w14:textId="54919BF9" w:rsidR="00091E10" w:rsidRDefault="001744DD" w:rsidP="00FB6528">
      <w:pPr>
        <w:pStyle w:val="EngHang"/>
        <w:tabs>
          <w:tab w:val="left" w:leader="dot" w:pos="8280"/>
        </w:tabs>
      </w:pPr>
      <w:r>
        <w:fldChar w:fldCharType="begin"/>
      </w:r>
      <w:r>
        <w:instrText xml:space="preserve"> REF _Ref411967211 \h  \* MERGEFORMAT </w:instrText>
      </w:r>
      <w:r>
        <w:fldChar w:fldCharType="separate"/>
      </w:r>
      <w:r w:rsidR="00091E10">
        <w:t>Psalm</w:t>
      </w:r>
      <w:r w:rsidR="00091E10" w:rsidRPr="00AB1781">
        <w:t xml:space="preserve"> 117</w:t>
      </w:r>
      <w:r w:rsidR="00091E10">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091E10">
        <w:rPr>
          <w:noProof/>
        </w:rPr>
        <w:t>486</w:t>
      </w:r>
      <w:r w:rsidR="003A78C2">
        <w:fldChar w:fldCharType="end"/>
      </w:r>
      <w:r w:rsidR="003A78C2">
        <w:rPr>
          <w:rFonts w:eastAsiaTheme="majorEastAsia" w:cstheme="majorBidi"/>
          <w:b/>
          <w:bCs/>
          <w:color w:val="auto"/>
          <w:sz w:val="32"/>
          <w:szCs w:val="26"/>
          <w:lang w:val="en-CA"/>
        </w:rPr>
        <w:fldChar w:fldCharType="begin"/>
      </w:r>
      <w:r w:rsidR="006A0403">
        <w:instrText xml:space="preserve"> REF _Ref412027139 \h </w:instrText>
      </w:r>
      <w:r w:rsidR="003A78C2">
        <w:rPr>
          <w:rFonts w:eastAsiaTheme="majorEastAsia" w:cstheme="majorBidi"/>
          <w:b/>
          <w:bCs/>
          <w:color w:val="auto"/>
          <w:sz w:val="32"/>
          <w:szCs w:val="26"/>
          <w:lang w:val="en-CA"/>
        </w:rPr>
        <w:fldChar w:fldCharType="separate"/>
      </w:r>
    </w:p>
    <w:p w14:paraId="2887A6CA" w14:textId="11B6CE8A" w:rsidR="006A0403" w:rsidRPr="006A0403" w:rsidRDefault="00091E10" w:rsidP="006A0403">
      <w:pPr>
        <w:pStyle w:val="EngHang"/>
        <w:tabs>
          <w:tab w:val="left" w:leader="dot" w:pos="8280"/>
        </w:tabs>
      </w:pPr>
      <w:r>
        <w:t>Psalm</w:t>
      </w:r>
      <w:r w:rsidRPr="00AB1781">
        <w:t xml:space="preserve"> 118</w:t>
      </w:r>
      <w:r>
        <w:t>: Blessed are they who are faultless in the way</w:t>
      </w:r>
      <w:r w:rsidR="003A78C2">
        <w:fldChar w:fldCharType="end"/>
      </w:r>
      <w:r w:rsidR="006A0403">
        <w:tab/>
      </w:r>
      <w:r w:rsidR="003A78C2">
        <w:fldChar w:fldCharType="begin"/>
      </w:r>
      <w:r w:rsidR="006A0403">
        <w:instrText xml:space="preserve"> PAGEREF _Ref412027139 \h </w:instrText>
      </w:r>
      <w:r w:rsidR="003A78C2">
        <w:fldChar w:fldCharType="separate"/>
      </w:r>
      <w:r>
        <w:rPr>
          <w:noProof/>
        </w:rPr>
        <w:t>489</w:t>
      </w:r>
      <w:r w:rsidR="003A78C2">
        <w:fldChar w:fldCharType="end"/>
      </w:r>
    </w:p>
    <w:p w14:paraId="771663ED" w14:textId="77777777" w:rsidR="006A0403" w:rsidRPr="001A4291" w:rsidRDefault="00115025" w:rsidP="006A0403">
      <w:pPr>
        <w:pStyle w:val="Heading5"/>
        <w:rPr>
          <w:lang w:val="en-GB"/>
        </w:rPr>
      </w:pPr>
      <w:bookmarkStart w:id="106" w:name="_Toc410196180"/>
      <w:bookmarkStart w:id="107" w:name="_Toc410196412"/>
      <w:bookmarkStart w:id="108"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lastRenderedPageBreak/>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lastRenderedPageBreak/>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91E10">
        <w:rPr>
          <w:noProof/>
        </w:rPr>
        <w:t>14</w:t>
      </w:r>
      <w:r w:rsidR="003A78C2">
        <w:fldChar w:fldCharType="end"/>
      </w:r>
      <w:r w:rsidRPr="001A4291">
        <w:t xml:space="preserve">), </w:t>
      </w:r>
      <w:r>
        <w:t xml:space="preserve">and </w:t>
      </w:r>
      <w:r w:rsidRPr="001A4291">
        <w:t>the Lord's Prayer</w:t>
      </w:r>
    </w:p>
    <w:p w14:paraId="6D21839E" w14:textId="77777777" w:rsidR="00964F23" w:rsidRDefault="00964F23" w:rsidP="00964F23">
      <w:pPr>
        <w:pStyle w:val="Heading3"/>
      </w:pPr>
      <w:bookmarkStart w:id="109" w:name="_Ref434580361"/>
      <w:r>
        <w:t>The Psalms of the</w:t>
      </w:r>
      <w:bookmarkEnd w:id="106"/>
      <w:bookmarkEnd w:id="107"/>
      <w:bookmarkEnd w:id="108"/>
      <w:r w:rsidR="006D16F9">
        <w:t xml:space="preserve"> Middle Watch</w:t>
      </w:r>
      <w:bookmarkEnd w:id="109"/>
    </w:p>
    <w:p w14:paraId="39C33E62" w14:textId="77777777" w:rsidR="006A0403" w:rsidRPr="006A0403" w:rsidRDefault="006A0403" w:rsidP="006A0403">
      <w:pPr>
        <w:pStyle w:val="Rubric"/>
      </w:pPr>
      <w:r>
        <w:t>The Psalms of Vespers (except for 117 and 118) are recited,</w:t>
      </w:r>
    </w:p>
    <w:p w14:paraId="2BDE14B8" w14:textId="77777777" w:rsidR="00091E10" w:rsidRPr="00AB1781" w:rsidRDefault="001744DD" w:rsidP="00091E10">
      <w:pPr>
        <w:pStyle w:val="EngHang"/>
        <w:tabs>
          <w:tab w:val="left" w:leader="dot" w:pos="8280"/>
        </w:tabs>
      </w:pPr>
      <w:r>
        <w:fldChar w:fldCharType="begin"/>
      </w:r>
      <w:r>
        <w:instrText xml:space="preserve"> REF _Ref411967235 \h  \* MERGEFORMAT </w:instrText>
      </w:r>
      <w:r>
        <w:fldChar w:fldCharType="separate"/>
      </w:r>
      <w:r w:rsidR="00091E10" w:rsidRPr="00AB1781">
        <w:t>K</w:t>
      </w:r>
      <w:r w:rsidR="00091E10">
        <w:t>athisma</w:t>
      </w:r>
      <w:r w:rsidR="00091E10" w:rsidRPr="00AB1781">
        <w:t xml:space="preserve"> 1</w:t>
      </w:r>
      <w:r w:rsidR="00091E10">
        <w:t>8</w:t>
      </w:r>
    </w:p>
    <w:p w14:paraId="123D045B" w14:textId="77777777" w:rsidR="006A0403" w:rsidRDefault="00091E10" w:rsidP="006A0403">
      <w:pPr>
        <w:pStyle w:val="EngHang"/>
        <w:tabs>
          <w:tab w:val="left" w:leader="dot" w:pos="8280"/>
        </w:tabs>
      </w:pPr>
      <w:r>
        <w:t>Psalm</w:t>
      </w:r>
      <w:r w:rsidRPr="00AB1781">
        <w:t xml:space="preserve"> 119</w:t>
      </w:r>
      <w:r>
        <w:t>: To the Lord in the hour of my distress I cry</w:t>
      </w:r>
      <w:r w:rsidR="001744DD">
        <w:fldChar w:fldCharType="end"/>
      </w:r>
      <w:r w:rsidR="006A0403">
        <w:tab/>
      </w:r>
      <w:r w:rsidR="003A78C2">
        <w:fldChar w:fldCharType="begin"/>
      </w:r>
      <w:r w:rsidR="006A0403">
        <w:instrText xml:space="preserve"> PAGEREF _Ref411967235 \h </w:instrText>
      </w:r>
      <w:r w:rsidR="003A78C2">
        <w:fldChar w:fldCharType="separate"/>
      </w:r>
      <w:r>
        <w:rPr>
          <w:noProof/>
        </w:rPr>
        <w:t>505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91E10">
        <w:t>Psalm</w:t>
      </w:r>
      <w:r w:rsidR="00091E10" w:rsidRPr="00AB1781">
        <w:t xml:space="preserve"> 120</w:t>
      </w:r>
      <w:r w:rsidR="00091E10">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91E10">
        <w:rPr>
          <w:noProof/>
        </w:rPr>
        <w:t>505</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91E10">
        <w:t>Psalm</w:t>
      </w:r>
      <w:r w:rsidR="00091E10" w:rsidRPr="00AB1781">
        <w:t xml:space="preserve"> 121</w:t>
      </w:r>
      <w:r w:rsidR="00091E10">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91E10">
        <w:rPr>
          <w:noProof/>
        </w:rPr>
        <w:t>506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91E10">
        <w:t>Psalm</w:t>
      </w:r>
      <w:r w:rsidR="00091E10" w:rsidRPr="00AB1781">
        <w:t xml:space="preserve"> 122</w:t>
      </w:r>
      <w:r w:rsidR="00091E10">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091E10">
        <w:rPr>
          <w:noProof/>
        </w:rPr>
        <w:t>507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91E10">
        <w:t>Psalm</w:t>
      </w:r>
      <w:r w:rsidR="00091E10" w:rsidRPr="00AB1781">
        <w:t xml:space="preserve"> 123</w:t>
      </w:r>
      <w:r w:rsidR="00091E10">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091E10">
        <w:rPr>
          <w:noProof/>
        </w:rPr>
        <w:t>508</w:t>
      </w:r>
      <w:r w:rsidR="003A78C2">
        <w:fldChar w:fldCharType="end"/>
      </w:r>
    </w:p>
    <w:p w14:paraId="474B65EC" w14:textId="77777777" w:rsidR="00091E10" w:rsidRDefault="001744DD" w:rsidP="00091E10">
      <w:pPr>
        <w:pStyle w:val="EngHang"/>
        <w:tabs>
          <w:tab w:val="left" w:leader="dot" w:pos="8280"/>
        </w:tabs>
      </w:pPr>
      <w:r>
        <w:fldChar w:fldCharType="begin"/>
      </w:r>
      <w:r>
        <w:instrText xml:space="preserve"> REF _Ref411967338 \h  \* MERGEFORMAT </w:instrText>
      </w:r>
      <w:r>
        <w:fldChar w:fldCharType="separate"/>
      </w:r>
      <w:r w:rsidR="00091E10">
        <w:t>Glory…</w:t>
      </w:r>
    </w:p>
    <w:p w14:paraId="6BE98E76" w14:textId="77777777" w:rsidR="006A0403" w:rsidRDefault="00091E10" w:rsidP="006A0403">
      <w:pPr>
        <w:pStyle w:val="EngHang"/>
        <w:tabs>
          <w:tab w:val="left" w:leader="dot" w:pos="8280"/>
        </w:tabs>
      </w:pPr>
      <w:r>
        <w:t>Psalm</w:t>
      </w:r>
      <w:r w:rsidRPr="00AB1781">
        <w:t xml:space="preserve"> 124</w:t>
      </w:r>
      <w:r>
        <w:t>: Those who trust in the Lord are like Mount Zion</w:t>
      </w:r>
      <w:r w:rsidR="001744DD">
        <w:fldChar w:fldCharType="end"/>
      </w:r>
      <w:r w:rsidR="006A0403">
        <w:tab/>
      </w:r>
      <w:r w:rsidR="003A78C2">
        <w:fldChar w:fldCharType="begin"/>
      </w:r>
      <w:r w:rsidR="006A0403">
        <w:instrText xml:space="preserve"> PAGEREF _Ref411967338 \h </w:instrText>
      </w:r>
      <w:r w:rsidR="003A78C2">
        <w:fldChar w:fldCharType="separate"/>
      </w:r>
      <w:r>
        <w:rPr>
          <w:noProof/>
        </w:rPr>
        <w:t>508</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91E10">
        <w:t>Psalm</w:t>
      </w:r>
      <w:r w:rsidR="00091E10" w:rsidRPr="00AB1781">
        <w:t xml:space="preserve"> 125</w:t>
      </w:r>
      <w:r w:rsidR="00091E10">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091E10">
        <w:rPr>
          <w:noProof/>
        </w:rPr>
        <w:t>509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91E10">
        <w:t>Psalm</w:t>
      </w:r>
      <w:r w:rsidR="00091E10" w:rsidRPr="00AB1781">
        <w:t xml:space="preserve"> 126</w:t>
      </w:r>
      <w:r w:rsidR="00091E10">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91E10">
        <w:rPr>
          <w:noProof/>
        </w:rPr>
        <w:t>510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91E10">
        <w:t>Psalm</w:t>
      </w:r>
      <w:r w:rsidR="00091E10" w:rsidRPr="00AB1781">
        <w:t xml:space="preserve"> 127</w:t>
      </w:r>
      <w:r w:rsidR="00091E10">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91E10">
        <w:rPr>
          <w:noProof/>
        </w:rPr>
        <w:t>511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91E10">
        <w:t>Psalm</w:t>
      </w:r>
      <w:r w:rsidR="00091E10" w:rsidRPr="00AB1781">
        <w:t xml:space="preserve"> 128</w:t>
      </w:r>
      <w:r w:rsidR="00091E10">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91E10">
        <w:rPr>
          <w:noProof/>
        </w:rPr>
        <w:t>511</w:t>
      </w:r>
      <w:r w:rsidR="003A78C2">
        <w:fldChar w:fldCharType="end"/>
      </w:r>
    </w:p>
    <w:p w14:paraId="1493D71C" w14:textId="77777777" w:rsidR="006A0403" w:rsidRPr="006A0403" w:rsidRDefault="006A0403" w:rsidP="00FB5E62">
      <w:pPr>
        <w:pStyle w:val="Heading5"/>
        <w:rPr>
          <w:lang w:val="en-GB"/>
        </w:rPr>
      </w:pPr>
      <w:r>
        <w:rPr>
          <w:lang w:val="en-GB"/>
        </w:rPr>
        <w:lastRenderedPageBreak/>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0"/>
      <w:r w:rsidRPr="001A4291">
        <w:t xml:space="preserve">intercede </w:t>
      </w:r>
      <w:commentRangeEnd w:id="110"/>
      <w:r w:rsidR="00EC5901">
        <w:rPr>
          <w:rStyle w:val="CommentReference"/>
          <w:lang w:val="en-CA"/>
        </w:rPr>
        <w:commentReference w:id="110"/>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91E10">
        <w:rPr>
          <w:noProof/>
        </w:rPr>
        <w:t>14</w:t>
      </w:r>
      <w:r w:rsidR="003A78C2">
        <w:fldChar w:fldCharType="end"/>
      </w:r>
      <w:r w:rsidRPr="001A4291">
        <w:t xml:space="preserve">), </w:t>
      </w:r>
      <w:r>
        <w:t xml:space="preserve">and </w:t>
      </w:r>
      <w:r w:rsidRPr="001A4291">
        <w:t>the Lord's Prayer</w:t>
      </w:r>
    </w:p>
    <w:p w14:paraId="479B7501" w14:textId="77777777" w:rsidR="00964F23" w:rsidRDefault="00964F23" w:rsidP="00964F23">
      <w:pPr>
        <w:pStyle w:val="Heading3"/>
      </w:pPr>
      <w:bookmarkStart w:id="111" w:name="_Toc410196181"/>
      <w:bookmarkStart w:id="112" w:name="_Toc410196413"/>
      <w:bookmarkStart w:id="113" w:name="_Toc410196915"/>
      <w:bookmarkStart w:id="114" w:name="_Ref434580482"/>
      <w:r>
        <w:t xml:space="preserve">The Psalms of the </w:t>
      </w:r>
      <w:bookmarkEnd w:id="111"/>
      <w:bookmarkEnd w:id="112"/>
      <w:bookmarkEnd w:id="113"/>
      <w:r w:rsidR="006D16F9">
        <w:t>Morning Watch</w:t>
      </w:r>
      <w:bookmarkEnd w:id="114"/>
    </w:p>
    <w:p w14:paraId="31E490F0" w14:textId="77777777" w:rsidR="006A0403" w:rsidRDefault="006A0403" w:rsidP="006A0403">
      <w:pPr>
        <w:pStyle w:val="Rubric"/>
      </w:pPr>
      <w:r>
        <w:t>The Psalms of Compline shall be recited,</w:t>
      </w:r>
    </w:p>
    <w:p w14:paraId="25181B1C" w14:textId="77777777" w:rsidR="00091E10" w:rsidRDefault="001744DD" w:rsidP="00091E10">
      <w:pPr>
        <w:pStyle w:val="EngHang"/>
        <w:tabs>
          <w:tab w:val="left" w:leader="dot" w:pos="8280"/>
        </w:tabs>
      </w:pPr>
      <w:r>
        <w:fldChar w:fldCharType="begin"/>
      </w:r>
      <w:r>
        <w:instrText xml:space="preserve"> REF _Ref411968046 \h  \* MERGEFORMAT </w:instrText>
      </w:r>
      <w:r>
        <w:fldChar w:fldCharType="separate"/>
      </w:r>
      <w:r w:rsidR="00091E10">
        <w:t>Glory…</w:t>
      </w:r>
    </w:p>
    <w:p w14:paraId="28991E68" w14:textId="77777777" w:rsidR="006A0403" w:rsidRPr="00AC19C5" w:rsidRDefault="00091E10" w:rsidP="006A0403">
      <w:pPr>
        <w:pStyle w:val="EngHang"/>
        <w:tabs>
          <w:tab w:val="left" w:leader="dot" w:pos="8280"/>
        </w:tabs>
        <w:rPr>
          <w:rFonts w:cstheme="minorBidi"/>
        </w:rPr>
      </w:pPr>
      <w:r>
        <w:t>Psalm</w:t>
      </w:r>
      <w:r w:rsidRPr="00AB1781">
        <w:t xml:space="preserve"> 129</w:t>
      </w:r>
      <w:r>
        <w:t>: Out of the depths I cry to You, O Lord</w:t>
      </w:r>
      <w:r w:rsidR="001744DD">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Pr>
          <w:rFonts w:cstheme="minorBidi"/>
          <w:noProof/>
        </w:rPr>
        <w:t>512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91E10">
        <w:t>Psalm</w:t>
      </w:r>
      <w:r w:rsidR="00091E10" w:rsidRPr="00AB1781">
        <w:t xml:space="preserve"> 130</w:t>
      </w:r>
      <w:r w:rsidR="00091E10">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91E10">
        <w:rPr>
          <w:rFonts w:cstheme="minorBidi"/>
          <w:noProof/>
        </w:rPr>
        <w:t>513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91E10">
        <w:t>Psalm</w:t>
      </w:r>
      <w:r w:rsidR="00091E10" w:rsidRPr="00AB1781">
        <w:t xml:space="preserve"> 131</w:t>
      </w:r>
      <w:r w:rsidR="00091E10">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91E10">
        <w:rPr>
          <w:rFonts w:cstheme="minorBidi"/>
          <w:noProof/>
        </w:rPr>
        <w:t>514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91E10">
        <w:t>Psalm</w:t>
      </w:r>
      <w:r w:rsidR="00091E10" w:rsidRPr="00AB1781">
        <w:t xml:space="preserve"> 132</w:t>
      </w:r>
      <w:r w:rsidR="00091E10">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91E10">
        <w:rPr>
          <w:rFonts w:cstheme="minorBidi"/>
          <w:noProof/>
        </w:rPr>
        <w:t>515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_Ref411968119 \h  \* MERGEFORMAT </w:instrText>
      </w:r>
      <w:r>
        <w:fldChar w:fldCharType="separate"/>
      </w:r>
      <w:r w:rsidR="00091E10">
        <w:t>Psalm</w:t>
      </w:r>
      <w:r w:rsidR="00091E10" w:rsidRPr="00AB1781">
        <w:t xml:space="preserve"> 133</w:t>
      </w:r>
      <w:r w:rsidR="00091E10">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91E10">
        <w:rPr>
          <w:rFonts w:cstheme="minorBidi"/>
          <w:noProof/>
        </w:rPr>
        <w:t>516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91E10">
        <w:t>Psalm</w:t>
      </w:r>
      <w:r w:rsidR="00091E10" w:rsidRPr="00AB1781">
        <w:t xml:space="preserve"> 136</w:t>
      </w:r>
      <w:r w:rsidR="00091E10">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91E10">
        <w:rPr>
          <w:rFonts w:cstheme="minorBidi"/>
          <w:noProof/>
        </w:rPr>
        <w:t>520</w:t>
      </w:r>
      <w:r w:rsidR="003A78C2" w:rsidRPr="00AC19C5">
        <w:rPr>
          <w:rFonts w:cstheme="minorBidi"/>
        </w:rPr>
        <w:fldChar w:fldCharType="end"/>
      </w:r>
    </w:p>
    <w:p w14:paraId="0719C854" w14:textId="77777777" w:rsidR="00091E10" w:rsidRDefault="001744DD" w:rsidP="00091E10">
      <w:pPr>
        <w:pStyle w:val="EngHang"/>
        <w:tabs>
          <w:tab w:val="left" w:leader="dot" w:pos="8280"/>
        </w:tabs>
      </w:pPr>
      <w:r>
        <w:fldChar w:fldCharType="begin"/>
      </w:r>
      <w:r>
        <w:instrText xml:space="preserve"> REF _Ref411968152 \h  \* MERGEFORMAT </w:instrText>
      </w:r>
      <w:r>
        <w:fldChar w:fldCharType="separate"/>
      </w:r>
      <w:r w:rsidR="00091E10">
        <w:t>Glory…</w:t>
      </w:r>
    </w:p>
    <w:p w14:paraId="64B01669" w14:textId="77777777" w:rsidR="006A0403" w:rsidRPr="00AC19C5" w:rsidRDefault="00091E10" w:rsidP="006A0403">
      <w:pPr>
        <w:pStyle w:val="EngHang"/>
        <w:tabs>
          <w:tab w:val="left" w:leader="dot" w:pos="8280"/>
        </w:tabs>
        <w:rPr>
          <w:rFonts w:cstheme="minorBidi"/>
        </w:rPr>
      </w:pPr>
      <w:r>
        <w:t>Psalm</w:t>
      </w:r>
      <w:r w:rsidRPr="00AB1781">
        <w:t xml:space="preserve"> 137</w:t>
      </w:r>
      <w:r>
        <w:t>: I will praise and thank You, O Lord, with my whole heart</w:t>
      </w:r>
      <w:r w:rsidR="001744DD">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Pr>
          <w:rFonts w:cstheme="minorBidi"/>
          <w:noProof/>
        </w:rPr>
        <w:t>521</w:t>
      </w:r>
      <w:r w:rsidR="003A78C2" w:rsidRPr="00AC19C5">
        <w:rPr>
          <w:rFonts w:cstheme="minorBidi"/>
        </w:rPr>
        <w:fldChar w:fldCharType="end"/>
      </w:r>
    </w:p>
    <w:p w14:paraId="08830A6C" w14:textId="77777777" w:rsidR="00091E10" w:rsidRDefault="001744DD" w:rsidP="00091E10">
      <w:pPr>
        <w:pStyle w:val="EngHang"/>
        <w:tabs>
          <w:tab w:val="left" w:leader="dot" w:pos="8280"/>
        </w:tabs>
      </w:pPr>
      <w:r>
        <w:fldChar w:fldCharType="begin"/>
      </w:r>
      <w:r>
        <w:instrText xml:space="preserve"> REF _Ref411968172 \h  \* MERGEFORMAT </w:instrText>
      </w:r>
      <w:r>
        <w:fldChar w:fldCharType="separate"/>
      </w:r>
      <w:r w:rsidR="00091E10">
        <w:t>Glory…</w:t>
      </w:r>
    </w:p>
    <w:p w14:paraId="5258B7E0" w14:textId="77777777" w:rsidR="006A0403" w:rsidRPr="00AC19C5" w:rsidRDefault="00091E10" w:rsidP="006A0403">
      <w:pPr>
        <w:pStyle w:val="EngHang"/>
        <w:tabs>
          <w:tab w:val="left" w:leader="dot" w:pos="8280"/>
        </w:tabs>
        <w:rPr>
          <w:rFonts w:cstheme="minorBidi"/>
        </w:rPr>
      </w:pPr>
      <w:r>
        <w:t>Psalm</w:t>
      </w:r>
      <w:r w:rsidRPr="00AB1781">
        <w:t xml:space="preserve"> 140</w:t>
      </w:r>
      <w:r>
        <w:t>: Lord, I cry to You, hear me</w:t>
      </w:r>
      <w:r w:rsidR="001744DD">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Pr>
          <w:rFonts w:cstheme="minorBidi"/>
          <w:noProof/>
        </w:rPr>
        <w:t>525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91E10">
        <w:t>Psalm</w:t>
      </w:r>
      <w:r w:rsidR="00091E10" w:rsidRPr="00AB1781">
        <w:t xml:space="preserve"> 141</w:t>
      </w:r>
      <w:r w:rsidR="00091E10">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91E10">
        <w:rPr>
          <w:rFonts w:cstheme="minorBidi"/>
          <w:noProof/>
        </w:rPr>
        <w:t>526</w:t>
      </w:r>
      <w:r w:rsidR="003A78C2" w:rsidRPr="00AC19C5">
        <w:rPr>
          <w:rFonts w:cstheme="minorBidi"/>
        </w:rPr>
        <w:fldChar w:fldCharType="end"/>
      </w:r>
    </w:p>
    <w:p w14:paraId="22C773A7" w14:textId="77777777" w:rsidR="00091E10" w:rsidRDefault="001744DD" w:rsidP="00091E10">
      <w:pPr>
        <w:pStyle w:val="EngHang"/>
        <w:tabs>
          <w:tab w:val="left" w:leader="dot" w:pos="8280"/>
        </w:tabs>
      </w:pPr>
      <w:r>
        <w:fldChar w:fldCharType="begin"/>
      </w:r>
      <w:r>
        <w:instrText xml:space="preserve"> REF _Ref411968206 \h  \* MERGEFORMAT </w:instrText>
      </w:r>
      <w:r>
        <w:fldChar w:fldCharType="separate"/>
      </w:r>
      <w:r w:rsidR="00091E10">
        <w:t>Glory…</w:t>
      </w:r>
    </w:p>
    <w:p w14:paraId="0D65EB5D" w14:textId="77777777" w:rsidR="006A0403" w:rsidRPr="00AC19C5" w:rsidRDefault="00091E10" w:rsidP="006A0403">
      <w:pPr>
        <w:pStyle w:val="EngHang"/>
        <w:tabs>
          <w:tab w:val="left" w:leader="dot" w:pos="8280"/>
        </w:tabs>
        <w:rPr>
          <w:rFonts w:cstheme="minorBidi"/>
        </w:rPr>
      </w:pPr>
      <w:r>
        <w:t>Psalm</w:t>
      </w:r>
      <w:r w:rsidRPr="00AB1781">
        <w:t xml:space="preserve"> 145</w:t>
      </w:r>
      <w:r>
        <w:t>: Praise the Lord, O my soul! I will praise the Lord all my life</w:t>
      </w:r>
      <w:r w:rsidR="001744DD">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Pr>
          <w:rFonts w:cstheme="minorBidi"/>
          <w:noProof/>
        </w:rPr>
        <w:t>533</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91E10">
        <w:t>Psalm</w:t>
      </w:r>
      <w:r w:rsidR="00091E10" w:rsidRPr="00AB1781">
        <w:t xml:space="preserve"> 146</w:t>
      </w:r>
      <w:r w:rsidR="00091E10">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91E10">
        <w:rPr>
          <w:rFonts w:cstheme="minorBidi"/>
          <w:noProof/>
        </w:rPr>
        <w:t>534</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91E10">
        <w:t>Psalm</w:t>
      </w:r>
      <w:r w:rsidR="00091E10" w:rsidRPr="00AB1781">
        <w:t xml:space="preserve"> 147</w:t>
      </w:r>
      <w:r w:rsidR="00091E10">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91E10">
        <w:rPr>
          <w:rFonts w:cstheme="minorBidi"/>
          <w:noProof/>
        </w:rPr>
        <w:t>535</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5"/>
      <w:r w:rsidR="006A0403">
        <w:t>unbelievers</w:t>
      </w:r>
      <w:commentRangeEnd w:id="115"/>
      <w:r w:rsidR="006A0403">
        <w:rPr>
          <w:rStyle w:val="CommentReference"/>
          <w:lang w:val="en-CA"/>
        </w:rPr>
        <w:commentReference w:id="115"/>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lastRenderedPageBreak/>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91E10">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lastRenderedPageBreak/>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91E10">
        <w:rPr>
          <w:noProof/>
          <w:lang w:val="en-GB"/>
        </w:rPr>
        <w:t>15</w:t>
      </w:r>
      <w:r w:rsidR="003A78C2">
        <w:rPr>
          <w:lang w:val="en-GB"/>
        </w:rPr>
        <w:fldChar w:fldCharType="end"/>
      </w:r>
      <w:r w:rsidRPr="001A4291">
        <w:rPr>
          <w:lang w:val="en-GB"/>
        </w:rPr>
        <w:t>).</w:t>
      </w:r>
    </w:p>
    <w:p w14:paraId="6395CC69" w14:textId="77777777" w:rsidR="00964F23" w:rsidRDefault="00964F23" w:rsidP="00964F23">
      <w:pPr>
        <w:pStyle w:val="Heading3"/>
      </w:pPr>
      <w:bookmarkStart w:id="116" w:name="_Toc410196182"/>
      <w:bookmarkStart w:id="117" w:name="_Toc410196414"/>
      <w:bookmarkStart w:id="118" w:name="_Toc410196916"/>
      <w:r>
        <w:t>The Midnight Praise</w:t>
      </w:r>
      <w:bookmarkEnd w:id="116"/>
      <w:bookmarkEnd w:id="117"/>
      <w:bookmarkEnd w:id="118"/>
    </w:p>
    <w:p w14:paraId="04CFC312" w14:textId="77777777"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19"/>
            <w:r>
              <w:t>Arise</w:t>
            </w:r>
            <w:commentRangeEnd w:id="119"/>
            <w:r>
              <w:rPr>
                <w:rStyle w:val="CommentReference"/>
              </w:rPr>
              <w:commentReference w:id="119"/>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lastRenderedPageBreak/>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0"/>
            <w:r>
              <w:t>flesh</w:t>
            </w:r>
            <w:commentRangeEnd w:id="120"/>
            <w:r>
              <w:rPr>
                <w:rStyle w:val="CommentReference"/>
              </w:rPr>
              <w:commentReference w:id="120"/>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21"/>
            <w:r w:rsidRPr="004E04E2">
              <w:t xml:space="preserve">send up </w:t>
            </w:r>
            <w:commentRangeEnd w:id="121"/>
            <w:r>
              <w:rPr>
                <w:rStyle w:val="CommentReference"/>
              </w:rPr>
              <w:commentReference w:id="121"/>
            </w:r>
            <w:r>
              <w:t>to</w:t>
            </w:r>
            <w:r w:rsidRPr="004E04E2">
              <w:t xml:space="preserve"> </w:t>
            </w:r>
            <w:r>
              <w:t>You</w:t>
            </w:r>
            <w:r w:rsidRPr="004E04E2">
              <w:t xml:space="preserve"> a befitting </w:t>
            </w:r>
            <w:commentRangeStart w:id="122"/>
            <w:r w:rsidRPr="004E04E2">
              <w:t>doxology</w:t>
            </w:r>
            <w:commentRangeEnd w:id="122"/>
            <w:r>
              <w:rPr>
                <w:rStyle w:val="CommentReference"/>
              </w:rPr>
              <w:commentReference w:id="122"/>
            </w:r>
            <w:r w:rsidRPr="004E04E2">
              <w:t xml:space="preserve">, and win the forgiveness of our many sins: </w:t>
            </w:r>
            <w:commentRangeStart w:id="123"/>
            <w:r w:rsidRPr="004E04E2">
              <w:t xml:space="preserve">Glory to </w:t>
            </w:r>
            <w:r>
              <w:t>You</w:t>
            </w:r>
            <w:r w:rsidRPr="004E04E2">
              <w:t xml:space="preserve"> </w:t>
            </w:r>
            <w:commentRangeEnd w:id="123"/>
            <w:r>
              <w:rPr>
                <w:rStyle w:val="CommentReference"/>
              </w:rPr>
              <w:commentReference w:id="123"/>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4"/>
            <w:r w:rsidRPr="004E04E2">
              <w:t xml:space="preserve">Who </w:t>
            </w:r>
            <w:commentRangeEnd w:id="124"/>
            <w:r>
              <w:rPr>
                <w:rStyle w:val="CommentReference"/>
              </w:rPr>
              <w:commentReference w:id="124"/>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25"/>
            <w:r w:rsidRPr="004E04E2">
              <w:t>to the sanctuary</w:t>
            </w:r>
            <w:commentRangeEnd w:id="125"/>
            <w:r>
              <w:rPr>
                <w:rStyle w:val="CommentReference"/>
              </w:rPr>
              <w:commentReference w:id="125"/>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26"/>
            <w:r w:rsidRPr="004E04E2">
              <w:t xml:space="preserve">you out </w:t>
            </w:r>
            <w:commentRangeEnd w:id="126"/>
            <w:r>
              <w:rPr>
                <w:rStyle w:val="CommentReference"/>
              </w:rPr>
              <w:commentReference w:id="126"/>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27"/>
            <w:r w:rsidRPr="004E04E2">
              <w:t xml:space="preserve">supplication </w:t>
            </w:r>
            <w:commentRangeEnd w:id="127"/>
            <w:r>
              <w:rPr>
                <w:rStyle w:val="CommentReference"/>
              </w:rPr>
              <w:commentReference w:id="127"/>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28"/>
            <w:r w:rsidRPr="004E04E2">
              <w:t xml:space="preserve">petition </w:t>
            </w:r>
            <w:commentRangeEnd w:id="128"/>
            <w:r>
              <w:rPr>
                <w:rStyle w:val="CommentReference"/>
              </w:rPr>
              <w:commentReference w:id="128"/>
            </w:r>
            <w:r w:rsidRPr="004E04E2">
              <w:t xml:space="preserve">shall come in before </w:t>
            </w:r>
            <w:r w:rsidR="001040C8">
              <w:t>You</w:t>
            </w:r>
            <w:r w:rsidRPr="004E04E2">
              <w:t xml:space="preserve">: </w:t>
            </w:r>
            <w:commentRangeStart w:id="129"/>
            <w:r w:rsidRPr="004E04E2">
              <w:t xml:space="preserve">revive </w:t>
            </w:r>
            <w:commentRangeEnd w:id="129"/>
            <w:r>
              <w:rPr>
                <w:rStyle w:val="CommentReference"/>
              </w:rPr>
              <w:commentReference w:id="129"/>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0"/>
            <w:r w:rsidRPr="004E04E2">
              <w:t>pour forth</w:t>
            </w:r>
            <w:commentRangeEnd w:id="130"/>
            <w:r>
              <w:rPr>
                <w:rStyle w:val="CommentReference"/>
              </w:rPr>
              <w:commentReference w:id="130"/>
            </w:r>
            <w:r w:rsidRPr="004E04E2">
              <w:t xml:space="preserve"> </w:t>
            </w:r>
            <w:commentRangeStart w:id="131"/>
            <w:r w:rsidRPr="004E04E2">
              <w:t>blessing</w:t>
            </w:r>
            <w:commentRangeEnd w:id="131"/>
            <w:r>
              <w:rPr>
                <w:rStyle w:val="CommentReference"/>
              </w:rPr>
              <w:commentReference w:id="131"/>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2"/>
            <w:r w:rsidRPr="004E04E2">
              <w:t xml:space="preserve">respond </w:t>
            </w:r>
            <w:commentRangeEnd w:id="132"/>
            <w:r>
              <w:rPr>
                <w:rStyle w:val="CommentReference"/>
              </w:rPr>
              <w:commentReference w:id="132"/>
            </w:r>
            <w:r w:rsidRPr="004E04E2">
              <w:t xml:space="preserve">with </w:t>
            </w:r>
            <w:r>
              <w:t>Your</w:t>
            </w:r>
            <w:r w:rsidRPr="004E04E2">
              <w:t xml:space="preserve"> words: for all </w:t>
            </w:r>
            <w:r>
              <w:t>Your</w:t>
            </w:r>
            <w:r w:rsidRPr="004E04E2">
              <w:t xml:space="preserve"> commandments are </w:t>
            </w:r>
            <w:commentRangeStart w:id="133"/>
            <w:r w:rsidRPr="004E04E2">
              <w:t>righteous</w:t>
            </w:r>
            <w:commentRangeEnd w:id="133"/>
            <w:r>
              <w:rPr>
                <w:rStyle w:val="CommentReference"/>
              </w:rPr>
              <w:commentReference w:id="133"/>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4"/>
            <w:r w:rsidRPr="004E04E2">
              <w:t>meditation</w:t>
            </w:r>
            <w:commentRangeEnd w:id="134"/>
            <w:r>
              <w:rPr>
                <w:rStyle w:val="CommentReference"/>
              </w:rPr>
              <w:commentReference w:id="134"/>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35"/>
            <w:r w:rsidRPr="004E04E2">
              <w:t>always</w:t>
            </w:r>
            <w:commentRangeEnd w:id="135"/>
            <w:r>
              <w:rPr>
                <w:rStyle w:val="CommentReference"/>
              </w:rPr>
              <w:commentReference w:id="135"/>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36"/>
            <w:r w:rsidRPr="004E04E2">
              <w:rPr>
                <w:rFonts w:eastAsia="@MingLiU"/>
              </w:rPr>
              <w:t xml:space="preserve">and </w:t>
            </w:r>
            <w:commentRangeEnd w:id="136"/>
            <w:r>
              <w:rPr>
                <w:rStyle w:val="CommentReference"/>
              </w:rPr>
              <w:commentReference w:id="136"/>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37"/>
            <w:r w:rsidRPr="004E04E2">
              <w:rPr>
                <w:rFonts w:eastAsia="@MingLiU"/>
              </w:rPr>
              <w:t xml:space="preserve">to </w:t>
            </w:r>
            <w:commentRangeEnd w:id="137"/>
            <w:r>
              <w:rPr>
                <w:rStyle w:val="CommentReference"/>
              </w:rPr>
              <w:commentReference w:id="137"/>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38"/>
            <w:r w:rsidRPr="004E04E2">
              <w:t xml:space="preserve">to </w:t>
            </w:r>
            <w:commentRangeEnd w:id="138"/>
            <w:r>
              <w:rPr>
                <w:rStyle w:val="CommentReference"/>
              </w:rPr>
              <w:commentReference w:id="138"/>
            </w:r>
            <w:r>
              <w:t>You</w:t>
            </w:r>
            <w:r w:rsidRPr="004E04E2">
              <w:t>, O Only</w:t>
            </w:r>
            <w:r w:rsidRPr="004E04E2">
              <w:noBreakHyphen/>
            </w:r>
            <w:commentRangeStart w:id="139"/>
            <w:r w:rsidRPr="004E04E2">
              <w:t>Begotten</w:t>
            </w:r>
            <w:commentRangeEnd w:id="139"/>
            <w:r>
              <w:rPr>
                <w:rStyle w:val="CommentReference"/>
              </w:rPr>
              <w:commentReference w:id="139"/>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lastRenderedPageBreak/>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0"/>
            <w:r w:rsidRPr="004E04E2">
              <w:t xml:space="preserve">utter </w:t>
            </w:r>
            <w:commentRangeEnd w:id="140"/>
            <w:r>
              <w:rPr>
                <w:rStyle w:val="CommentReference"/>
              </w:rPr>
              <w:commentReference w:id="140"/>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4"/>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091E10">
        <w:rPr>
          <w:noProof/>
        </w:rPr>
        <w:t>936</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1" w:name="_Toc297322053"/>
      <w:bookmarkStart w:id="142" w:name="_Toc297407698"/>
      <w:bookmarkStart w:id="143" w:name="_Toc298445750"/>
      <w:bookmarkStart w:id="144" w:name="_Toc298681233"/>
      <w:bookmarkStart w:id="145" w:name="_Toc298447475"/>
      <w:bookmarkStart w:id="146"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47"/>
            <w:r>
              <w:t xml:space="preserve">consider </w:t>
            </w:r>
            <w:commentRangeEnd w:id="147"/>
            <w:r>
              <w:rPr>
                <w:rStyle w:val="CommentReference"/>
                <w:lang w:val="en-CA"/>
              </w:rPr>
              <w:commentReference w:id="147"/>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48"/>
            <w:r>
              <w:t xml:space="preserve">none </w:t>
            </w:r>
            <w:commentRangeEnd w:id="148"/>
            <w:r>
              <w:rPr>
                <w:rStyle w:val="CommentReference"/>
                <w:lang w:val="en-CA"/>
              </w:rPr>
              <w:commentReference w:id="148"/>
            </w:r>
            <w:r>
              <w:t>but You.</w:t>
            </w:r>
          </w:p>
          <w:p w14:paraId="39084FDD" w14:textId="77777777" w:rsidR="005E263F" w:rsidRDefault="005E263F" w:rsidP="005E263F">
            <w:pPr>
              <w:pStyle w:val="EngHangEnd"/>
            </w:pPr>
            <w:commentRangeStart w:id="149"/>
            <w:r>
              <w:t xml:space="preserve">After </w:t>
            </w:r>
            <w:commentRangeEnd w:id="149"/>
            <w:r>
              <w:rPr>
                <w:rStyle w:val="CommentReference"/>
                <w:lang w:val="en-CA"/>
              </w:rPr>
              <w:commentReference w:id="149"/>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0"/>
            <w:r>
              <w:t xml:space="preserve">to </w:t>
            </w:r>
            <w:commentRangeEnd w:id="150"/>
            <w:r>
              <w:rPr>
                <w:rStyle w:val="CommentReference"/>
                <w:lang w:val="en-CA"/>
              </w:rPr>
              <w:commentReference w:id="150"/>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1"/>
            <w:r>
              <w:t>joyful</w:t>
            </w:r>
            <w:commentRangeEnd w:id="151"/>
            <w:r>
              <w:rPr>
                <w:rStyle w:val="CommentReference"/>
                <w:lang w:val="en-CA"/>
              </w:rPr>
              <w:commentReference w:id="151"/>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2"/>
            <w:r>
              <w:t xml:space="preserve">perfect </w:t>
            </w:r>
            <w:commentRangeEnd w:id="152"/>
            <w:r>
              <w:rPr>
                <w:rStyle w:val="CommentReference"/>
                <w:lang w:val="en-CA"/>
              </w:rPr>
              <w:commentReference w:id="152"/>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3"/>
            <w:r>
              <w:t xml:space="preserve">sealed </w:t>
            </w:r>
            <w:commentRangeEnd w:id="153"/>
            <w:r>
              <w:rPr>
                <w:rStyle w:val="CommentReference"/>
                <w:lang w:val="en-CA"/>
              </w:rPr>
              <w:commentReference w:id="153"/>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4"/>
            <w:r>
              <w:t xml:space="preserve">fragrant </w:t>
            </w:r>
            <w:commentRangeEnd w:id="154"/>
            <w:r>
              <w:rPr>
                <w:rStyle w:val="CommentReference"/>
                <w:lang w:val="en-CA"/>
              </w:rPr>
              <w:commentReference w:id="154"/>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55"/>
            <w:r>
              <w:t>spices</w:t>
            </w:r>
            <w:commentRangeEnd w:id="155"/>
            <w:r>
              <w:rPr>
                <w:rStyle w:val="CommentReference"/>
                <w:lang w:val="en-CA"/>
              </w:rPr>
              <w:commentReference w:id="155"/>
            </w:r>
            <w:r>
              <w:t>,</w:t>
            </w:r>
          </w:p>
          <w:p w14:paraId="2791AC7E" w14:textId="77777777" w:rsidR="005E263F" w:rsidRDefault="005E263F" w:rsidP="005E263F">
            <w:pPr>
              <w:pStyle w:val="EngHangEnd"/>
            </w:pPr>
            <w:r>
              <w:t xml:space="preserve">"Behold and see that the Saviour </w:t>
            </w:r>
            <w:commentRangeStart w:id="156"/>
            <w:r>
              <w:t xml:space="preserve">is risen </w:t>
            </w:r>
            <w:commentRangeEnd w:id="156"/>
            <w:r>
              <w:rPr>
                <w:rStyle w:val="CommentReference"/>
                <w:lang w:val="en-CA"/>
              </w:rPr>
              <w:commentReference w:id="156"/>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57"/>
            <w:r>
              <w:t>A</w:t>
            </w:r>
            <w:commentRangeEnd w:id="157"/>
            <w:r>
              <w:rPr>
                <w:rStyle w:val="CommentReference"/>
                <w:lang w:val="en-CA"/>
              </w:rPr>
              <w:commentReference w:id="157"/>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58"/>
            <w:r>
              <w:t xml:space="preserve">We </w:t>
            </w:r>
            <w:commentRangeEnd w:id="158"/>
            <w:r>
              <w:rPr>
                <w:rStyle w:val="CommentReference"/>
                <w:lang w:val="en-CA"/>
              </w:rPr>
              <w:commentReference w:id="158"/>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59"/>
            <w:r>
              <w:t>alteration</w:t>
            </w:r>
            <w:commentRangeEnd w:id="159"/>
            <w:r>
              <w:rPr>
                <w:rStyle w:val="CommentReference"/>
                <w:lang w:val="en-CA"/>
              </w:rPr>
              <w:commentReference w:id="159"/>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1"/>
      <w:bookmarkEnd w:id="142"/>
      <w:bookmarkEnd w:id="143"/>
      <w:bookmarkEnd w:id="144"/>
      <w:bookmarkEnd w:id="145"/>
      <w:bookmarkEnd w:id="146"/>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0"/>
            <w:r>
              <w:t>glorify Him</w:t>
            </w:r>
            <w:commentRangeEnd w:id="160"/>
            <w:r>
              <w:rPr>
                <w:rStyle w:val="CommentReference"/>
                <w:lang w:val="en-CA"/>
              </w:rPr>
              <w:commentReference w:id="160"/>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1"/>
            <w:r>
              <w:t xml:space="preserve">when he shatters </w:t>
            </w:r>
            <w:commentRangeEnd w:id="161"/>
            <w:r>
              <w:rPr>
                <w:rStyle w:val="CommentReference"/>
                <w:lang w:val="en-CA"/>
              </w:rPr>
              <w:commentReference w:id="161"/>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2"/>
            <w:r>
              <w:t xml:space="preserve">chosen </w:t>
            </w:r>
            <w:commentRangeEnd w:id="162"/>
            <w:r>
              <w:rPr>
                <w:rStyle w:val="CommentReference"/>
                <w:lang w:val="en-CA"/>
              </w:rPr>
              <w:commentReference w:id="162"/>
            </w:r>
            <w:r>
              <w:t xml:space="preserve">mounted </w:t>
            </w:r>
            <w:commentRangeStart w:id="163"/>
            <w:r>
              <w:t xml:space="preserve">captains </w:t>
            </w:r>
            <w:commentRangeEnd w:id="163"/>
            <w:r>
              <w:rPr>
                <w:rStyle w:val="CommentReference"/>
                <w:lang w:val="en-CA"/>
              </w:rPr>
              <w:commentReference w:id="163"/>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4"/>
            <w:r>
              <w:t xml:space="preserve">was </w:t>
            </w:r>
            <w:commentRangeEnd w:id="164"/>
            <w:r>
              <w:rPr>
                <w:rStyle w:val="CommentReference"/>
                <w:lang w:val="en-CA"/>
              </w:rPr>
              <w:commentReference w:id="164"/>
            </w:r>
            <w:r>
              <w:t xml:space="preserve">glorified in power. Your right hand, O Lord, </w:t>
            </w:r>
            <w:commentRangeStart w:id="165"/>
            <w:r>
              <w:t xml:space="preserve">crushed </w:t>
            </w:r>
            <w:commentRangeEnd w:id="165"/>
            <w:r>
              <w:rPr>
                <w:rStyle w:val="CommentReference"/>
                <w:lang w:val="en-CA"/>
              </w:rPr>
              <w:commentReference w:id="165"/>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66"/>
            <w:r>
              <w:t xml:space="preserve">shattered </w:t>
            </w:r>
            <w:commentRangeEnd w:id="166"/>
            <w:r>
              <w:rPr>
                <w:rStyle w:val="CommentReference"/>
                <w:lang w:val="en-CA"/>
              </w:rPr>
              <w:commentReference w:id="166"/>
            </w:r>
            <w:commentRangeStart w:id="167"/>
            <w:r>
              <w:t>Your enemies</w:t>
            </w:r>
            <w:commentRangeEnd w:id="167"/>
            <w:r>
              <w:rPr>
                <w:rStyle w:val="CommentReference"/>
                <w:lang w:val="en-CA"/>
              </w:rPr>
              <w:commentReference w:id="167"/>
            </w:r>
            <w:r>
              <w:t xml:space="preserve">; You </w:t>
            </w:r>
            <w:commentRangeStart w:id="168"/>
            <w:r>
              <w:t xml:space="preserve">sent </w:t>
            </w:r>
            <w:commentRangeEnd w:id="168"/>
            <w:r>
              <w:rPr>
                <w:rStyle w:val="CommentReference"/>
                <w:lang w:val="en-CA"/>
              </w:rPr>
              <w:commentReference w:id="168"/>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69"/>
            <w:r>
              <w:t>holy</w:t>
            </w:r>
            <w:commentRangeEnd w:id="169"/>
            <w:r>
              <w:rPr>
                <w:rStyle w:val="CommentReference"/>
                <w:lang w:val="en-CA"/>
              </w:rPr>
              <w:commentReference w:id="169"/>
            </w:r>
            <w:r>
              <w:t xml:space="preserve">, awesome in </w:t>
            </w:r>
            <w:commentRangeStart w:id="170"/>
            <w:r>
              <w:t>glorious deeds</w:t>
            </w:r>
            <w:commentRangeEnd w:id="170"/>
            <w:r>
              <w:rPr>
                <w:rStyle w:val="CommentReference"/>
                <w:lang w:val="en-CA"/>
              </w:rPr>
              <w:commentReference w:id="170"/>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1"/>
            <w:r>
              <w:t>redeemed</w:t>
            </w:r>
            <w:commentRangeEnd w:id="171"/>
            <w:r>
              <w:rPr>
                <w:rStyle w:val="CommentReference"/>
                <w:lang w:val="en-CA"/>
              </w:rPr>
              <w:commentReference w:id="171"/>
            </w:r>
            <w:r>
              <w:t xml:space="preserve">; You called them by Your power into Your holy </w:t>
            </w:r>
            <w:commentRangeStart w:id="172"/>
            <w:r>
              <w:t>abode</w:t>
            </w:r>
            <w:commentRangeEnd w:id="172"/>
            <w:r>
              <w:rPr>
                <w:rStyle w:val="CommentReference"/>
                <w:lang w:val="en-CA"/>
              </w:rPr>
              <w:commentReference w:id="172"/>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3"/>
            <w:r>
              <w:t xml:space="preserve">Sorrow </w:t>
            </w:r>
            <w:commentRangeEnd w:id="173"/>
            <w:r>
              <w:rPr>
                <w:rStyle w:val="CommentReference"/>
                <w:lang w:val="en-CA"/>
              </w:rPr>
              <w:commentReference w:id="173"/>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4"/>
            <w:r>
              <w:t>May</w:t>
            </w:r>
            <w:commentRangeEnd w:id="174"/>
            <w:r>
              <w:rPr>
                <w:rStyle w:val="CommentReference"/>
                <w:lang w:val="en-CA"/>
              </w:rPr>
              <w:commentReference w:id="174"/>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75"/>
            <w:r>
              <w:t xml:space="preserve">reigning </w:t>
            </w:r>
            <w:commentRangeEnd w:id="175"/>
            <w:r>
              <w:rPr>
                <w:rStyle w:val="CommentReference"/>
                <w:lang w:val="en-CA"/>
              </w:rPr>
              <w:commentReference w:id="175"/>
            </w:r>
            <w:r>
              <w:t xml:space="preserve">as King forever and ever </w:t>
            </w:r>
            <w:commentRangeStart w:id="176"/>
            <w:r>
              <w:t>and beyond</w:t>
            </w:r>
            <w:commentRangeEnd w:id="176"/>
            <w:r>
              <w:rPr>
                <w:rStyle w:val="CommentReference"/>
                <w:lang w:val="en-CA"/>
              </w:rPr>
              <w:commentReference w:id="176"/>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77"/>
            <w:r>
              <w:t xml:space="preserve"> </w:t>
            </w:r>
            <w:commentRangeEnd w:id="177"/>
            <w:r>
              <w:rPr>
                <w:rStyle w:val="CommentReference"/>
                <w:lang w:val="en-CA"/>
              </w:rPr>
              <w:commentReference w:id="177"/>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78"/>
            <w:r>
              <w:t>praises</w:t>
            </w:r>
            <w:commentRangeEnd w:id="178"/>
            <w:r>
              <w:rPr>
                <w:rStyle w:val="CommentReference"/>
                <w:lang w:val="en-CA"/>
              </w:rPr>
              <w:commentReference w:id="178"/>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79"/>
            <w:r>
              <w:t>for gloriously has He glorified Himself</w:t>
            </w:r>
            <w:commentRangeEnd w:id="179"/>
            <w:r>
              <w:rPr>
                <w:rStyle w:val="CommentReference"/>
                <w:lang w:val="en-CA"/>
              </w:rPr>
              <w:commentReference w:id="179"/>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lastRenderedPageBreak/>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0"/>
            <w:r>
              <w:t>Himself</w:t>
            </w:r>
            <w:commentRangeEnd w:id="180"/>
            <w:r>
              <w:rPr>
                <w:rStyle w:val="CommentReference"/>
                <w:lang w:val="en-CA"/>
              </w:rPr>
              <w:commentReference w:id="180"/>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1" w:name="_Toc297322054"/>
      <w:bookmarkStart w:id="182" w:name="_Toc297407699"/>
      <w:bookmarkStart w:id="183" w:name="_Toc298445751"/>
      <w:bookmarkStart w:id="184" w:name="_Toc298681234"/>
      <w:bookmarkStart w:id="185" w:name="_Toc298447476"/>
      <w:r>
        <w:t>Psali Adam</w:t>
      </w:r>
      <w:bookmarkEnd w:id="181"/>
      <w:bookmarkEnd w:id="182"/>
      <w:bookmarkEnd w:id="183"/>
      <w:bookmarkEnd w:id="184"/>
      <w:bookmarkEnd w:id="185"/>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86"/>
            <w:r>
              <w:t xml:space="preserve">The </w:t>
            </w:r>
            <w:commentRangeEnd w:id="186"/>
            <w:r>
              <w:rPr>
                <w:rStyle w:val="CommentReference"/>
                <w:lang w:val="en-CA"/>
              </w:rPr>
              <w:commentReference w:id="186"/>
            </w:r>
            <w:r>
              <w:t xml:space="preserve">water of the sea was parted into parts, And the great deep became a </w:t>
            </w:r>
            <w:commentRangeStart w:id="187"/>
            <w:r>
              <w:t>path</w:t>
            </w:r>
            <w:commentRangeEnd w:id="187"/>
            <w:r>
              <w:rPr>
                <w:rStyle w:val="CommentReference"/>
                <w:lang w:val="en-CA"/>
              </w:rPr>
              <w:commentReference w:id="187"/>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88"/>
            <w:r w:rsidRPr="00D33B3C">
              <w:rPr>
                <w:rFonts w:ascii="Times New Roman" w:hAnsi="Times New Roman" w:cs="Times New Roman"/>
              </w:rPr>
              <w:t>Ϧ</w:t>
            </w:r>
            <w:r w:rsidRPr="00D33B3C">
              <w:t>ⲉⲛ</w:t>
            </w:r>
            <w:commentRangeEnd w:id="188"/>
            <w:r>
              <w:rPr>
                <w:rStyle w:val="CommentReference"/>
                <w:rFonts w:ascii="Garamond" w:hAnsi="Garamond" w:cstheme="minorBidi"/>
                <w:noProof w:val="0"/>
                <w:lang w:val="en-CA"/>
              </w:rPr>
              <w:commentReference w:id="188"/>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89"/>
            <w:r>
              <w:t xml:space="preserve">miraculous </w:t>
            </w:r>
            <w:commentRangeEnd w:id="189"/>
            <w:r>
              <w:rPr>
                <w:rStyle w:val="CommentReference"/>
                <w:lang w:val="en-CA"/>
              </w:rPr>
              <w:commentReference w:id="189"/>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0"/>
            <w:r>
              <w:t xml:space="preserve">passed </w:t>
            </w:r>
            <w:commentRangeEnd w:id="190"/>
            <w:r>
              <w:rPr>
                <w:rStyle w:val="CommentReference"/>
                <w:lang w:val="en-CA"/>
              </w:rPr>
              <w:commentReference w:id="190"/>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1"/>
            <w:r>
              <w:t xml:space="preserve">praising </w:t>
            </w:r>
            <w:commentRangeEnd w:id="191"/>
            <w:r>
              <w:rPr>
                <w:rStyle w:val="CommentReference"/>
                <w:lang w:val="en-CA"/>
              </w:rPr>
              <w:commentReference w:id="191"/>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2"/>
            <w:r>
              <w:t xml:space="preserve">praise </w:t>
            </w:r>
            <w:commentRangeEnd w:id="192"/>
            <w:r>
              <w:rPr>
                <w:rStyle w:val="CommentReference"/>
                <w:lang w:val="en-CA"/>
              </w:rPr>
              <w:commentReference w:id="192"/>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091E10">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091E10">
        <w:rPr>
          <w:noProof/>
        </w:rPr>
        <w:t>940</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091E10">
        <w:rPr>
          <w:noProof/>
        </w:rPr>
        <w:t>942</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3" w:name="_Toc297322055"/>
      <w:bookmarkStart w:id="194" w:name="_Toc297407700"/>
      <w:bookmarkStart w:id="195" w:name="_Ref297493889"/>
      <w:bookmarkStart w:id="196" w:name="_Toc298445752"/>
      <w:bookmarkStart w:id="197" w:name="_Toc298681235"/>
      <w:bookmarkStart w:id="198" w:name="_Toc298447477"/>
      <w:bookmarkStart w:id="199" w:name="_Toc308441895"/>
      <w:bookmarkStart w:id="200" w:name="_Ref434580757"/>
      <w:bookmarkStart w:id="201" w:name="_Ref434580763"/>
      <w:r>
        <w:lastRenderedPageBreak/>
        <w:t>The Second Canticle: Psalm 135</w:t>
      </w:r>
      <w:bookmarkEnd w:id="193"/>
      <w:bookmarkEnd w:id="194"/>
      <w:bookmarkEnd w:id="195"/>
      <w:bookmarkEnd w:id="196"/>
      <w:bookmarkEnd w:id="197"/>
      <w:bookmarkEnd w:id="198"/>
      <w:bookmarkEnd w:id="199"/>
      <w:bookmarkEnd w:id="200"/>
      <w:bookmarkEnd w:id="201"/>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2"/>
            <w:r w:rsidRPr="00597158">
              <w:t xml:space="preserve">wisdom </w:t>
            </w:r>
            <w:commentRangeEnd w:id="202"/>
            <w:r>
              <w:rPr>
                <w:rStyle w:val="CommentReference"/>
                <w:rFonts w:eastAsiaTheme="minorHAnsi" w:cstheme="minorBidi"/>
                <w:color w:val="auto"/>
                <w:lang w:val="en-CA"/>
              </w:rPr>
              <w:commentReference w:id="202"/>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3"/>
            <w:r w:rsidRPr="00597158">
              <w:t>stretched out</w:t>
            </w:r>
            <w:commentRangeEnd w:id="203"/>
            <w:r>
              <w:rPr>
                <w:rStyle w:val="CommentReference"/>
                <w:rFonts w:eastAsiaTheme="minorHAnsi" w:cstheme="minorBidi"/>
                <w:color w:val="auto"/>
                <w:lang w:val="en-CA"/>
              </w:rPr>
              <w:commentReference w:id="203"/>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4"/>
            <w:r w:rsidRPr="00597158">
              <w:t xml:space="preserve">that </w:t>
            </w:r>
            <w:commentRangeEnd w:id="204"/>
            <w:r>
              <w:rPr>
                <w:rStyle w:val="CommentReference"/>
                <w:rFonts w:eastAsiaTheme="minorHAnsi" w:cstheme="minorBidi"/>
                <w:color w:val="auto"/>
                <w:lang w:val="en-CA"/>
              </w:rPr>
              <w:commentReference w:id="204"/>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05"/>
            <w:r w:rsidRPr="00597158">
              <w:t xml:space="preserve">rule </w:t>
            </w:r>
            <w:commentRangeEnd w:id="205"/>
            <w:r>
              <w:rPr>
                <w:rStyle w:val="CommentReference"/>
                <w:rFonts w:eastAsiaTheme="minorHAnsi" w:cstheme="minorBidi"/>
                <w:color w:val="auto"/>
                <w:lang w:val="en-CA"/>
              </w:rPr>
              <w:commentReference w:id="205"/>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06"/>
            <w:r w:rsidRPr="00597158">
              <w:t xml:space="preserve">stretched-out </w:t>
            </w:r>
            <w:commentRangeEnd w:id="206"/>
            <w:r>
              <w:rPr>
                <w:rStyle w:val="CommentReference"/>
                <w:rFonts w:eastAsiaTheme="minorHAnsi" w:cstheme="minorBidi"/>
                <w:color w:val="auto"/>
                <w:lang w:val="en-CA"/>
              </w:rPr>
              <w:commentReference w:id="206"/>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07"/>
            <w:r w:rsidRPr="00597158">
              <w:t xml:space="preserve">in </w:t>
            </w:r>
            <w:commentRangeEnd w:id="207"/>
            <w:r>
              <w:rPr>
                <w:rStyle w:val="CommentReference"/>
                <w:rFonts w:eastAsiaTheme="minorHAnsi" w:cstheme="minorBidi"/>
                <w:color w:val="auto"/>
                <w:lang w:val="en-CA"/>
              </w:rPr>
              <w:commentReference w:id="207"/>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Default="00BE273A" w:rsidP="00BE273A">
            <w:pPr>
              <w:pStyle w:val="EngInd"/>
              <w:rPr>
                <w:highlight w:val="yellow"/>
              </w:rPr>
            </w:pPr>
            <w:r w:rsidRPr="00597158">
              <w:rPr>
                <w:highlight w:val="yellow"/>
              </w:rPr>
              <w:t xml:space="preserve">To Him who retrieved water from a rock: </w:t>
            </w:r>
          </w:p>
          <w:p w14:paraId="37683B73" w14:textId="77777777" w:rsidR="00BE273A" w:rsidRPr="00597158" w:rsidRDefault="00BE273A" w:rsidP="00BE273A">
            <w:pPr>
              <w:pStyle w:val="EngIndEnd"/>
            </w:pPr>
            <w:r w:rsidRPr="00597158">
              <w:rPr>
                <w:highlight w:val="yellow"/>
              </w:rPr>
              <w:t>Alleluia: For His mercy endures forever.</w:t>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r w:rsidRPr="00597158">
              <w:rPr>
                <w:highlight w:val="yellow"/>
              </w:rPr>
              <w:t>Ⲉⲩⲕ̀ⲗⲏⲣⲟⲛⲟⲙⲓⲁ̀ ⲙ̀ⲡⲉϥⲃⲱⲕ ⲡⲓⲥ̅ⲗ̅</w:t>
            </w:r>
            <w:r w:rsidRPr="00597158">
              <w:t xml:space="preserve"> </w:t>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08" w:name="_Toc297322056"/>
      <w:bookmarkStart w:id="209" w:name="_Toc297407701"/>
      <w:bookmarkStart w:id="210" w:name="_Toc298445753"/>
      <w:bookmarkStart w:id="211" w:name="_Toc298681236"/>
      <w:bookmarkStart w:id="212" w:name="_Toc298447478"/>
      <w:r>
        <w:t>Psali Adam</w:t>
      </w:r>
      <w:bookmarkEnd w:id="208"/>
      <w:bookmarkEnd w:id="209"/>
      <w:bookmarkEnd w:id="210"/>
      <w:bookmarkEnd w:id="211"/>
      <w:bookmarkEnd w:id="212"/>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091E10">
        <w:rPr>
          <w:noProof/>
        </w:rPr>
        <w:t>945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13"/>
            <w:r w:rsidRPr="004C0CA2">
              <w:t xml:space="preserve">brought </w:t>
            </w:r>
            <w:commentRangeEnd w:id="213"/>
            <w:r>
              <w:rPr>
                <w:rStyle w:val="CommentReference"/>
                <w:rFonts w:eastAsiaTheme="minorHAnsi" w:cstheme="minorBidi"/>
                <w:color w:val="auto"/>
                <w:lang w:val="en-CA"/>
              </w:rPr>
              <w:commentReference w:id="213"/>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091E10">
        <w:rPr>
          <w:noProof/>
        </w:rPr>
        <w:t>946</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14" w:name="_Toc297322057"/>
      <w:bookmarkStart w:id="215" w:name="_Toc297407702"/>
      <w:bookmarkStart w:id="216" w:name="_Toc298445754"/>
      <w:bookmarkStart w:id="217" w:name="_Toc298681237"/>
      <w:bookmarkStart w:id="218" w:name="_Toc298447479"/>
      <w:bookmarkStart w:id="219" w:name="_Toc308441896"/>
      <w:r>
        <w:lastRenderedPageBreak/>
        <w:t>The Third Canticle: The Song of the Three Children</w:t>
      </w:r>
      <w:bookmarkEnd w:id="214"/>
      <w:bookmarkEnd w:id="215"/>
      <w:bookmarkEnd w:id="216"/>
      <w:bookmarkEnd w:id="217"/>
      <w:bookmarkEnd w:id="218"/>
      <w:bookmarkEnd w:id="219"/>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0"/>
            <w:r w:rsidRPr="00BE273A">
              <w:t xml:space="preserve">Blessed </w:t>
            </w:r>
            <w:commentRangeEnd w:id="220"/>
            <w:r w:rsidRPr="00BE273A">
              <w:rPr>
                <w:rStyle w:val="CommentReference"/>
                <w:rFonts w:eastAsiaTheme="minorHAnsi"/>
                <w:sz w:val="24"/>
              </w:rPr>
              <w:commentReference w:id="220"/>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1"/>
            <w:r w:rsidRPr="00BE273A">
              <w:t>heaven</w:t>
            </w:r>
            <w:commentRangeEnd w:id="221"/>
            <w:r w:rsidRPr="00BE273A">
              <w:rPr>
                <w:rStyle w:val="CommentReference"/>
                <w:rFonts w:eastAsiaTheme="minorHAnsi"/>
                <w:sz w:val="24"/>
              </w:rPr>
              <w:commentReference w:id="221"/>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2"/>
            <w:r w:rsidRPr="00BE273A">
              <w:t xml:space="preserve">clouds </w:t>
            </w:r>
            <w:commentRangeEnd w:id="222"/>
            <w:r w:rsidRPr="00BE273A">
              <w:rPr>
                <w:rStyle w:val="CommentReference"/>
                <w:rFonts w:eastAsiaTheme="minorHAnsi"/>
                <w:sz w:val="24"/>
              </w:rPr>
              <w:commentReference w:id="222"/>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23"/>
            <w:r w:rsidRPr="00BE273A">
              <w:t xml:space="preserve">Bless </w:t>
            </w:r>
            <w:commentRangeEnd w:id="223"/>
            <w:r w:rsidRPr="00BE273A">
              <w:rPr>
                <w:rStyle w:val="CommentReference"/>
                <w:rFonts w:eastAsiaTheme="minorHAnsi"/>
                <w:sz w:val="24"/>
              </w:rPr>
              <w:commentReference w:id="223"/>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24"/>
            <w:r w:rsidRPr="00BE273A">
              <w:t>falling snow</w:t>
            </w:r>
            <w:commentRangeEnd w:id="224"/>
            <w:r w:rsidRPr="00BE273A">
              <w:rPr>
                <w:rStyle w:val="CommentReference"/>
                <w:rFonts w:eastAsiaTheme="minorHAnsi"/>
                <w:sz w:val="24"/>
              </w:rPr>
              <w:commentReference w:id="224"/>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25"/>
            <w:r w:rsidRPr="00BE273A">
              <w:t xml:space="preserve">Bless </w:t>
            </w:r>
            <w:commentRangeEnd w:id="225"/>
            <w:r w:rsidRPr="00BE273A">
              <w:rPr>
                <w:rStyle w:val="CommentReference"/>
                <w:rFonts w:eastAsiaTheme="minorHAnsi"/>
                <w:sz w:val="24"/>
              </w:rPr>
              <w:commentReference w:id="225"/>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26"/>
            <w:r w:rsidRPr="00BE273A">
              <w:t xml:space="preserve">Bless </w:t>
            </w:r>
            <w:commentRangeEnd w:id="226"/>
            <w:r w:rsidRPr="00BE273A">
              <w:rPr>
                <w:rStyle w:val="CommentReference"/>
                <w:rFonts w:eastAsiaTheme="minorHAnsi"/>
                <w:sz w:val="24"/>
              </w:rPr>
              <w:commentReference w:id="226"/>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27"/>
            <w:r w:rsidRPr="00BE273A">
              <w:t xml:space="preserve">ye </w:t>
            </w:r>
            <w:commentRangeEnd w:id="227"/>
            <w:r w:rsidR="00180AE1">
              <w:rPr>
                <w:rStyle w:val="CommentReference"/>
                <w:rFonts w:eastAsiaTheme="minorHAnsi" w:cstheme="minorBidi"/>
                <w:color w:val="auto"/>
                <w:lang w:val="en-CA"/>
              </w:rPr>
              <w:commentReference w:id="227"/>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28"/>
            <w:r w:rsidRPr="00BE273A">
              <w:t xml:space="preserve">whales </w:t>
            </w:r>
            <w:commentRangeEnd w:id="228"/>
            <w:r w:rsidRPr="00BE273A">
              <w:rPr>
                <w:rStyle w:val="CommentReference"/>
                <w:rFonts w:eastAsiaTheme="minorHAnsi"/>
                <w:sz w:val="24"/>
              </w:rPr>
              <w:commentReference w:id="228"/>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29"/>
            <w:r w:rsidRPr="00BE273A">
              <w:t xml:space="preserve">beasts </w:t>
            </w:r>
            <w:commentRangeEnd w:id="229"/>
            <w:r w:rsidRPr="00BE273A">
              <w:rPr>
                <w:rStyle w:val="CommentReference"/>
                <w:rFonts w:eastAsiaTheme="minorHAnsi"/>
                <w:sz w:val="24"/>
              </w:rPr>
              <w:commentReference w:id="229"/>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0"/>
            <w:r w:rsidRPr="00BE273A">
              <w:t xml:space="preserve">sons </w:t>
            </w:r>
            <w:commentRangeEnd w:id="230"/>
            <w:r w:rsidRPr="00BE273A">
              <w:rPr>
                <w:rStyle w:val="CommentReference"/>
                <w:rFonts w:eastAsiaTheme="minorHAnsi"/>
                <w:sz w:val="24"/>
              </w:rPr>
              <w:commentReference w:id="230"/>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1"/>
            <w:r w:rsidRPr="00BE273A">
              <w:t xml:space="preserve">of </w:t>
            </w:r>
            <w:commentRangeEnd w:id="231"/>
            <w:r w:rsidRPr="00BE273A">
              <w:rPr>
                <w:rStyle w:val="CommentReference"/>
                <w:rFonts w:eastAsiaTheme="minorHAnsi"/>
                <w:sz w:val="24"/>
              </w:rPr>
              <w:commentReference w:id="231"/>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lastRenderedPageBreak/>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t>¿</w:t>
            </w:r>
          </w:p>
        </w:tc>
        <w:tc>
          <w:tcPr>
            <w:tcW w:w="3960" w:type="dxa"/>
          </w:tcPr>
          <w:p w14:paraId="0999D973"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33" w:name="_Toc297322058"/>
      <w:bookmarkStart w:id="234" w:name="_Toc297407703"/>
      <w:bookmarkStart w:id="235" w:name="_Toc298445755"/>
      <w:bookmarkStart w:id="236" w:name="_Toc298681238"/>
      <w:bookmarkStart w:id="237" w:name="_Toc298447480"/>
      <w:r>
        <w:t>Psali Batos</w:t>
      </w:r>
      <w:bookmarkEnd w:id="233"/>
      <w:bookmarkEnd w:id="234"/>
      <w:bookmarkEnd w:id="235"/>
      <w:bookmarkEnd w:id="236"/>
      <w:bookmarkEnd w:id="237"/>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38"/>
            <w:r w:rsidRPr="00436BDD">
              <w:t>Ⲁⲣⲓⲯⲁⲗⲓⲛ</w:t>
            </w:r>
            <w:commentRangeEnd w:id="238"/>
            <w:r>
              <w:rPr>
                <w:rStyle w:val="CommentReference"/>
                <w:rFonts w:ascii="Garamond" w:hAnsi="Garamond" w:cstheme="minorBidi"/>
                <w:noProof w:val="0"/>
                <w:lang w:val="en-CA"/>
              </w:rPr>
              <w:commentReference w:id="238"/>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lastRenderedPageBreak/>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39"/>
            <w:r>
              <w:t>Giver</w:t>
            </w:r>
            <w:r w:rsidRPr="00C05A5B">
              <w:t xml:space="preserve"> </w:t>
            </w:r>
            <w:commentRangeEnd w:id="239"/>
            <w:r>
              <w:rPr>
                <w:rStyle w:val="CommentReference"/>
                <w:rFonts w:eastAsiaTheme="minorHAnsi" w:cstheme="minorBidi"/>
                <w:color w:val="auto"/>
                <w:lang w:val="en-CA"/>
              </w:rPr>
              <w:commentReference w:id="239"/>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0"/>
            <w:r w:rsidRPr="00C05A5B">
              <w:t>nanias</w:t>
            </w:r>
            <w:commentRangeEnd w:id="240"/>
            <w:r>
              <w:rPr>
                <w:rStyle w:val="CommentReference"/>
                <w:rFonts w:eastAsiaTheme="minorHAnsi" w:cstheme="minorBidi"/>
                <w:color w:val="auto"/>
                <w:lang w:val="en-CA"/>
              </w:rPr>
              <w:commentReference w:id="240"/>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1"/>
            <w:r w:rsidRPr="00C05A5B">
              <w:t>Morning</w:t>
            </w:r>
            <w:commentRangeEnd w:id="241"/>
            <w:r>
              <w:rPr>
                <w:rStyle w:val="CommentReference"/>
                <w:rFonts w:eastAsiaTheme="minorHAnsi" w:cstheme="minorBidi"/>
                <w:color w:val="auto"/>
                <w:lang w:val="en-CA"/>
              </w:rPr>
              <w:commentReference w:id="241"/>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2"/>
            <w:r w:rsidRPr="00C05A5B">
              <w:t>Emmanuel</w:t>
            </w:r>
            <w:commentRangeEnd w:id="242"/>
            <w:r>
              <w:rPr>
                <w:rStyle w:val="CommentReference"/>
                <w:rFonts w:eastAsiaTheme="minorHAnsi" w:cstheme="minorBidi"/>
                <w:color w:val="auto"/>
                <w:lang w:val="en-CA"/>
              </w:rPr>
              <w:commentReference w:id="242"/>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43"/>
            <w:r w:rsidRPr="00C05A5B">
              <w:t xml:space="preserve">Proclaim </w:t>
            </w:r>
            <w:commentRangeEnd w:id="243"/>
            <w:r>
              <w:rPr>
                <w:rStyle w:val="CommentReference"/>
                <w:rFonts w:eastAsiaTheme="minorHAnsi" w:cstheme="minorBidi"/>
                <w:color w:val="auto"/>
                <w:lang w:val="en-CA"/>
              </w:rPr>
              <w:commentReference w:id="243"/>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44"/>
            <w:r>
              <w:t>persevere</w:t>
            </w:r>
            <w:commentRangeEnd w:id="244"/>
            <w:r>
              <w:rPr>
                <w:rStyle w:val="CommentReference"/>
                <w:rFonts w:eastAsiaTheme="minorHAnsi" w:cstheme="minorBidi"/>
                <w:color w:val="auto"/>
                <w:lang w:val="en-CA"/>
              </w:rPr>
              <w:commentReference w:id="244"/>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45"/>
            <w:r>
              <w:t>presbyters</w:t>
            </w:r>
            <w:commentRangeEnd w:id="245"/>
            <w:r>
              <w:rPr>
                <w:rStyle w:val="CommentReference"/>
                <w:rFonts w:eastAsiaTheme="minorHAnsi" w:cstheme="minorBidi"/>
                <w:color w:val="auto"/>
                <w:lang w:val="en-CA"/>
              </w:rPr>
              <w:commentReference w:id="245"/>
            </w:r>
            <w:r w:rsidRPr="00C05A5B">
              <w:t>:</w:t>
            </w:r>
          </w:p>
          <w:p w14:paraId="7637E91E" w14:textId="77777777" w:rsidR="00BE273A" w:rsidRDefault="00BE273A" w:rsidP="00BE273A">
            <w:pPr>
              <w:pStyle w:val="EngHang"/>
            </w:pPr>
            <w:r>
              <w:t>"</w:t>
            </w:r>
            <w:commentRangeStart w:id="246"/>
            <w:r>
              <w:t>Bless</w:t>
            </w:r>
            <w:commentRangeEnd w:id="246"/>
            <w:r>
              <w:rPr>
                <w:rStyle w:val="CommentReference"/>
                <w:rFonts w:eastAsiaTheme="minorHAnsi" w:cstheme="minorBidi"/>
                <w:color w:val="auto"/>
                <w:lang w:val="en-CA"/>
              </w:rPr>
              <w:commentReference w:id="246"/>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47"/>
            <w:r>
              <w:t>day</w:t>
            </w:r>
            <w:commentRangeEnd w:id="247"/>
            <w:r>
              <w:rPr>
                <w:rStyle w:val="CommentReference"/>
                <w:rFonts w:eastAsiaTheme="minorHAnsi" w:cstheme="minorBidi"/>
                <w:color w:val="auto"/>
                <w:lang w:val="en-CA"/>
              </w:rPr>
              <w:commentReference w:id="247"/>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48"/>
            <w:r w:rsidRPr="00C05A5B">
              <w:t xml:space="preserve">souls </w:t>
            </w:r>
            <w:commentRangeEnd w:id="248"/>
            <w:r>
              <w:rPr>
                <w:rStyle w:val="CommentReference"/>
                <w:rFonts w:eastAsiaTheme="minorHAnsi" w:cstheme="minorBidi"/>
                <w:color w:val="auto"/>
                <w:lang w:val="en-CA"/>
              </w:rPr>
              <w:commentReference w:id="248"/>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49"/>
            <w:r w:rsidRPr="00C05A5B">
              <w:t>sea</w:t>
            </w:r>
            <w:commentRangeEnd w:id="249"/>
            <w:r>
              <w:rPr>
                <w:rStyle w:val="CommentReference"/>
                <w:rFonts w:eastAsiaTheme="minorHAnsi" w:cstheme="minorBidi"/>
                <w:color w:val="auto"/>
                <w:lang w:val="en-CA"/>
              </w:rPr>
              <w:commentReference w:id="249"/>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lastRenderedPageBreak/>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0"/>
            <w:r w:rsidRPr="00C05A5B">
              <w:t xml:space="preserve">all </w:t>
            </w:r>
            <w:commentRangeEnd w:id="250"/>
            <w:r>
              <w:rPr>
                <w:rStyle w:val="CommentReference"/>
                <w:rFonts w:eastAsiaTheme="minorHAnsi" w:cstheme="minorBidi"/>
                <w:color w:val="auto"/>
                <w:lang w:val="en-CA"/>
              </w:rPr>
              <w:commentReference w:id="250"/>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1"/>
            <w:r w:rsidRPr="00C05A5B">
              <w:t>heretics</w:t>
            </w:r>
            <w:commentRangeEnd w:id="251"/>
            <w:r>
              <w:rPr>
                <w:rStyle w:val="CommentReference"/>
                <w:rFonts w:eastAsiaTheme="minorHAnsi" w:cstheme="minorBidi"/>
                <w:color w:val="auto"/>
                <w:lang w:val="en-CA"/>
              </w:rPr>
              <w:commentReference w:id="251"/>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2"/>
            <w:r w:rsidRPr="00C05A5B">
              <w:t xml:space="preserve">spirits </w:t>
            </w:r>
            <w:commentRangeEnd w:id="252"/>
            <w:r>
              <w:rPr>
                <w:rStyle w:val="CommentReference"/>
                <w:rFonts w:eastAsiaTheme="minorHAnsi" w:cstheme="minorBidi"/>
                <w:color w:val="auto"/>
                <w:lang w:val="en-CA"/>
              </w:rPr>
              <w:commentReference w:id="252"/>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53"/>
            <w:r>
              <w:t>contrite</w:t>
            </w:r>
            <w:r w:rsidRPr="00C05A5B">
              <w:t xml:space="preserve"> </w:t>
            </w:r>
            <w:commentRangeEnd w:id="253"/>
            <w:r>
              <w:rPr>
                <w:rStyle w:val="CommentReference"/>
                <w:rFonts w:eastAsiaTheme="minorHAnsi" w:cstheme="minorBidi"/>
                <w:color w:val="auto"/>
                <w:lang w:val="en-CA"/>
              </w:rPr>
              <w:commentReference w:id="253"/>
            </w:r>
            <w:commentRangeStart w:id="254"/>
            <w:r w:rsidRPr="00C05A5B">
              <w:t>hearts</w:t>
            </w:r>
            <w:commentRangeEnd w:id="254"/>
            <w:r>
              <w:rPr>
                <w:rStyle w:val="CommentReference"/>
                <w:rFonts w:eastAsiaTheme="minorHAnsi" w:cstheme="minorBidi"/>
                <w:color w:val="auto"/>
                <w:lang w:val="en-CA"/>
              </w:rPr>
              <w:commentReference w:id="254"/>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55"/>
            <w:r w:rsidRPr="00C05A5B">
              <w:t>Make haste and be very attentive</w:t>
            </w:r>
            <w:commentRangeEnd w:id="255"/>
            <w:r>
              <w:rPr>
                <w:rStyle w:val="CommentReference"/>
                <w:rFonts w:eastAsiaTheme="minorHAnsi" w:cstheme="minorBidi"/>
                <w:color w:val="auto"/>
                <w:lang w:val="en-CA"/>
              </w:rPr>
              <w:commentReference w:id="255"/>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56"/>
            <w:r w:rsidRPr="00C05A5B">
              <w:t xml:space="preserve">righteous </w:t>
            </w:r>
            <w:commentRangeEnd w:id="256"/>
            <w:r>
              <w:rPr>
                <w:rStyle w:val="CommentReference"/>
                <w:rFonts w:eastAsiaTheme="minorHAnsi" w:cstheme="minorBidi"/>
                <w:color w:val="auto"/>
                <w:lang w:val="en-CA"/>
              </w:rPr>
              <w:commentReference w:id="256"/>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57"/>
            <w:r>
              <w:t>condemned</w:t>
            </w:r>
            <w:commentRangeEnd w:id="257"/>
            <w:r>
              <w:rPr>
                <w:rStyle w:val="CommentReference"/>
                <w:rFonts w:eastAsiaTheme="minorHAnsi" w:cstheme="minorBidi"/>
                <w:color w:val="auto"/>
                <w:lang w:val="en-CA"/>
              </w:rPr>
              <w:commentReference w:id="257"/>
            </w:r>
            <w:r w:rsidRPr="00C05A5B">
              <w:t xml:space="preserve">, </w:t>
            </w:r>
          </w:p>
          <w:p w14:paraId="5C6E57B0" w14:textId="77777777" w:rsidR="00BE273A" w:rsidRDefault="00BE273A" w:rsidP="00BE273A">
            <w:pPr>
              <w:pStyle w:val="EngHang"/>
            </w:pPr>
            <w:r w:rsidRPr="00C05A5B">
              <w:t xml:space="preserve">That he may </w:t>
            </w:r>
            <w:commentRangeStart w:id="258"/>
            <w:r w:rsidRPr="00C05A5B">
              <w:t xml:space="preserve">join </w:t>
            </w:r>
            <w:commentRangeEnd w:id="258"/>
            <w:r>
              <w:rPr>
                <w:rStyle w:val="CommentReference"/>
                <w:rFonts w:eastAsiaTheme="minorHAnsi" w:cstheme="minorBidi"/>
                <w:color w:val="auto"/>
                <w:lang w:val="en-CA"/>
              </w:rPr>
              <w:commentReference w:id="258"/>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091E10">
        <w:rPr>
          <w:noProof/>
        </w:rPr>
        <w:t>948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59" w:name="_Toc297322059"/>
      <w:bookmarkStart w:id="260" w:name="_Toc297407704"/>
      <w:bookmarkStart w:id="261" w:name="_Toc298445756"/>
      <w:bookmarkStart w:id="262" w:name="_Toc298681239"/>
      <w:bookmarkStart w:id="263" w:name="_Toc298447481"/>
      <w:r>
        <w:t xml:space="preserve">We Follow </w:t>
      </w:r>
      <w:r w:rsidR="001040C8">
        <w:t>You</w:t>
      </w:r>
      <w:bookmarkEnd w:id="259"/>
      <w:bookmarkEnd w:id="260"/>
      <w:bookmarkEnd w:id="261"/>
      <w:bookmarkEnd w:id="262"/>
      <w:bookmarkEnd w:id="263"/>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64" w:name="_Toc297322060"/>
      <w:bookmarkStart w:id="265" w:name="_Toc297407705"/>
      <w:bookmarkStart w:id="266" w:name="_Toc298445757"/>
      <w:bookmarkStart w:id="267" w:name="_Toc298681240"/>
      <w:bookmarkStart w:id="268" w:name="_Toc298447482"/>
      <w:bookmarkStart w:id="269" w:name="_Toc308441897"/>
      <w:r>
        <w:lastRenderedPageBreak/>
        <w:t>The Communion of the Saints</w:t>
      </w:r>
      <w:bookmarkEnd w:id="264"/>
      <w:bookmarkEnd w:id="265"/>
      <w:bookmarkEnd w:id="266"/>
      <w:bookmarkEnd w:id="267"/>
      <w:bookmarkEnd w:id="268"/>
      <w:bookmarkEnd w:id="269"/>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5A44CB" w:rsidRDefault="005A44CB" w:rsidP="005A44CB">
            <w:pPr>
              <w:pStyle w:val="CopticVersemulti-line"/>
              <w:rPr>
                <w:highlight w:val="yellow"/>
              </w:rPr>
            </w:pPr>
            <w:r w:rsidRPr="005A44CB">
              <w:rPr>
                <w:highlight w:val="yellow"/>
              </w:rPr>
              <w:t>Ⲧⲱⲃϩ ⲙ̀Ⲡⲟ̅ⲥ̅ ⲉϩ̀ⲣⲏⲓ ⲉϫⲱⲛ</w:t>
            </w:r>
          </w:p>
          <w:p w14:paraId="024941C6" w14:textId="77777777" w:rsidR="005A44CB" w:rsidRPr="005A44CB" w:rsidRDefault="005A44CB" w:rsidP="005A44CB">
            <w:pPr>
              <w:pStyle w:val="CopticVersemulti-line"/>
              <w:rPr>
                <w:highlight w:val="yellow"/>
              </w:rPr>
            </w:pPr>
            <w:r w:rsidRPr="005A44CB">
              <w:rPr>
                <w:highlight w:val="yellow"/>
              </w:rPr>
              <w:t>ⲱ Ⲙⲱⲩⲥⲏⲥ ⲡⲓⲁⲣⲭⲏⲡⲣⲟⲫⲓⲧⲏⲥ</w:t>
            </w:r>
          </w:p>
          <w:p w14:paraId="4F6CFD4E" w14:textId="77777777" w:rsidR="005A44CB" w:rsidRPr="005A44CB" w:rsidRDefault="005A44CB" w:rsidP="005A44CB">
            <w:pPr>
              <w:pStyle w:val="CopticVersemulti-line"/>
              <w:rPr>
                <w:highlight w:val="yellow"/>
              </w:rPr>
            </w:pPr>
            <w:r w:rsidRPr="005A44CB">
              <w:rPr>
                <w:highlight w:val="yellow"/>
              </w:rPr>
              <w:t>ⲛⲉⲙ Ⲏⲥⲁⲏⲁⲥ ⲛⲉⲙ Ⲓⲉⲣⲙⲓⲁⲥ</w:t>
            </w:r>
          </w:p>
          <w:p w14:paraId="233E71E8" w14:textId="77777777" w:rsidR="00A742AC" w:rsidRDefault="005A44CB" w:rsidP="005A44CB">
            <w:pPr>
              <w:pStyle w:val="CopticVersemulti-line"/>
            </w:pPr>
            <w:r w:rsidRPr="005A44CB">
              <w:rPr>
                <w:highlight w:val="yellow"/>
              </w:rPr>
              <w:t>ⲛ̀ⲧⲉϥⲭⲁ ⲛⲉⲛⲛⲟⲃⲓ ⲛⲁⲛ ⲉⲃⲟⲗ</w:t>
            </w:r>
            <w:r w:rsidR="00006239">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5A44CB" w:rsidRDefault="005A44CB" w:rsidP="005A44CB">
            <w:pPr>
              <w:pStyle w:val="CopticVersemulti-line"/>
              <w:rPr>
                <w:highlight w:val="yellow"/>
              </w:rPr>
            </w:pPr>
            <w:r w:rsidRPr="005A44CB">
              <w:rPr>
                <w:highlight w:val="yellow"/>
              </w:rPr>
              <w:t>Ⲧⲱⲃϩ ⲙ̀Ⲡⲟ̅ⲥ̅ ⲉϩ̀ⲣⲏⲓ ⲉϫⲱⲛ</w:t>
            </w:r>
          </w:p>
          <w:p w14:paraId="0C7C6C04" w14:textId="77777777" w:rsidR="005A44CB" w:rsidRPr="005A44CB" w:rsidRDefault="005A44CB" w:rsidP="005A44CB">
            <w:pPr>
              <w:pStyle w:val="CopticVersemulti-line"/>
              <w:rPr>
                <w:highlight w:val="yellow"/>
              </w:rPr>
            </w:pPr>
            <w:r w:rsidRPr="005A44CB">
              <w:rPr>
                <w:highlight w:val="yellow"/>
              </w:rPr>
              <w:t>Ⲇⲁⲩⲓⲇ ⲡⲓⲉⲣⲟⲯⲁⲗⲧⲏⲥ</w:t>
            </w:r>
          </w:p>
          <w:p w14:paraId="1C48803D" w14:textId="77777777" w:rsidR="005A44CB" w:rsidRPr="005A44CB" w:rsidRDefault="005A44CB" w:rsidP="005A44CB">
            <w:pPr>
              <w:pStyle w:val="CopticVersemulti-line"/>
              <w:rPr>
                <w:highlight w:val="yellow"/>
              </w:rPr>
            </w:pPr>
            <w:r w:rsidRPr="005A44CB">
              <w:rPr>
                <w:highlight w:val="yellow"/>
              </w:rPr>
              <w:t>ⲛⲉⲙ Ⲓⲉⲍⲉⲕⲓⲏⲗ ⲛⲉⲙ Ⲇⲁⲛⲓⲏⲗ</w:t>
            </w:r>
          </w:p>
          <w:p w14:paraId="246C7323" w14:textId="77777777" w:rsidR="00A742AC" w:rsidRDefault="005A44CB" w:rsidP="005A44CB">
            <w:pPr>
              <w:pStyle w:val="CopticVerse"/>
            </w:pPr>
            <w:r w:rsidRPr="005A44CB">
              <w:rPr>
                <w:highlight w:val="yellow"/>
              </w:rPr>
              <w:t>ⲛ̀ⲧⲉϥⲭⲁ ⲛⲉⲛⲛⲟⲃⲓ ⲛⲁⲛ ⲉⲃⲟⲗ</w:t>
            </w:r>
            <w:r w:rsidR="00006239">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Default="005A44CB" w:rsidP="005A44CB">
            <w:pPr>
              <w:pStyle w:val="CopticVersemulti-line"/>
              <w:rPr>
                <w:highlight w:val="yellow"/>
              </w:rPr>
            </w:pPr>
            <w:r w:rsidRPr="005A44CB">
              <w:rPr>
                <w:highlight w:val="yellow"/>
              </w:rPr>
              <w:t>Ⲧⲱⲃϩ ⲙ̀Ⲡⲟ̅ⲥ̅ ⲉϩ̀ⲣⲏⲓ ⲉϫⲱⲛ</w:t>
            </w:r>
          </w:p>
          <w:p w14:paraId="592BBD32" w14:textId="77777777"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14:paraId="7E0600A0" w14:textId="77777777"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14:paraId="4752F5AE" w14:textId="77777777" w:rsidR="00A742AC" w:rsidRDefault="005A44CB" w:rsidP="005A44CB">
            <w:pPr>
              <w:pStyle w:val="CopticVerse"/>
            </w:pPr>
            <w:r w:rsidRPr="005A44CB">
              <w:rPr>
                <w:highlight w:val="yellow"/>
              </w:rPr>
              <w:t>ⲛ̀ⲧⲉϥⲭⲁ ⲛⲉⲛⲛⲟⲃⲓ ⲛⲁⲛ ⲉⲃⲟⲗ</w:t>
            </w:r>
            <w:r w:rsidR="00006239">
              <w:t>.</w:t>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0"/>
            <w:r w:rsidRPr="00006239">
              <w:t>My</w:t>
            </w:r>
            <w:commentRangeEnd w:id="270"/>
            <w:r w:rsidR="002E5DB0">
              <w:rPr>
                <w:rStyle w:val="CommentReference"/>
                <w:rFonts w:eastAsiaTheme="minorHAnsi" w:cstheme="minorBidi"/>
                <w:color w:val="auto"/>
                <w:lang w:val="en-CA"/>
              </w:rPr>
              <w:commentReference w:id="270"/>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lastRenderedPageBreak/>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lastRenderedPageBreak/>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Default="00006239" w:rsidP="00B45901"/>
        </w:tc>
        <w:tc>
          <w:tcPr>
            <w:tcW w:w="288" w:type="dxa"/>
          </w:tcPr>
          <w:p w14:paraId="4D56AEAB" w14:textId="77777777" w:rsidR="00006239" w:rsidRDefault="00006239" w:rsidP="00006239">
            <w:pPr>
              <w:pStyle w:val="CopticCross"/>
            </w:pPr>
          </w:p>
        </w:tc>
        <w:tc>
          <w:tcPr>
            <w:tcW w:w="3960" w:type="dxa"/>
          </w:tcPr>
          <w:p w14:paraId="1177AF10" w14:textId="77777777" w:rsidR="00EC5CBB" w:rsidRDefault="00EC5CBB" w:rsidP="00EC5CBB">
            <w:pPr>
              <w:pStyle w:val="CopticVersemulti-line"/>
              <w:rPr>
                <w:highlight w:val="yellow"/>
              </w:rPr>
            </w:pPr>
            <w:r w:rsidRPr="00EC5CBB">
              <w:rPr>
                <w:highlight w:val="yellow"/>
              </w:rPr>
              <w:t>Ⲧⲱⲃϩ ⲙ̀Ⲡⲟ̅ⲥ̅ ⲉϩ̀ⲣⲏⲓ ⲉϫⲱⲛ</w:t>
            </w:r>
          </w:p>
          <w:p w14:paraId="3783C397" w14:textId="77777777" w:rsidR="00EC5CBB" w:rsidRDefault="00EC5CBB" w:rsidP="00EC5CBB">
            <w:pPr>
              <w:pStyle w:val="CopticVersemulti-line"/>
              <w:rPr>
                <w:highlight w:val="yellow"/>
              </w:rPr>
            </w:pPr>
            <w:r w:rsidRPr="00EC5CBB">
              <w:rPr>
                <w:highlight w:val="yellow"/>
              </w:rPr>
              <w:t>ⲁⲡⲁ Ⲕⲓⲣ ⲛⲉⲙ Ⲓⲱ̅ⲁ̅ ⲡⲉϥⲥⲟⲛ</w:t>
            </w:r>
          </w:p>
          <w:p w14:paraId="54F35C55" w14:textId="77777777"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14:paraId="172A18F9" w14:textId="77777777" w:rsidR="00006239" w:rsidRDefault="00EC5CBB" w:rsidP="00EC5CBB">
            <w:pPr>
              <w:pStyle w:val="CopticVerse"/>
            </w:pPr>
            <w:r w:rsidRPr="00EC5CBB">
              <w:rPr>
                <w:highlight w:val="yellow"/>
              </w:rPr>
              <w:t>ⲛ̀ⲧⲉϥⲭⲁ ⲛⲉⲛⲛⲟⲃⲓ ⲛⲁⲛ ⲉⲃⲟⲗ</w:t>
            </w:r>
            <w:r w:rsidR="000100FF">
              <w:t>.</w:t>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lastRenderedPageBreak/>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lastRenderedPageBreak/>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lastRenderedPageBreak/>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lastRenderedPageBreak/>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lastRenderedPageBreak/>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lastRenderedPageBreak/>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523190" w:rsidRDefault="000100FF" w:rsidP="00645C3A">
            <w:pPr>
              <w:pStyle w:val="EngHang"/>
              <w:rPr>
                <w:szCs w:val="20"/>
                <w:highlight w:val="yellow"/>
              </w:rPr>
            </w:pPr>
            <w:r w:rsidRPr="00523190">
              <w:rPr>
                <w:highlight w:val="yellow"/>
              </w:rPr>
              <w:t>Pray to the Lord on our behalf,</w:t>
            </w:r>
          </w:p>
          <w:p w14:paraId="50EAAA21" w14:textId="77777777" w:rsidR="000100FF" w:rsidRPr="00523190" w:rsidRDefault="000100FF" w:rsidP="00645C3A">
            <w:pPr>
              <w:pStyle w:val="EngHang"/>
              <w:rPr>
                <w:szCs w:val="20"/>
                <w:highlight w:val="yellow"/>
              </w:rPr>
            </w:pPr>
            <w:r w:rsidRPr="00523190">
              <w:rPr>
                <w:highlight w:val="yellow"/>
              </w:rPr>
              <w:t>O perfect men,</w:t>
            </w:r>
          </w:p>
          <w:p w14:paraId="558D9D56" w14:textId="77777777" w:rsidR="000100FF" w:rsidRPr="00523190" w:rsidRDefault="000100FF" w:rsidP="00645C3A">
            <w:pPr>
              <w:pStyle w:val="EngHang"/>
              <w:rPr>
                <w:szCs w:val="20"/>
                <w:highlight w:val="yellow"/>
              </w:rPr>
            </w:pPr>
            <w:r w:rsidRPr="00523190">
              <w:rPr>
                <w:highlight w:val="yellow"/>
              </w:rPr>
              <w:t>Joseph and Nicodemus,</w:t>
            </w:r>
          </w:p>
          <w:p w14:paraId="34D9E062" w14:textId="77777777" w:rsidR="000100FF" w:rsidRDefault="000100FF" w:rsidP="00645C3A">
            <w:pPr>
              <w:pStyle w:val="EngHangEnd"/>
            </w:pPr>
            <w:r w:rsidRPr="00523190">
              <w:rPr>
                <w:highlight w:val="yellow"/>
              </w:rPr>
              <w:t>That He may forgive us our sins.</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lastRenderedPageBreak/>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71"/>
            <w:r w:rsidRPr="00645C3A">
              <w:t xml:space="preserve">Pray </w:t>
            </w:r>
            <w:commentRangeEnd w:id="271"/>
            <w:r>
              <w:rPr>
                <w:rStyle w:val="CommentReference"/>
                <w:rFonts w:eastAsiaTheme="minorHAnsi" w:cstheme="minorBidi"/>
                <w:color w:val="auto"/>
                <w:lang w:val="en-CA"/>
              </w:rPr>
              <w:commentReference w:id="271"/>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72"/>
            </w:r>
          </w:p>
        </w:tc>
      </w:tr>
    </w:tbl>
    <w:p w14:paraId="34EF051B" w14:textId="77777777" w:rsidR="00F977F1" w:rsidRDefault="00F977F1" w:rsidP="00F977F1">
      <w:pPr>
        <w:pStyle w:val="Heading4"/>
      </w:pPr>
      <w:bookmarkStart w:id="273" w:name="_Toc298681241"/>
      <w:bookmarkStart w:id="274" w:name="_Toc308441898"/>
      <w:r>
        <w:lastRenderedPageBreak/>
        <w:t xml:space="preserve">A </w:t>
      </w:r>
      <w:commentRangeStart w:id="275"/>
      <w:r>
        <w:t xml:space="preserve">Short </w:t>
      </w:r>
      <w:commentRangeEnd w:id="275"/>
      <w:r>
        <w:rPr>
          <w:rStyle w:val="CommentReference"/>
          <w:rFonts w:eastAsiaTheme="minorHAnsi" w:cstheme="minorBidi"/>
          <w:b w:val="0"/>
          <w:bCs w:val="0"/>
        </w:rPr>
        <w:commentReference w:id="275"/>
      </w:r>
      <w:commentRangeStart w:id="276"/>
      <w:r>
        <w:t xml:space="preserve">Communion </w:t>
      </w:r>
      <w:commentRangeEnd w:id="276"/>
      <w:r>
        <w:rPr>
          <w:rStyle w:val="CommentReference"/>
          <w:rFonts w:eastAsiaTheme="minorHAnsi" w:cstheme="minorBidi"/>
          <w:b w:val="0"/>
          <w:bCs w:val="0"/>
        </w:rPr>
        <w:commentReference w:id="276"/>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lastRenderedPageBreak/>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lastRenderedPageBreak/>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5A44CB" w:rsidRDefault="00F977F1" w:rsidP="00F977F1">
            <w:pPr>
              <w:pStyle w:val="CopticVersemulti-line"/>
              <w:rPr>
                <w:highlight w:val="yellow"/>
              </w:rPr>
            </w:pPr>
            <w:r w:rsidRPr="005A44CB">
              <w:rPr>
                <w:highlight w:val="yellow"/>
              </w:rPr>
              <w:t>Ⲧⲱⲃϩ ⲙ̀Ⲡⲟ̅ⲥ̅ ⲉϩ̀ⲣⲏⲓ ⲉϫⲱⲛ</w:t>
            </w:r>
          </w:p>
          <w:p w14:paraId="0A1E08CE" w14:textId="77777777" w:rsidR="00F977F1" w:rsidRPr="005A44CB" w:rsidRDefault="00F977F1" w:rsidP="00F977F1">
            <w:pPr>
              <w:pStyle w:val="CopticVersemulti-line"/>
              <w:rPr>
                <w:highlight w:val="yellow"/>
              </w:rPr>
            </w:pPr>
            <w:r w:rsidRPr="005A44CB">
              <w:rPr>
                <w:highlight w:val="yellow"/>
              </w:rPr>
              <w:t>ⲱ Ⲙⲱⲩⲥⲏⲥ ⲡⲓⲁⲣⲭⲏⲡⲣⲟⲫⲓⲧⲏⲥ</w:t>
            </w:r>
          </w:p>
          <w:p w14:paraId="3D4484A7" w14:textId="77777777" w:rsidR="00F977F1" w:rsidRPr="005A44CB" w:rsidRDefault="00F977F1" w:rsidP="00F977F1">
            <w:pPr>
              <w:pStyle w:val="CopticVersemulti-line"/>
              <w:rPr>
                <w:highlight w:val="yellow"/>
              </w:rPr>
            </w:pPr>
            <w:r w:rsidRPr="005A44CB">
              <w:rPr>
                <w:highlight w:val="yellow"/>
              </w:rPr>
              <w:t>ⲛⲉⲙ Ⲏⲥⲁⲏⲁⲥ ⲛⲉⲙ Ⲓⲉⲣⲙⲓⲁⲥ</w:t>
            </w:r>
          </w:p>
          <w:p w14:paraId="08A1CEE4" w14:textId="77777777" w:rsidR="00F977F1" w:rsidRDefault="00F977F1" w:rsidP="00F977F1">
            <w:pPr>
              <w:pStyle w:val="CopticVersemulti-line"/>
            </w:pPr>
            <w:r w:rsidRPr="005A44CB">
              <w:rPr>
                <w:highlight w:val="yellow"/>
              </w:rPr>
              <w:t>ⲛ̀ⲧⲉϥⲭⲁ ⲛⲉⲛⲛⲟⲃⲓ ⲛⲁⲛ ⲉⲃⲟⲗ</w:t>
            </w:r>
            <w:r>
              <w:t>.</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5A44CB" w:rsidRDefault="00F977F1" w:rsidP="00F977F1">
            <w:pPr>
              <w:pStyle w:val="CopticVersemulti-line"/>
              <w:rPr>
                <w:highlight w:val="yellow"/>
              </w:rPr>
            </w:pPr>
            <w:r w:rsidRPr="005A44CB">
              <w:rPr>
                <w:highlight w:val="yellow"/>
              </w:rPr>
              <w:t>Ⲧⲱⲃϩ ⲙ̀Ⲡⲟ̅ⲥ̅ ⲉϩ̀ⲣⲏⲓ ⲉϫⲱⲛ</w:t>
            </w:r>
          </w:p>
          <w:p w14:paraId="17BED0FF" w14:textId="77777777" w:rsidR="00F977F1" w:rsidRPr="005A44CB" w:rsidRDefault="00F977F1" w:rsidP="00F977F1">
            <w:pPr>
              <w:pStyle w:val="CopticVersemulti-line"/>
              <w:rPr>
                <w:highlight w:val="yellow"/>
              </w:rPr>
            </w:pPr>
            <w:r w:rsidRPr="005A44CB">
              <w:rPr>
                <w:highlight w:val="yellow"/>
              </w:rPr>
              <w:t>Ⲇⲁⲩⲓⲇ ⲡⲓⲉⲣⲟⲯⲁⲗⲧⲏⲥ</w:t>
            </w:r>
          </w:p>
          <w:p w14:paraId="0E647C4A" w14:textId="77777777" w:rsidR="00F977F1" w:rsidRPr="005A44CB" w:rsidRDefault="00F977F1" w:rsidP="00F977F1">
            <w:pPr>
              <w:pStyle w:val="CopticVersemulti-line"/>
              <w:rPr>
                <w:highlight w:val="yellow"/>
              </w:rPr>
            </w:pPr>
            <w:r w:rsidRPr="005A44CB">
              <w:rPr>
                <w:highlight w:val="yellow"/>
              </w:rPr>
              <w:t>ⲛⲉⲙ Ⲓⲉⲍⲉⲕⲓⲏⲗ ⲛⲉⲙ Ⲇⲁⲛⲓⲏⲗ</w:t>
            </w:r>
          </w:p>
          <w:p w14:paraId="4000D875" w14:textId="77777777" w:rsidR="00F977F1" w:rsidRDefault="00F977F1" w:rsidP="00F977F1">
            <w:pPr>
              <w:pStyle w:val="CopticVerse"/>
            </w:pPr>
            <w:r w:rsidRPr="005A44CB">
              <w:rPr>
                <w:highlight w:val="yellow"/>
              </w:rPr>
              <w:t>ⲛ̀ⲧⲉϥⲭⲁ ⲛⲉⲛⲛⲟⲃⲓ ⲛⲁⲛ ⲉⲃⲟⲗ</w:t>
            </w:r>
            <w:r>
              <w:t>.</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r>
              <w:t>¿</w:t>
            </w:r>
          </w:p>
        </w:tc>
        <w:tc>
          <w:tcPr>
            <w:tcW w:w="3960" w:type="dxa"/>
          </w:tcPr>
          <w:p w14:paraId="1446FFF9" w14:textId="77777777" w:rsidR="00F977F1" w:rsidRDefault="00F977F1" w:rsidP="00F977F1">
            <w:pPr>
              <w:pStyle w:val="CopticVersemulti-line"/>
              <w:rPr>
                <w:highlight w:val="yellow"/>
              </w:rPr>
            </w:pPr>
            <w:r w:rsidRPr="005A44CB">
              <w:rPr>
                <w:highlight w:val="yellow"/>
              </w:rPr>
              <w:t>Ⲧⲱⲃϩ ⲙ̀Ⲡⲟ̅ⲥ̅ ⲉϩ̀ⲣⲏⲓ ⲉϫⲱⲛ</w:t>
            </w:r>
          </w:p>
          <w:p w14:paraId="02D6B3D3" w14:textId="77777777"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14:paraId="01BD5A42" w14:textId="77777777"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14:paraId="583C36B9" w14:textId="77777777" w:rsidR="00F977F1" w:rsidRDefault="00F977F1" w:rsidP="00F977F1">
            <w:pPr>
              <w:pStyle w:val="CopticVerse"/>
            </w:pPr>
            <w:r w:rsidRPr="005A44CB">
              <w:rPr>
                <w:highlight w:val="yellow"/>
              </w:rPr>
              <w:t>ⲛ̀ⲧⲉϥⲭⲁ ⲛⲉⲛⲛⲟⲃⲓ ⲛⲁⲛ ⲉⲃⲟⲗ</w:t>
            </w:r>
            <w:r>
              <w:t>.</w:t>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lastRenderedPageBreak/>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77"/>
            <w:r w:rsidRPr="00006239">
              <w:t>My</w:t>
            </w:r>
            <w:commentRangeEnd w:id="277"/>
            <w:r>
              <w:rPr>
                <w:rStyle w:val="CommentReference"/>
                <w:rFonts w:eastAsiaTheme="minorHAnsi" w:cstheme="minorBidi"/>
                <w:color w:val="auto"/>
                <w:lang w:val="en-CA"/>
              </w:rPr>
              <w:commentReference w:id="277"/>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lastRenderedPageBreak/>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lastRenderedPageBreak/>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r w:rsidRPr="00523190">
              <w:rPr>
                <w:highlight w:val="yellow"/>
              </w:rPr>
              <w:t>ⲡⲓϣⲟⲙⲧ ϣⲉ ⲙⲏⲧ ϣ̀ⲙⲏⲛ</w:t>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lastRenderedPageBreak/>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78"/>
            <w:r w:rsidRPr="000100FF">
              <w:t xml:space="preserve">Pray </w:t>
            </w:r>
            <w:commentRangeEnd w:id="278"/>
            <w:r>
              <w:rPr>
                <w:rStyle w:val="CommentReference"/>
                <w:rFonts w:eastAsiaTheme="minorHAnsi" w:cstheme="minorBidi"/>
                <w:color w:val="auto"/>
                <w:lang w:val="en-CA"/>
              </w:rPr>
              <w:commentReference w:id="278"/>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523190" w:rsidRDefault="00F977F1" w:rsidP="00F977F1">
            <w:pPr>
              <w:pStyle w:val="EngHang"/>
              <w:rPr>
                <w:szCs w:val="20"/>
                <w:highlight w:val="yellow"/>
              </w:rPr>
            </w:pPr>
            <w:r w:rsidRPr="00523190">
              <w:rPr>
                <w:highlight w:val="yellow"/>
              </w:rPr>
              <w:t>Pray to the Lord on our behalf,</w:t>
            </w:r>
          </w:p>
          <w:p w14:paraId="5DC18247" w14:textId="77777777" w:rsidR="00F977F1" w:rsidRPr="00523190" w:rsidRDefault="00F977F1" w:rsidP="00F977F1">
            <w:pPr>
              <w:pStyle w:val="EngHang"/>
              <w:rPr>
                <w:szCs w:val="20"/>
                <w:highlight w:val="yellow"/>
              </w:rPr>
            </w:pPr>
            <w:r w:rsidRPr="00523190">
              <w:rPr>
                <w:highlight w:val="yellow"/>
              </w:rPr>
              <w:t>O perfect men,</w:t>
            </w:r>
          </w:p>
          <w:p w14:paraId="63AFC977" w14:textId="77777777" w:rsidR="00F977F1" w:rsidRPr="00523190" w:rsidRDefault="00F977F1" w:rsidP="00F977F1">
            <w:pPr>
              <w:pStyle w:val="EngHang"/>
              <w:rPr>
                <w:szCs w:val="20"/>
                <w:highlight w:val="yellow"/>
              </w:rPr>
            </w:pPr>
            <w:r w:rsidRPr="00523190">
              <w:rPr>
                <w:highlight w:val="yellow"/>
              </w:rPr>
              <w:t>Joseph and Nicodemus,</w:t>
            </w:r>
          </w:p>
          <w:p w14:paraId="69D0B4BE" w14:textId="77777777" w:rsidR="00F977F1" w:rsidRDefault="00F977F1" w:rsidP="00F977F1">
            <w:pPr>
              <w:pStyle w:val="EngHangEnd"/>
            </w:pPr>
            <w:r w:rsidRPr="00523190">
              <w:rPr>
                <w:highlight w:val="yellow"/>
              </w:rPr>
              <w:t>That He may forgive us our sins.</w:t>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73"/>
      <w:bookmarkEnd w:id="274"/>
    </w:p>
    <w:p w14:paraId="1B71B16C" w14:textId="77777777" w:rsidR="00DD4C22" w:rsidRDefault="00DD4C22" w:rsidP="00DE5308">
      <w:pPr>
        <w:pStyle w:val="Rubric"/>
        <w:rPr>
          <w:lang w:val="en-US"/>
        </w:rPr>
      </w:pPr>
      <w:bookmarkStart w:id="279"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091E10">
        <w:rPr>
          <w:noProof/>
          <w:lang w:val="en-US"/>
        </w:rPr>
        <w:t>271</w:t>
      </w:r>
      <w:r w:rsidR="003A78C2">
        <w:rPr>
          <w:lang w:val="en-US"/>
        </w:rPr>
        <w:fldChar w:fldCharType="end"/>
      </w:r>
      <w:r>
        <w:rPr>
          <w:lang w:val="en-US"/>
        </w:rPr>
        <w:t>.</w:t>
      </w:r>
    </w:p>
    <w:p w14:paraId="73B0467C" w14:textId="77777777" w:rsidR="00DD4C22" w:rsidRDefault="00DD4C22" w:rsidP="004A1F5C">
      <w:pPr>
        <w:pStyle w:val="Heading3"/>
        <w:rPr>
          <w:lang w:val="en-US"/>
        </w:rPr>
      </w:pPr>
      <w:bookmarkStart w:id="280" w:name="_Toc308441900"/>
      <w:bookmarkStart w:id="281" w:name="_Ref434487886"/>
      <w:bookmarkStart w:id="282" w:name="_Ref434487891"/>
      <w:r>
        <w:rPr>
          <w:lang w:val="en-US"/>
        </w:rPr>
        <w:t>The Doxology of the Virgin for Midnight Praise</w:t>
      </w:r>
      <w:bookmarkEnd w:id="280"/>
      <w:bookmarkEnd w:id="281"/>
      <w:bookmarkEnd w:id="282"/>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83"/>
            <w:r>
              <w:t>Godhead</w:t>
            </w:r>
            <w:commentRangeEnd w:id="283"/>
            <w:r>
              <w:rPr>
                <w:rStyle w:val="CommentReference"/>
                <w:rFonts w:eastAsiaTheme="minorHAnsi" w:cstheme="minorBidi"/>
                <w:color w:val="auto"/>
                <w:lang w:val="en-CA"/>
              </w:rPr>
              <w:commentReference w:id="283"/>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lastRenderedPageBreak/>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84"/>
            <w:r>
              <w:t xml:space="preserve">to </w:t>
            </w:r>
            <w:commentRangeEnd w:id="284"/>
            <w:r>
              <w:rPr>
                <w:rStyle w:val="CommentReference"/>
                <w:rFonts w:eastAsiaTheme="minorHAnsi" w:cstheme="minorBidi"/>
                <w:color w:val="auto"/>
                <w:lang w:val="en-CA"/>
              </w:rPr>
              <w:commentReference w:id="284"/>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85"/>
            <w:r>
              <w:t xml:space="preserve">faithful </w:t>
            </w:r>
            <w:commentRangeEnd w:id="285"/>
            <w:r>
              <w:rPr>
                <w:rStyle w:val="CommentReference"/>
                <w:rFonts w:eastAsiaTheme="minorHAnsi" w:cstheme="minorBidi"/>
                <w:color w:val="auto"/>
                <w:lang w:val="en-CA"/>
              </w:rPr>
              <w:commentReference w:id="285"/>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091E10">
        <w:rPr>
          <w:noProof/>
          <w:lang w:val="en-US"/>
        </w:rPr>
        <w:t>955</w:t>
      </w:r>
      <w:r w:rsidR="00D15008">
        <w:rPr>
          <w:lang w:val="en-US"/>
        </w:rPr>
        <w:fldChar w:fldCharType="end"/>
      </w:r>
      <w:r w:rsidR="00D15008">
        <w:rPr>
          <w:lang w:val="en-US"/>
        </w:rPr>
        <w:t>.</w:t>
      </w:r>
    </w:p>
    <w:p w14:paraId="05F2965E" w14:textId="77777777" w:rsidR="004A1F5C" w:rsidRDefault="004A1F5C" w:rsidP="004A1F5C">
      <w:pPr>
        <w:pStyle w:val="Heading3"/>
        <w:rPr>
          <w:lang w:val="en-US"/>
        </w:rPr>
      </w:pPr>
      <w:bookmarkStart w:id="286" w:name="_Toc308441901"/>
      <w:r>
        <w:rPr>
          <w:lang w:val="en-US"/>
        </w:rPr>
        <w:t xml:space="preserve">The </w:t>
      </w:r>
      <w:r w:rsidR="00384B7C">
        <w:rPr>
          <w:lang w:val="en-US"/>
        </w:rPr>
        <w:t>C</w:t>
      </w:r>
      <w:r>
        <w:rPr>
          <w:lang w:val="en-US"/>
        </w:rPr>
        <w:t>onclusion of the Doxologies</w:t>
      </w:r>
      <w:bookmarkEnd w:id="279"/>
      <w:bookmarkEnd w:id="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287"/>
            <w:r w:rsidRPr="007425E1">
              <w:rPr>
                <w:rFonts w:eastAsiaTheme="minorHAnsi"/>
              </w:rPr>
              <w:t xml:space="preserve">bless </w:t>
            </w:r>
            <w:commentRangeEnd w:id="287"/>
            <w:r>
              <w:rPr>
                <w:rStyle w:val="CommentReference"/>
                <w:rFonts w:ascii="Times New Roman" w:eastAsiaTheme="minorHAnsi" w:hAnsi="Times New Roman" w:cstheme="minorBidi"/>
                <w:color w:val="auto"/>
              </w:rPr>
              <w:commentReference w:id="287"/>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288" w:name="_Toc410196183"/>
      <w:bookmarkStart w:id="289" w:name="_Toc410196421"/>
      <w:bookmarkStart w:id="290" w:name="_Toc410196923"/>
      <w:bookmarkStart w:id="291" w:name="_Ref435790458"/>
      <w:bookmarkStart w:id="292" w:name="_Ref435790464"/>
      <w:bookmarkStart w:id="293" w:name="_Toc435800412"/>
      <w:r>
        <w:lastRenderedPageBreak/>
        <w:t xml:space="preserve">The Rising of the Sun: Matins </w:t>
      </w:r>
      <w:bookmarkEnd w:id="288"/>
      <w:bookmarkEnd w:id="289"/>
      <w:bookmarkEnd w:id="290"/>
      <w:r>
        <w:t>(or Lauds)</w:t>
      </w:r>
      <w:bookmarkEnd w:id="291"/>
      <w:bookmarkEnd w:id="292"/>
      <w:bookmarkEnd w:id="293"/>
    </w:p>
    <w:p w14:paraId="3E5C38FC" w14:textId="77777777" w:rsidR="00DE5308" w:rsidRDefault="00DE5308" w:rsidP="00DE5308">
      <w:pPr>
        <w:pStyle w:val="Heading3"/>
      </w:pPr>
      <w:bookmarkStart w:id="294" w:name="_Ref411320700"/>
      <w:r>
        <w:t>Matins</w:t>
      </w:r>
      <w:bookmarkEnd w:id="294"/>
    </w:p>
    <w:p w14:paraId="7302E8B8" w14:textId="77777777" w:rsidR="00DE5308" w:rsidRDefault="00DE5308" w:rsidP="00DE5308">
      <w:pPr>
        <w:pStyle w:val="Heading4"/>
      </w:pPr>
      <w:bookmarkStart w:id="295" w:name="_Toc410196423"/>
      <w:bookmarkStart w:id="296" w:name="_Toc410196925"/>
      <w:bookmarkStart w:id="297" w:name="_Ref434580708"/>
      <w:bookmarkStart w:id="298" w:name="_Ref434580714"/>
      <w:r>
        <w:t>The Fourth Canticle</w:t>
      </w:r>
      <w:bookmarkEnd w:id="295"/>
      <w:bookmarkEnd w:id="296"/>
      <w:bookmarkEnd w:id="297"/>
      <w:bookmarkEnd w:id="298"/>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299" w:name="_Toc297322062"/>
      <w:bookmarkStart w:id="300" w:name="_Toc297407707"/>
      <w:bookmarkStart w:id="301" w:name="_Toc298445759"/>
      <w:bookmarkStart w:id="302" w:name="_Toc298681245"/>
      <w:bookmarkStart w:id="303" w:name="_Toc298447484"/>
      <w:r>
        <w:rPr>
          <w:lang w:val="en-US"/>
        </w:rPr>
        <w:t>Psalm 148</w:t>
      </w:r>
      <w:bookmarkEnd w:id="299"/>
      <w:bookmarkEnd w:id="300"/>
      <w:bookmarkEnd w:id="301"/>
      <w:bookmarkEnd w:id="302"/>
      <w:bookmarkEnd w:id="303"/>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04"/>
            <w:r w:rsidRPr="000E2F61">
              <w:rPr>
                <w:highlight w:val="yellow"/>
              </w:rPr>
              <w:t>For</w:t>
            </w:r>
            <w:commentRangeEnd w:id="304"/>
            <w:r>
              <w:rPr>
                <w:rStyle w:val="CommentReference"/>
                <w:rFonts w:cstheme="minorBidi"/>
                <w:color w:val="auto"/>
                <w:lang w:val="en-CA"/>
              </w:rPr>
              <w:commentReference w:id="30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r>
              <w:rPr>
                <w:rFonts w:eastAsiaTheme="minorHAnsi"/>
                <w:highlight w:val="yellow"/>
              </w:rPr>
              <w:t>For He commanded and they were created. Alleluia.</w:t>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r w:rsidRPr="000E2F61">
              <w:rPr>
                <w:highlight w:val="yellow"/>
              </w:rPr>
              <w:t>Praise the Lord from the earth</w:t>
            </w:r>
            <w:r>
              <w:t>!</w:t>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05"/>
            <w:r w:rsidRPr="007425E1">
              <w:t xml:space="preserve">and </w:t>
            </w:r>
            <w:commentRangeEnd w:id="305"/>
            <w:r>
              <w:rPr>
                <w:rStyle w:val="CommentReference"/>
                <w:rFonts w:cstheme="minorBidi"/>
                <w:color w:val="auto"/>
                <w:lang w:val="en-CA"/>
              </w:rPr>
              <w:commentReference w:id="305"/>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06"/>
            <w:r w:rsidRPr="007425E1">
              <w:rPr>
                <w:rFonts w:eastAsiaTheme="minorHAnsi"/>
              </w:rPr>
              <w:t xml:space="preserve">His </w:t>
            </w:r>
            <w:commentRangeEnd w:id="306"/>
            <w:r>
              <w:rPr>
                <w:rStyle w:val="CommentReference"/>
                <w:rFonts w:eastAsiaTheme="minorHAnsi" w:cstheme="minorBidi"/>
                <w:color w:val="auto"/>
                <w:lang w:val="en-CA"/>
              </w:rPr>
              <w:commentReference w:id="306"/>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07" w:name="_Toc297322063"/>
      <w:bookmarkStart w:id="308" w:name="_Toc297407708"/>
      <w:bookmarkStart w:id="309" w:name="_Toc298445760"/>
      <w:bookmarkStart w:id="310" w:name="_Toc298681246"/>
      <w:bookmarkStart w:id="311" w:name="_Toc298447485"/>
      <w:r>
        <w:rPr>
          <w:lang w:val="en-US"/>
        </w:rPr>
        <w:t>Psalm 149</w:t>
      </w:r>
      <w:bookmarkEnd w:id="307"/>
      <w:bookmarkEnd w:id="308"/>
      <w:bookmarkEnd w:id="309"/>
      <w:bookmarkEnd w:id="310"/>
      <w:bookmarkEnd w:id="311"/>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12"/>
            <w:r w:rsidRPr="007425E1">
              <w:rPr>
                <w:rFonts w:eastAsiaTheme="minorHAnsi"/>
              </w:rPr>
              <w:t>chorus</w:t>
            </w:r>
            <w:commentRangeEnd w:id="312"/>
            <w:r>
              <w:rPr>
                <w:rStyle w:val="CommentReference"/>
                <w:rFonts w:eastAsiaTheme="minorHAnsi" w:cstheme="minorBidi"/>
                <w:color w:val="auto"/>
                <w:lang w:val="en-CA"/>
              </w:rPr>
              <w:commentReference w:id="312"/>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13"/>
            <w:r w:rsidRPr="007425E1">
              <w:rPr>
                <w:rFonts w:eastAsiaTheme="minorHAnsi"/>
              </w:rPr>
              <w:t xml:space="preserve"> </w:t>
            </w:r>
            <w:commentRangeEnd w:id="313"/>
            <w:r>
              <w:rPr>
                <w:rStyle w:val="CommentReference"/>
                <w:rFonts w:eastAsiaTheme="minorHAnsi" w:cstheme="minorBidi"/>
                <w:color w:val="auto"/>
                <w:lang w:val="en-CA"/>
              </w:rPr>
              <w:commentReference w:id="313"/>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14"/>
            <w:r>
              <w:t>rejoice</w:t>
            </w:r>
            <w:r w:rsidRPr="007425E1">
              <w:t xml:space="preserve"> </w:t>
            </w:r>
            <w:commentRangeEnd w:id="314"/>
            <w:r>
              <w:rPr>
                <w:rStyle w:val="CommentReference"/>
                <w:rFonts w:cstheme="minorBidi"/>
                <w:color w:val="auto"/>
                <w:lang w:val="en-CA"/>
              </w:rPr>
              <w:commentReference w:id="314"/>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15"/>
            <w:r w:rsidRPr="007425E1">
              <w:rPr>
                <w:rFonts w:eastAsiaTheme="minorHAnsi"/>
              </w:rPr>
              <w:t>mouth</w:t>
            </w:r>
            <w:commentRangeEnd w:id="315"/>
            <w:r>
              <w:rPr>
                <w:rStyle w:val="CommentReference"/>
                <w:rFonts w:eastAsiaTheme="minorHAnsi" w:cstheme="minorBidi"/>
                <w:color w:val="auto"/>
                <w:lang w:val="en-CA"/>
              </w:rPr>
              <w:commentReference w:id="315"/>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16"/>
            <w:r>
              <w:t>rebukes</w:t>
            </w:r>
            <w:r w:rsidRPr="007425E1">
              <w:t xml:space="preserve"> </w:t>
            </w:r>
            <w:commentRangeEnd w:id="316"/>
            <w:r>
              <w:rPr>
                <w:rStyle w:val="CommentReference"/>
                <w:rFonts w:cstheme="minorBidi"/>
                <w:color w:val="auto"/>
                <w:lang w:val="en-CA"/>
              </w:rPr>
              <w:commentReference w:id="316"/>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17" w:name="_Toc297322064"/>
      <w:bookmarkStart w:id="318" w:name="_Toc297407709"/>
      <w:bookmarkStart w:id="319" w:name="_Toc298445761"/>
      <w:bookmarkStart w:id="320" w:name="_Toc298681247"/>
      <w:bookmarkStart w:id="321" w:name="_Toc298447486"/>
      <w:r>
        <w:rPr>
          <w:lang w:val="en-US"/>
        </w:rPr>
        <w:t>Psalm 150</w:t>
      </w:r>
      <w:bookmarkEnd w:id="317"/>
      <w:bookmarkEnd w:id="318"/>
      <w:bookmarkEnd w:id="319"/>
      <w:bookmarkEnd w:id="320"/>
      <w:bookmarkEnd w:id="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22"/>
            <w:r w:rsidRPr="007425E1">
              <w:t xml:space="preserve">psaltery </w:t>
            </w:r>
            <w:commentRangeEnd w:id="322"/>
            <w:r>
              <w:rPr>
                <w:rStyle w:val="CommentReference"/>
                <w:rFonts w:cstheme="minorBidi"/>
                <w:color w:val="auto"/>
                <w:lang w:val="en-CA"/>
              </w:rPr>
              <w:commentReference w:id="322"/>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23"/>
            <w:r w:rsidRPr="007425E1">
              <w:t>chorus</w:t>
            </w:r>
            <w:commentRangeEnd w:id="323"/>
            <w:r>
              <w:rPr>
                <w:rStyle w:val="CommentReference"/>
                <w:rFonts w:cstheme="minorBidi"/>
                <w:color w:val="auto"/>
                <w:lang w:val="en-CA"/>
              </w:rPr>
              <w:commentReference w:id="323"/>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24" w:name="_Toc298681248"/>
      <w:bookmarkStart w:id="325" w:name="_Toc308441903"/>
      <w:bookmarkStart w:id="326" w:name="_Toc297322065"/>
      <w:bookmarkStart w:id="327" w:name="_Toc297407710"/>
      <w:bookmarkStart w:id="328" w:name="_Toc298445762"/>
      <w:r>
        <w:rPr>
          <w:lang w:val="en-US"/>
        </w:rPr>
        <w:t>Sunday</w:t>
      </w:r>
      <w:bookmarkEnd w:id="324"/>
      <w:bookmarkEnd w:id="325"/>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26"/>
      <w:bookmarkEnd w:id="327"/>
      <w:bookmarkEnd w:id="328"/>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091E10">
        <w:rPr>
          <w:noProof/>
          <w:lang w:val="en-US"/>
        </w:rPr>
        <w:t>954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091E10">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091E10">
        <w:rPr>
          <w:noProof/>
          <w:lang w:val="en-US"/>
        </w:rPr>
        <w:t>849</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29" w:name="_Toc297322066"/>
      <w:bookmarkStart w:id="330" w:name="_Toc297407711"/>
      <w:bookmarkStart w:id="331" w:name="_Toc298445763"/>
      <w:bookmarkStart w:id="332" w:name="_Toc298447488"/>
      <w:bookmarkStart w:id="333" w:name="_Toc308441905"/>
      <w:r>
        <w:rPr>
          <w:lang w:val="en-US"/>
        </w:rPr>
        <w:lastRenderedPageBreak/>
        <w:t>The Sunday Psali for the Lord</w:t>
      </w:r>
      <w:bookmarkEnd w:id="329"/>
      <w:bookmarkEnd w:id="330"/>
      <w:bookmarkEnd w:id="331"/>
      <w:bookmarkEnd w:id="332"/>
      <w:bookmarkEnd w:id="333"/>
    </w:p>
    <w:p w14:paraId="1A6A4265" w14:textId="77777777"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r w:rsidRPr="00BB5D46">
              <w:rPr>
                <w:highlight w:val="yellow"/>
              </w:rPr>
              <w:t>ⲛⲏⲓ</w:t>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34"/>
            <w:r w:rsidRPr="005832A1">
              <w:t xml:space="preserve">praise </w:t>
            </w:r>
            <w:commentRangeEnd w:id="334"/>
            <w:r w:rsidRPr="005832A1">
              <w:rPr>
                <w:rStyle w:val="CommentReference"/>
                <w:rFonts w:eastAsiaTheme="minorHAnsi"/>
                <w:sz w:val="24"/>
              </w:rPr>
              <w:commentReference w:id="334"/>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35"/>
            <w:r w:rsidRPr="005832A1">
              <w:t>Earth</w:t>
            </w:r>
            <w:commentRangeEnd w:id="335"/>
            <w:r w:rsidRPr="005832A1">
              <w:rPr>
                <w:rStyle w:val="CommentReference"/>
                <w:rFonts w:eastAsiaTheme="minorHAnsi"/>
                <w:sz w:val="24"/>
              </w:rPr>
              <w:commentReference w:id="335"/>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Default="005832A1" w:rsidP="00010BD3">
            <w:pPr>
              <w:pStyle w:val="CopticVersemulti-line"/>
              <w:rPr>
                <w:highlight w:val="yellow"/>
              </w:rPr>
            </w:pPr>
            <w:r w:rsidRPr="0016784B">
              <w:rPr>
                <w:highlight w:val="yellow"/>
              </w:rPr>
              <w:t>Ⲏⲥ ϯⲕ̀ⲧⲏⲥⲓⲥ ⲧⲏⲣⲥ</w:t>
            </w:r>
          </w:p>
          <w:p w14:paraId="4168B7EA" w14:textId="77777777" w:rsidR="005832A1" w:rsidRDefault="005832A1" w:rsidP="00010BD3">
            <w:pPr>
              <w:pStyle w:val="CopticVersemulti-line"/>
              <w:rPr>
                <w:highlight w:val="yellow"/>
              </w:rPr>
            </w:pPr>
            <w:r w:rsidRPr="0016784B">
              <w:rPr>
                <w:highlight w:val="yellow"/>
              </w:rPr>
              <w:t>ⲥⲉϯⲱ̀ⲟⲩ ⲙ̀ⲡⲉⲕⲣⲁⲛ</w:t>
            </w:r>
          </w:p>
          <w:p w14:paraId="69645343" w14:textId="77777777" w:rsidR="005832A1" w:rsidRPr="00A742AC" w:rsidRDefault="005832A1" w:rsidP="000E2846">
            <w:pPr>
              <w:pStyle w:val="CopticVerse"/>
            </w:pPr>
            <w:r w:rsidRPr="0016784B">
              <w:rPr>
                <w:highlight w:val="yellow"/>
              </w:rPr>
              <w:t>ⲡⲁⲟ̅ⲥ̅ Ⲓⲏ̅ⲥ ⲁⲣⲓⲃⲟⲏⲑⲓⲛ ⲉⲣⲟⲓ</w:t>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36"/>
            <w:r w:rsidRPr="005832A1">
              <w:t xml:space="preserve">Make haste </w:t>
            </w:r>
            <w:commentRangeEnd w:id="336"/>
            <w:r w:rsidRPr="005832A1">
              <w:rPr>
                <w:rStyle w:val="CommentReference"/>
                <w:rFonts w:eastAsiaTheme="minorHAnsi"/>
                <w:sz w:val="24"/>
              </w:rPr>
              <w:commentReference w:id="33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37"/>
            <w:r w:rsidRPr="005832A1">
              <w:rPr>
                <w:rFonts w:eastAsiaTheme="minorHAnsi"/>
              </w:rPr>
              <w:t xml:space="preserve">different </w:t>
            </w:r>
            <w:commentRangeEnd w:id="337"/>
            <w:r w:rsidRPr="005832A1">
              <w:rPr>
                <w:rStyle w:val="CommentReference"/>
                <w:rFonts w:eastAsiaTheme="minorHAnsi"/>
                <w:sz w:val="24"/>
              </w:rPr>
              <w:commentReference w:id="33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lastRenderedPageBreak/>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38"/>
            <w:r w:rsidRPr="005832A1">
              <w:t>truth</w:t>
            </w:r>
            <w:commentRangeEnd w:id="338"/>
            <w:r w:rsidRPr="005832A1">
              <w:rPr>
                <w:rStyle w:val="CommentReference"/>
                <w:rFonts w:eastAsiaTheme="minorHAnsi"/>
                <w:sz w:val="24"/>
              </w:rPr>
              <w:commentReference w:id="33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39"/>
            <w:r w:rsidRPr="005832A1">
              <w:t xml:space="preserve">longsuffering </w:t>
            </w:r>
            <w:commentRangeEnd w:id="339"/>
            <w:r w:rsidRPr="005832A1">
              <w:rPr>
                <w:rStyle w:val="CommentReference"/>
                <w:rFonts w:eastAsiaTheme="minorHAnsi"/>
                <w:sz w:val="24"/>
              </w:rPr>
              <w:commentReference w:id="33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40"/>
            <w:r w:rsidRPr="005832A1">
              <w:t xml:space="preserve">I rise </w:t>
            </w:r>
            <w:commentRangeEnd w:id="340"/>
            <w:r w:rsidRPr="005832A1">
              <w:rPr>
                <w:rStyle w:val="CommentReference"/>
                <w:rFonts w:eastAsiaTheme="minorHAnsi"/>
                <w:sz w:val="24"/>
              </w:rPr>
              <w:commentReference w:id="34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t>¿</w:t>
            </w:r>
          </w:p>
        </w:tc>
        <w:tc>
          <w:tcPr>
            <w:tcW w:w="3960" w:type="dxa"/>
          </w:tcPr>
          <w:p w14:paraId="4F25C828" w14:textId="77777777" w:rsidR="005832A1" w:rsidRPr="005832A1" w:rsidRDefault="005832A1" w:rsidP="005832A1">
            <w:pPr>
              <w:pStyle w:val="EngHang"/>
            </w:pPr>
            <w:r w:rsidRPr="005832A1">
              <w:t xml:space="preserve">Your yoke is </w:t>
            </w:r>
            <w:commentRangeStart w:id="341"/>
            <w:r w:rsidRPr="005832A1">
              <w:t>sweet</w:t>
            </w:r>
            <w:commentRangeEnd w:id="341"/>
            <w:r w:rsidRPr="005832A1">
              <w:rPr>
                <w:rStyle w:val="CommentReference"/>
                <w:rFonts w:eastAsiaTheme="minorHAnsi"/>
                <w:sz w:val="24"/>
              </w:rPr>
              <w:commentReference w:id="34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42"/>
            <w:r w:rsidRPr="005832A1">
              <w:rPr>
                <w:rFonts w:eastAsiaTheme="minorHAnsi"/>
              </w:rPr>
              <w:t>Oh, how I love</w:t>
            </w:r>
            <w:commentRangeEnd w:id="342"/>
            <w:r w:rsidRPr="005832A1">
              <w:rPr>
                <w:rStyle w:val="CommentReference"/>
                <w:rFonts w:eastAsiaTheme="minorHAnsi"/>
                <w:sz w:val="24"/>
              </w:rPr>
              <w:commentReference w:id="34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43"/>
            <w:r w:rsidRPr="005832A1">
              <w:rPr>
                <w:rFonts w:eastAsiaTheme="minorHAnsi"/>
              </w:rPr>
              <w:t xml:space="preserve">of </w:t>
            </w:r>
            <w:commentRangeEnd w:id="343"/>
            <w:r w:rsidRPr="005832A1">
              <w:rPr>
                <w:rStyle w:val="CommentReference"/>
                <w:rFonts w:eastAsiaTheme="minorHAnsi"/>
                <w:sz w:val="24"/>
              </w:rPr>
              <w:commentReference w:id="34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lastRenderedPageBreak/>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44"/>
            <w:r w:rsidRPr="005832A1">
              <w:t>truth</w:t>
            </w:r>
            <w:commentRangeEnd w:id="344"/>
            <w:r w:rsidRPr="005832A1">
              <w:rPr>
                <w:rStyle w:val="CommentReference"/>
                <w:rFonts w:eastAsiaTheme="minorHAnsi"/>
                <w:sz w:val="24"/>
              </w:rPr>
              <w:commentReference w:id="34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45"/>
            <w:r w:rsidRPr="005832A1">
              <w:t xml:space="preserve">true </w:t>
            </w:r>
            <w:commentRangeEnd w:id="345"/>
            <w:r w:rsidRPr="005832A1">
              <w:rPr>
                <w:rStyle w:val="CommentReference"/>
                <w:rFonts w:eastAsiaTheme="minorHAnsi"/>
                <w:sz w:val="24"/>
              </w:rPr>
              <w:commentReference w:id="34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46"/>
            <w:r>
              <w:t xml:space="preserve">Whenever </w:t>
            </w:r>
            <w:commentRangeEnd w:id="346"/>
            <w:r>
              <w:rPr>
                <w:rStyle w:val="CommentReference"/>
                <w:rFonts w:eastAsiaTheme="minorHAnsi" w:cstheme="minorBidi"/>
                <w:color w:val="auto"/>
                <w:lang w:val="en-CA"/>
              </w:rPr>
              <w:commentReference w:id="346"/>
            </w:r>
            <w:r>
              <w:t>we</w:t>
            </w:r>
          </w:p>
          <w:p w14:paraId="7AE8E7A6" w14:textId="77777777" w:rsidR="005832A1" w:rsidRDefault="005832A1" w:rsidP="005832A1">
            <w:pPr>
              <w:pStyle w:val="EngHang"/>
            </w:pPr>
            <w:commentRangeStart w:id="347"/>
            <w:r>
              <w:t xml:space="preserve">Gather </w:t>
            </w:r>
            <w:commentRangeEnd w:id="347"/>
            <w:r>
              <w:rPr>
                <w:rStyle w:val="CommentReference"/>
                <w:rFonts w:eastAsiaTheme="minorHAnsi" w:cstheme="minorBidi"/>
                <w:color w:val="auto"/>
                <w:lang w:val="en-CA"/>
              </w:rPr>
              <w:commentReference w:id="34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DA3673" w:rsidRDefault="005832A1" w:rsidP="00DA3673">
            <w:pPr>
              <w:pStyle w:val="CopticVersemulti-line"/>
              <w:rPr>
                <w:highlight w:val="yellow"/>
              </w:rPr>
            </w:pPr>
            <w:r w:rsidRPr="00DA3673">
              <w:rPr>
                <w:highlight w:val="yellow"/>
              </w:rPr>
              <w:t>Ⲗⲟⲓⲡⲟⲛ ⲁⲛϣⲁⲛⲑⲱⲟⲩϯ:</w:t>
            </w:r>
          </w:p>
          <w:p w14:paraId="7A4DF17A" w14:textId="77777777" w:rsidR="005832A1" w:rsidRPr="00DA3673" w:rsidRDefault="005832A1" w:rsidP="00DA3673">
            <w:pPr>
              <w:pStyle w:val="CopticVersemulti-line"/>
              <w:rPr>
                <w:highlight w:val="yellow"/>
              </w:rPr>
            </w:pPr>
            <w:r w:rsidRPr="00DA3673">
              <w:rPr>
                <w:highlight w:val="yellow"/>
              </w:rPr>
              <w:t>ⲉ̀ϯⲡ̀ⲣⲟⲭⲉⲩⲭⲏ:</w:t>
            </w:r>
          </w:p>
          <w:p w14:paraId="1B35CE8F" w14:textId="77777777" w:rsidR="005832A1" w:rsidRPr="00DA3673" w:rsidRDefault="005832A1" w:rsidP="00DA3673">
            <w:pPr>
              <w:pStyle w:val="CopticVersemulti-line"/>
              <w:rPr>
                <w:highlight w:val="yellow"/>
              </w:rPr>
            </w:pPr>
            <w:r w:rsidRPr="00DA3673">
              <w:rPr>
                <w:highlight w:val="yellow"/>
              </w:rPr>
              <w:t>ⲙⲁⲣⲉⲛⲭ̀ⲙⲟⲩ ⲉ̀ⲡⲓⲣⲁⲛ:</w:t>
            </w:r>
          </w:p>
          <w:p w14:paraId="7A41FEEA" w14:textId="77777777" w:rsidR="005832A1" w:rsidRPr="00DA3673" w:rsidRDefault="005832A1" w:rsidP="00EA7F2F">
            <w:pPr>
              <w:pStyle w:val="CopticVerse"/>
              <w:rPr>
                <w:highlight w:val="yellow"/>
              </w:rPr>
            </w:pPr>
            <w:r w:rsidRPr="00DA3673">
              <w:rPr>
                <w:highlight w:val="yellow"/>
              </w:rPr>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48"/>
            <w:r>
              <w:t xml:space="preserve">will </w:t>
            </w:r>
            <w:commentRangeEnd w:id="348"/>
            <w:r>
              <w:rPr>
                <w:rStyle w:val="CommentReference"/>
                <w:rFonts w:eastAsiaTheme="minorHAnsi" w:cstheme="minorBidi"/>
                <w:color w:val="auto"/>
                <w:lang w:val="en-CA"/>
              </w:rPr>
              <w:commentReference w:id="34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49"/>
            <w:r>
              <w:t xml:space="preserve">Deliver </w:t>
            </w:r>
            <w:commentRangeEnd w:id="349"/>
            <w:r>
              <w:rPr>
                <w:rStyle w:val="CommentReference"/>
                <w:rFonts w:eastAsiaTheme="minorHAnsi" w:cstheme="minorBidi"/>
                <w:color w:val="auto"/>
                <w:lang w:val="en-CA"/>
              </w:rPr>
              <w:commentReference w:id="34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77777777" w:rsidR="005832A1" w:rsidRPr="00DA3673" w:rsidRDefault="005832A1" w:rsidP="00DA3673">
            <w:pPr>
              <w:pStyle w:val="CopticVersemulti-line"/>
              <w:rPr>
                <w:highlight w:val="yellow"/>
              </w:rPr>
            </w:pPr>
            <w:r w:rsidRPr="00DA3673">
              <w:rPr>
                <w:highlight w:val="yellow"/>
              </w:rPr>
              <w:t>Ϫⲉ ⲧⲉⲛⲛⲁⲥ̀ⲙⲟⲩ ⲉ̀ⲣⲟⲕ:</w:t>
            </w:r>
          </w:p>
          <w:p w14:paraId="740ECDC0" w14:textId="77777777" w:rsidR="005832A1" w:rsidRPr="00DA3673" w:rsidRDefault="005832A1" w:rsidP="00DA3673">
            <w:pPr>
              <w:pStyle w:val="CopticVersemulti-line"/>
              <w:rPr>
                <w:highlight w:val="yellow"/>
              </w:rPr>
            </w:pPr>
            <w:r w:rsidRPr="00DA3673">
              <w:rPr>
                <w:highlight w:val="yellow"/>
              </w:rPr>
              <w:t>ⲱ̀ Ⲡⲁⲟ̅ⲥ̅ Ⲓⲏ̅ⲥ̅:</w:t>
            </w:r>
          </w:p>
          <w:p w14:paraId="76F839C7" w14:textId="77777777" w:rsidR="005832A1" w:rsidRPr="00DA3673" w:rsidRDefault="005832A1" w:rsidP="00DA3673">
            <w:pPr>
              <w:pStyle w:val="CopticVersemulti-line"/>
              <w:rPr>
                <w:highlight w:val="yellow"/>
              </w:rPr>
            </w:pPr>
            <w:r w:rsidRPr="00DA3673">
              <w:rPr>
                <w:highlight w:val="yellow"/>
              </w:rPr>
              <w:t>ⲛⲁϩⲙⲉⲛ ⳉⲉⲛ Ⲡⲉⲕⲣⲁⲛ:</w:t>
            </w:r>
          </w:p>
          <w:p w14:paraId="2BCD9163" w14:textId="77777777"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50"/>
            <w:r w:rsidRPr="00A16DFE">
              <w:rPr>
                <w:rFonts w:eastAsiaTheme="minorHAnsi"/>
              </w:rPr>
              <w:t xml:space="preserve">come </w:t>
            </w:r>
            <w:commentRangeEnd w:id="350"/>
            <w:r>
              <w:rPr>
                <w:rStyle w:val="CommentReference"/>
                <w:rFonts w:eastAsiaTheme="minorHAnsi" w:cstheme="minorBidi"/>
                <w:color w:val="auto"/>
                <w:lang w:val="en-CA"/>
              </w:rPr>
              <w:commentReference w:id="35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DA3673" w:rsidRDefault="005832A1" w:rsidP="00DA3673">
            <w:pPr>
              <w:pStyle w:val="CopticVersemulti-line"/>
              <w:rPr>
                <w:highlight w:val="yellow"/>
              </w:rPr>
            </w:pPr>
            <w:r w:rsidRPr="00DA3673">
              <w:rPr>
                <w:highlight w:val="yellow"/>
              </w:rPr>
              <w:t>Ⲉⲑⲣⲉⲛϩⲱⲥ ⲉ̀ⲣⲟⲕ:</w:t>
            </w:r>
          </w:p>
          <w:p w14:paraId="024B1C37" w14:textId="77777777" w:rsidR="005832A1" w:rsidRPr="00DA3673" w:rsidRDefault="005832A1" w:rsidP="00DA3673">
            <w:pPr>
              <w:pStyle w:val="CopticVersemulti-line"/>
              <w:rPr>
                <w:highlight w:val="yellow"/>
              </w:rPr>
            </w:pPr>
            <w:r w:rsidRPr="00DA3673">
              <w:rPr>
                <w:highlight w:val="yellow"/>
              </w:rPr>
              <w:t>ⲛⲉⲙ Ⲡⲉⲕⲓⲱⲧ ⲛ̀ⲁ̀ⲅⲁⲑⲟⲥ:</w:t>
            </w:r>
          </w:p>
          <w:p w14:paraId="16862C98" w14:textId="77777777" w:rsidR="005832A1" w:rsidRPr="00DA3673" w:rsidRDefault="005832A1" w:rsidP="00DA3673">
            <w:pPr>
              <w:pStyle w:val="CopticVersemulti-line"/>
              <w:rPr>
                <w:highlight w:val="yellow"/>
              </w:rPr>
            </w:pPr>
            <w:r w:rsidRPr="00DA3673">
              <w:rPr>
                <w:highlight w:val="yellow"/>
              </w:rPr>
              <w:t>ⲛⲉⲙ Ⲡⲓⲡ̅ⲛ̅ⲁ̅ ⲉ̅ⲑ̅ⲩ̅:</w:t>
            </w:r>
          </w:p>
          <w:p w14:paraId="3469890E" w14:textId="77777777"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51"/>
            <w:r>
              <w:rPr>
                <w:rFonts w:eastAsiaTheme="minorHAnsi"/>
              </w:rPr>
              <w:t>be</w:t>
            </w:r>
            <w:r w:rsidRPr="00A16DFE">
              <w:rPr>
                <w:rFonts w:eastAsiaTheme="minorHAnsi"/>
              </w:rPr>
              <w:t xml:space="preserve"> </w:t>
            </w:r>
            <w:commentRangeEnd w:id="351"/>
            <w:r>
              <w:rPr>
                <w:rStyle w:val="CommentReference"/>
                <w:rFonts w:eastAsiaTheme="minorHAnsi" w:cstheme="minorBidi"/>
                <w:color w:val="auto"/>
                <w:lang w:val="en-CA"/>
              </w:rPr>
              <w:commentReference w:id="35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DA3673" w:rsidRDefault="005832A1" w:rsidP="00DA3673">
            <w:pPr>
              <w:pStyle w:val="CopticVersemulti-line"/>
              <w:rPr>
                <w:highlight w:val="yellow"/>
              </w:rPr>
            </w:pPr>
            <w:r w:rsidRPr="00DA3673">
              <w:rPr>
                <w:highlight w:val="yellow"/>
              </w:rPr>
              <w:t>Ⲇⲟⲝⲁ Ⲡⲁⲧⲣⲓ ⲕⲉ Ⲩⲓⲱ:</w:t>
            </w:r>
          </w:p>
          <w:p w14:paraId="3746A481" w14:textId="77777777" w:rsidR="005832A1" w:rsidRPr="00DA3673" w:rsidRDefault="005832A1" w:rsidP="00DA3673">
            <w:pPr>
              <w:pStyle w:val="CopticVersemulti-line"/>
              <w:rPr>
                <w:highlight w:val="yellow"/>
              </w:rPr>
            </w:pPr>
            <w:r w:rsidRPr="00DA3673">
              <w:rPr>
                <w:highlight w:val="yellow"/>
              </w:rPr>
              <w:t>ⲕⲉ ⲁ̀ⲅⲓⲱ̀ Ⲡⲛ̅ⲁ̅ⲧⲓ:</w:t>
            </w:r>
          </w:p>
          <w:p w14:paraId="2C21B810" w14:textId="77777777" w:rsidR="005832A1" w:rsidRPr="00DA3673" w:rsidRDefault="005832A1" w:rsidP="00DA3673">
            <w:pPr>
              <w:pStyle w:val="CopticVersemulti-line"/>
              <w:rPr>
                <w:highlight w:val="yellow"/>
              </w:rPr>
            </w:pPr>
            <w:r w:rsidRPr="00DA3673">
              <w:rPr>
                <w:highlight w:val="yellow"/>
              </w:rPr>
              <w:t>Ⲕⲉ ⲛⲩⲛ ⲕⲉ ⲁ̀ⲓ̀ ⲕⲉ ⲓⲥ ⲧⲟⲩⲥ</w:t>
            </w:r>
          </w:p>
          <w:p w14:paraId="249F176E" w14:textId="77777777" w:rsidR="005832A1" w:rsidRPr="00DA3673" w:rsidRDefault="005832A1" w:rsidP="00EA7F2F">
            <w:pPr>
              <w:pStyle w:val="CopticVerse"/>
              <w:rPr>
                <w:highlight w:val="yellow"/>
              </w:rPr>
            </w:pPr>
            <w:r w:rsidRPr="00DA3673">
              <w:rPr>
                <w:highlight w:val="yellow"/>
              </w:rPr>
              <w:t>ⲉ̀ⲱ̀ⲛⲁⲥ ⲧⲱⲛ ⲉ̀ⲱ̀ⲛⲱⲛ ⲁ̀ⲙⲉⲛ</w:t>
            </w:r>
          </w:p>
        </w:tc>
      </w:tr>
    </w:tbl>
    <w:p w14:paraId="28FA2C53" w14:textId="77777777" w:rsidR="00F54100" w:rsidRDefault="00EA7F2F" w:rsidP="005832A1">
      <w:pPr>
        <w:pStyle w:val="Heading5"/>
        <w:rPr>
          <w:lang w:val="en-US"/>
        </w:rPr>
      </w:pPr>
      <w:bookmarkStart w:id="352" w:name="_Toc297322067"/>
      <w:bookmarkStart w:id="353" w:name="_Toc297407712"/>
      <w:bookmarkStart w:id="354" w:name="_Toc298445764"/>
      <w:bookmarkStart w:id="355" w:name="_Toc298681249"/>
      <w:bookmarkStart w:id="356" w:name="_Toc298447489"/>
      <w:bookmarkStart w:id="357" w:name="_Toc308441906"/>
      <w:r>
        <w:rPr>
          <w:lang w:val="en-US"/>
        </w:rPr>
        <w:lastRenderedPageBreak/>
        <w:t>The Sunday Theotokia</w:t>
      </w:r>
      <w:bookmarkEnd w:id="352"/>
      <w:bookmarkEnd w:id="353"/>
      <w:bookmarkEnd w:id="354"/>
      <w:bookmarkEnd w:id="355"/>
      <w:bookmarkEnd w:id="356"/>
      <w:bookmarkEnd w:id="35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58" w:name="_Toc298445765"/>
      <w:bookmarkStart w:id="359" w:name="_Toc298681250"/>
      <w:bookmarkStart w:id="360" w:name="_Toc298447490"/>
      <w:r>
        <w:rPr>
          <w:lang w:val="en-US"/>
        </w:rPr>
        <w:t>Part One</w:t>
      </w:r>
      <w:bookmarkEnd w:id="358"/>
      <w:bookmarkEnd w:id="359"/>
      <w:bookmarkEnd w:id="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61"/>
            <w:r w:rsidRPr="007425E1">
              <w:rPr>
                <w:rFonts w:eastAsiaTheme="minorHAnsi"/>
              </w:rPr>
              <w:t>Of the Covenant</w:t>
            </w:r>
            <w:commentRangeEnd w:id="361"/>
            <w:r>
              <w:rPr>
                <w:rStyle w:val="CommentReference"/>
                <w:rFonts w:eastAsiaTheme="minorHAnsi" w:cstheme="minorBidi"/>
                <w:color w:val="auto"/>
                <w:lang w:val="en-CA"/>
              </w:rPr>
              <w:commentReference w:id="36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62"/>
            <w:r>
              <w:rPr>
                <w:rFonts w:eastAsiaTheme="minorHAnsi"/>
              </w:rPr>
              <w:t>sprinkling</w:t>
            </w:r>
            <w:commentRangeEnd w:id="362"/>
            <w:r>
              <w:rPr>
                <w:rStyle w:val="CommentReference"/>
                <w:rFonts w:eastAsiaTheme="minorHAnsi" w:cstheme="minorBidi"/>
                <w:color w:val="auto"/>
                <w:lang w:val="en-CA"/>
              </w:rPr>
              <w:commentReference w:id="36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63"/>
            <w:r>
              <w:rPr>
                <w:rFonts w:eastAsiaTheme="minorHAnsi"/>
              </w:rPr>
              <w:t>dwelt</w:t>
            </w:r>
            <w:commentRangeEnd w:id="363"/>
            <w:r>
              <w:rPr>
                <w:rStyle w:val="CommentReference"/>
                <w:rFonts w:eastAsiaTheme="minorHAnsi" w:cstheme="minorBidi"/>
                <w:color w:val="auto"/>
                <w:lang w:val="en-CA"/>
              </w:rPr>
              <w:commentReference w:id="36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64"/>
            <w:r>
              <w:t xml:space="preserve">Magnify </w:t>
            </w:r>
            <w:commentRangeEnd w:id="364"/>
            <w:r>
              <w:rPr>
                <w:rStyle w:val="CommentReference"/>
                <w:rFonts w:eastAsiaTheme="minorHAnsi" w:cstheme="minorBidi"/>
                <w:color w:val="auto"/>
                <w:lang w:val="en-CA"/>
              </w:rPr>
              <w:commentReference w:id="36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65"/>
            <w:r>
              <w:t xml:space="preserve">obtain </w:t>
            </w:r>
            <w:commentRangeEnd w:id="365"/>
            <w:r>
              <w:rPr>
                <w:rStyle w:val="CommentReference"/>
                <w:rFonts w:eastAsiaTheme="minorHAnsi" w:cstheme="minorBidi"/>
                <w:color w:val="auto"/>
                <w:lang w:val="en-CA"/>
              </w:rPr>
              <w:commentReference w:id="36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66" w:name="_Toc298445766"/>
      <w:bookmarkStart w:id="367" w:name="_Toc298681251"/>
      <w:bookmarkStart w:id="368" w:name="_Toc298447491"/>
      <w:r>
        <w:t>Part Two</w:t>
      </w:r>
      <w:bookmarkEnd w:id="366"/>
      <w:bookmarkEnd w:id="367"/>
      <w:bookmarkEnd w:id="36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69"/>
            <w:r>
              <w:rPr>
                <w:rFonts w:eastAsiaTheme="minorHAnsi"/>
              </w:rPr>
              <w:t xml:space="preserve">type </w:t>
            </w:r>
            <w:commentRangeEnd w:id="369"/>
            <w:r>
              <w:rPr>
                <w:rStyle w:val="CommentReference"/>
                <w:rFonts w:eastAsiaTheme="minorHAnsi" w:cstheme="minorBidi"/>
                <w:color w:val="auto"/>
                <w:lang w:val="en-CA"/>
              </w:rPr>
              <w:commentReference w:id="36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70"/>
            <w:r>
              <w:t xml:space="preserve">one </w:t>
            </w:r>
            <w:commentRangeEnd w:id="370"/>
            <w:r>
              <w:rPr>
                <w:rStyle w:val="CommentReference"/>
                <w:rFonts w:eastAsiaTheme="minorHAnsi" w:cstheme="minorBidi"/>
                <w:color w:val="auto"/>
                <w:lang w:val="en-CA"/>
              </w:rPr>
              <w:commentReference w:id="370"/>
            </w:r>
            <w:r>
              <w:t>from two,</w:t>
            </w:r>
          </w:p>
          <w:p w14:paraId="24CF4066" w14:textId="77777777" w:rsidR="005832A1" w:rsidRDefault="005832A1" w:rsidP="005832A1">
            <w:pPr>
              <w:pStyle w:val="EngHang"/>
            </w:pPr>
            <w:r>
              <w:t xml:space="preserve">A </w:t>
            </w:r>
            <w:commentRangeStart w:id="371"/>
            <w:r>
              <w:t xml:space="preserve">Holy </w:t>
            </w:r>
            <w:commentRangeEnd w:id="371"/>
            <w:r>
              <w:rPr>
                <w:rStyle w:val="CommentReference"/>
                <w:rFonts w:eastAsiaTheme="minorHAnsi" w:cstheme="minorBidi"/>
                <w:color w:val="auto"/>
                <w:lang w:val="en-CA"/>
              </w:rPr>
              <w:commentReference w:id="37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72"/>
            <w:r>
              <w:rPr>
                <w:rFonts w:eastAsiaTheme="minorHAnsi"/>
              </w:rPr>
              <w:t xml:space="preserve">Begotten </w:t>
            </w:r>
            <w:commentRangeEnd w:id="372"/>
            <w:r>
              <w:rPr>
                <w:rStyle w:val="CommentReference"/>
                <w:rFonts w:eastAsiaTheme="minorHAnsi" w:cstheme="minorBidi"/>
                <w:color w:val="auto"/>
                <w:lang w:val="en-CA"/>
              </w:rPr>
              <w:commentReference w:id="372"/>
            </w:r>
            <w:r>
              <w:rPr>
                <w:rFonts w:eastAsiaTheme="minorHAnsi"/>
              </w:rPr>
              <w:t>without seed,</w:t>
            </w:r>
          </w:p>
          <w:p w14:paraId="0F7DC7A5" w14:textId="77777777" w:rsidR="005832A1" w:rsidRDefault="005832A1" w:rsidP="005832A1">
            <w:pPr>
              <w:pStyle w:val="EngHang"/>
              <w:rPr>
                <w:rFonts w:eastAsiaTheme="minorHAnsi"/>
              </w:rPr>
            </w:pPr>
            <w:commentRangeStart w:id="373"/>
            <w:r>
              <w:rPr>
                <w:rFonts w:eastAsiaTheme="minorHAnsi"/>
              </w:rPr>
              <w:t xml:space="preserve">Consubstantial </w:t>
            </w:r>
            <w:commentRangeEnd w:id="373"/>
            <w:r>
              <w:rPr>
                <w:rStyle w:val="CommentReference"/>
                <w:rFonts w:eastAsiaTheme="minorHAnsi" w:cstheme="minorBidi"/>
                <w:color w:val="auto"/>
                <w:lang w:val="en-CA"/>
              </w:rPr>
              <w:commentReference w:id="37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74"/>
            <w:r>
              <w:rPr>
                <w:rFonts w:eastAsiaTheme="minorHAnsi"/>
              </w:rPr>
              <w:t xml:space="preserve">made one </w:t>
            </w:r>
            <w:commentRangeEnd w:id="374"/>
            <w:r>
              <w:rPr>
                <w:rStyle w:val="CommentReference"/>
                <w:rFonts w:eastAsiaTheme="minorHAnsi" w:cstheme="minorBidi"/>
                <w:color w:val="auto"/>
                <w:lang w:val="en-CA"/>
              </w:rPr>
              <w:commentReference w:id="37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75"/>
            <w:r>
              <w:t xml:space="preserve">The </w:t>
            </w:r>
            <w:commentRangeEnd w:id="375"/>
            <w:r>
              <w:rPr>
                <w:rStyle w:val="CommentReference"/>
                <w:rFonts w:eastAsiaTheme="minorHAnsi" w:cstheme="minorBidi"/>
                <w:color w:val="auto"/>
                <w:lang w:val="en-CA"/>
              </w:rPr>
              <w:commentReference w:id="37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76"/>
            <w:r>
              <w:rPr>
                <w:rFonts w:eastAsiaTheme="minorHAnsi"/>
              </w:rPr>
              <w:t xml:space="preserve">Purple </w:t>
            </w:r>
            <w:commentRangeEnd w:id="376"/>
            <w:r>
              <w:rPr>
                <w:rStyle w:val="CommentReference"/>
                <w:rFonts w:eastAsiaTheme="minorHAnsi" w:cstheme="minorBidi"/>
                <w:color w:val="auto"/>
                <w:lang w:val="en-CA"/>
              </w:rPr>
              <w:commentReference w:id="37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77"/>
            <w:r>
              <w:rPr>
                <w:rFonts w:eastAsiaTheme="minorHAnsi"/>
              </w:rPr>
              <w:t xml:space="preserve">fine </w:t>
            </w:r>
            <w:commentRangeEnd w:id="377"/>
            <w:r>
              <w:rPr>
                <w:rStyle w:val="CommentReference"/>
                <w:rFonts w:eastAsiaTheme="minorHAnsi" w:cstheme="minorBidi"/>
                <w:color w:val="auto"/>
                <w:lang w:val="en-CA"/>
              </w:rPr>
              <w:commentReference w:id="37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78"/>
            <w:r>
              <w:rPr>
                <w:rFonts w:eastAsiaTheme="minorHAnsi"/>
              </w:rPr>
              <w:t xml:space="preserve">wood </w:t>
            </w:r>
            <w:commentRangeEnd w:id="378"/>
            <w:r>
              <w:rPr>
                <w:rStyle w:val="CommentReference"/>
                <w:rFonts w:eastAsiaTheme="minorHAnsi" w:cstheme="minorBidi"/>
                <w:color w:val="auto"/>
                <w:lang w:val="en-CA"/>
              </w:rPr>
              <w:commentReference w:id="37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379"/>
            <w:r>
              <w:t xml:space="preserve">Magnify </w:t>
            </w:r>
            <w:commentRangeEnd w:id="379"/>
            <w:r>
              <w:rPr>
                <w:rStyle w:val="CommentReference"/>
                <w:rFonts w:eastAsiaTheme="minorHAnsi" w:cstheme="minorBidi"/>
                <w:color w:val="auto"/>
                <w:lang w:val="en-CA"/>
              </w:rPr>
              <w:commentReference w:id="37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380"/>
            <w:r>
              <w:t xml:space="preserve">obtain </w:t>
            </w:r>
            <w:commentRangeEnd w:id="380"/>
            <w:r>
              <w:rPr>
                <w:rStyle w:val="CommentReference"/>
                <w:rFonts w:eastAsiaTheme="minorHAnsi" w:cstheme="minorBidi"/>
                <w:color w:val="auto"/>
                <w:lang w:val="en-CA"/>
              </w:rPr>
              <w:commentReference w:id="38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381" w:name="_Toc298445767"/>
      <w:bookmarkStart w:id="382" w:name="_Toc298681252"/>
      <w:bookmarkStart w:id="383" w:name="_Toc298447492"/>
      <w:r>
        <w:t>Part Three</w:t>
      </w:r>
      <w:bookmarkEnd w:id="381"/>
      <w:bookmarkEnd w:id="382"/>
      <w:bookmarkEnd w:id="38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384"/>
            <w:r>
              <w:rPr>
                <w:rFonts w:eastAsiaTheme="minorHAnsi"/>
              </w:rPr>
              <w:t>Cherubs</w:t>
            </w:r>
            <w:commentRangeEnd w:id="384"/>
            <w:r>
              <w:rPr>
                <w:rStyle w:val="CommentReference"/>
                <w:rFonts w:eastAsiaTheme="minorHAnsi" w:cstheme="minorBidi"/>
                <w:color w:val="auto"/>
                <w:lang w:val="en-CA"/>
              </w:rPr>
              <w:commentReference w:id="384"/>
            </w:r>
          </w:p>
          <w:p w14:paraId="1744558C" w14:textId="77777777" w:rsidR="005832A1" w:rsidRPr="001A0083" w:rsidRDefault="005832A1" w:rsidP="005832A1">
            <w:pPr>
              <w:pStyle w:val="EngHangEnd"/>
            </w:pPr>
            <w:commentRangeStart w:id="385"/>
            <w:r>
              <w:rPr>
                <w:rFonts w:eastAsiaTheme="minorHAnsi"/>
              </w:rPr>
              <w:t xml:space="preserve">Forged </w:t>
            </w:r>
            <w:commentRangeEnd w:id="385"/>
            <w:r>
              <w:rPr>
                <w:rStyle w:val="CommentReference"/>
                <w:rFonts w:eastAsiaTheme="minorHAnsi" w:cstheme="minorBidi"/>
                <w:color w:val="auto"/>
                <w:lang w:val="en-CA"/>
              </w:rPr>
              <w:commentReference w:id="38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386"/>
            <w:r>
              <w:t xml:space="preserve">Always </w:t>
            </w:r>
            <w:commentRangeEnd w:id="386"/>
            <w:r>
              <w:rPr>
                <w:rStyle w:val="CommentReference"/>
                <w:rFonts w:eastAsiaTheme="minorHAnsi" w:cstheme="minorBidi"/>
                <w:color w:val="auto"/>
                <w:lang w:val="en-CA"/>
              </w:rPr>
              <w:commentReference w:id="38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387"/>
            <w:r>
              <w:rPr>
                <w:rFonts w:eastAsiaTheme="minorHAnsi"/>
              </w:rPr>
              <w:t xml:space="preserve">Overshadowed </w:t>
            </w:r>
            <w:commentRangeEnd w:id="387"/>
            <w:r>
              <w:rPr>
                <w:rStyle w:val="CommentReference"/>
                <w:rFonts w:eastAsiaTheme="minorHAnsi" w:cstheme="minorBidi"/>
                <w:color w:val="auto"/>
                <w:lang w:val="en-CA"/>
              </w:rPr>
              <w:commentReference w:id="38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388"/>
            <w:r>
              <w:rPr>
                <w:rFonts w:eastAsiaTheme="minorHAnsi"/>
              </w:rPr>
              <w:t xml:space="preserve">sin </w:t>
            </w:r>
            <w:commentRangeEnd w:id="388"/>
            <w:r>
              <w:rPr>
                <w:rStyle w:val="CommentReference"/>
                <w:rFonts w:eastAsiaTheme="minorHAnsi" w:cstheme="minorBidi"/>
                <w:color w:val="auto"/>
                <w:lang w:val="en-CA"/>
              </w:rPr>
              <w:commentReference w:id="38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389"/>
            <w:r>
              <w:t xml:space="preserve">Magnify </w:t>
            </w:r>
            <w:commentRangeEnd w:id="389"/>
            <w:r>
              <w:rPr>
                <w:rStyle w:val="CommentReference"/>
                <w:rFonts w:eastAsiaTheme="minorHAnsi" w:cstheme="minorBidi"/>
                <w:color w:val="auto"/>
                <w:lang w:val="en-CA"/>
              </w:rPr>
              <w:commentReference w:id="38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390"/>
            <w:r>
              <w:t xml:space="preserve">obtain </w:t>
            </w:r>
            <w:commentRangeEnd w:id="390"/>
            <w:r>
              <w:rPr>
                <w:rStyle w:val="CommentReference"/>
                <w:rFonts w:eastAsiaTheme="minorHAnsi" w:cstheme="minorBidi"/>
                <w:color w:val="auto"/>
                <w:lang w:val="en-CA"/>
              </w:rPr>
              <w:commentReference w:id="39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391" w:name="_Toc298445768"/>
      <w:bookmarkStart w:id="392" w:name="_Toc298681253"/>
      <w:bookmarkStart w:id="393" w:name="_Toc298447493"/>
      <w:r>
        <w:t>Part Four</w:t>
      </w:r>
      <w:bookmarkEnd w:id="391"/>
      <w:bookmarkEnd w:id="392"/>
      <w:bookmarkEnd w:id="39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394"/>
            <w:r>
              <w:t xml:space="preserve">you </w:t>
            </w:r>
            <w:commentRangeEnd w:id="394"/>
            <w:r>
              <w:rPr>
                <w:rStyle w:val="CommentReference"/>
                <w:rFonts w:eastAsiaTheme="minorHAnsi" w:cstheme="minorBidi"/>
                <w:color w:val="auto"/>
                <w:lang w:val="en-CA"/>
              </w:rPr>
              <w:commentReference w:id="39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395"/>
            <w:r>
              <w:rPr>
                <w:rFonts w:eastAsiaTheme="minorHAnsi"/>
              </w:rPr>
              <w:t xml:space="preserve">for </w:t>
            </w:r>
            <w:commentRangeEnd w:id="395"/>
            <w:r>
              <w:rPr>
                <w:rStyle w:val="CommentReference"/>
                <w:rFonts w:eastAsiaTheme="minorHAnsi" w:cstheme="minorBidi"/>
                <w:color w:val="auto"/>
                <w:lang w:val="en-CA"/>
              </w:rPr>
              <w:commentReference w:id="39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396"/>
            <w:r>
              <w:t xml:space="preserve">Magnify </w:t>
            </w:r>
            <w:commentRangeEnd w:id="396"/>
            <w:r>
              <w:rPr>
                <w:rStyle w:val="CommentReference"/>
                <w:rFonts w:eastAsiaTheme="minorHAnsi" w:cstheme="minorBidi"/>
                <w:color w:val="auto"/>
                <w:lang w:val="en-CA"/>
              </w:rPr>
              <w:commentReference w:id="39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397"/>
            <w:r>
              <w:t xml:space="preserve">obtain </w:t>
            </w:r>
            <w:commentRangeEnd w:id="397"/>
            <w:r>
              <w:rPr>
                <w:rStyle w:val="CommentReference"/>
                <w:rFonts w:eastAsiaTheme="minorHAnsi" w:cstheme="minorBidi"/>
                <w:color w:val="auto"/>
                <w:lang w:val="en-CA"/>
              </w:rPr>
              <w:commentReference w:id="39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398" w:name="_Toc298445769"/>
      <w:bookmarkStart w:id="399" w:name="_Toc298681254"/>
      <w:bookmarkStart w:id="400" w:name="_Toc298447494"/>
      <w:r>
        <w:t>Part Five</w:t>
      </w:r>
      <w:bookmarkEnd w:id="398"/>
      <w:bookmarkEnd w:id="399"/>
      <w:bookmarkEnd w:id="40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01"/>
            <w:r>
              <w:rPr>
                <w:rFonts w:eastAsiaTheme="minorHAnsi"/>
              </w:rPr>
              <w:t xml:space="preserve">burning </w:t>
            </w:r>
            <w:commentRangeEnd w:id="401"/>
            <w:r>
              <w:rPr>
                <w:rStyle w:val="CommentReference"/>
                <w:rFonts w:eastAsiaTheme="minorHAnsi" w:cstheme="minorBidi"/>
                <w:color w:val="auto"/>
                <w:lang w:val="en-CA"/>
              </w:rPr>
              <w:commentReference w:id="40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02"/>
            <w:r>
              <w:rPr>
                <w:rFonts w:eastAsiaTheme="minorHAnsi"/>
              </w:rPr>
              <w:t>manifestation</w:t>
            </w:r>
            <w:commentRangeEnd w:id="402"/>
            <w:r>
              <w:rPr>
                <w:rStyle w:val="CommentReference"/>
                <w:rFonts w:eastAsiaTheme="minorHAnsi" w:cstheme="minorBidi"/>
                <w:color w:val="auto"/>
                <w:lang w:val="en-CA"/>
              </w:rPr>
              <w:commentReference w:id="40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03"/>
            <w:r>
              <w:rPr>
                <w:rFonts w:eastAsiaTheme="minorHAnsi"/>
              </w:rPr>
              <w:t xml:space="preserve">carried </w:t>
            </w:r>
            <w:commentRangeEnd w:id="403"/>
            <w:r>
              <w:rPr>
                <w:rStyle w:val="CommentReference"/>
                <w:rFonts w:eastAsiaTheme="minorHAnsi" w:cstheme="minorBidi"/>
                <w:color w:val="auto"/>
                <w:lang w:val="en-CA"/>
              </w:rPr>
              <w:commentReference w:id="40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04"/>
            <w:r>
              <w:rPr>
                <w:rFonts w:eastAsiaTheme="minorHAnsi"/>
              </w:rPr>
              <w:t xml:space="preserve">Gives light to </w:t>
            </w:r>
            <w:commentRangeEnd w:id="404"/>
            <w:r>
              <w:rPr>
                <w:rStyle w:val="CommentReference"/>
                <w:rFonts w:eastAsiaTheme="minorHAnsi" w:cstheme="minorBidi"/>
                <w:color w:val="auto"/>
                <w:lang w:val="en-CA"/>
              </w:rPr>
              <w:commentReference w:id="40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05"/>
            <w:r>
              <w:t xml:space="preserve">Magnify </w:t>
            </w:r>
            <w:commentRangeEnd w:id="405"/>
            <w:r>
              <w:rPr>
                <w:rStyle w:val="CommentReference"/>
                <w:rFonts w:eastAsiaTheme="minorHAnsi" w:cstheme="minorBidi"/>
                <w:color w:val="auto"/>
                <w:lang w:val="en-CA"/>
              </w:rPr>
              <w:commentReference w:id="40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06"/>
            <w:r>
              <w:t xml:space="preserve">obtain </w:t>
            </w:r>
            <w:commentRangeEnd w:id="406"/>
            <w:r>
              <w:rPr>
                <w:rStyle w:val="CommentReference"/>
                <w:rFonts w:eastAsiaTheme="minorHAnsi" w:cstheme="minorBidi"/>
                <w:color w:val="auto"/>
                <w:lang w:val="en-CA"/>
              </w:rPr>
              <w:commentReference w:id="40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07" w:name="_Toc298445770"/>
      <w:bookmarkStart w:id="408" w:name="_Toc298681255"/>
      <w:bookmarkStart w:id="409" w:name="_Toc298447495"/>
      <w:r>
        <w:t>Part Six</w:t>
      </w:r>
      <w:bookmarkEnd w:id="407"/>
      <w:bookmarkEnd w:id="408"/>
      <w:bookmarkEnd w:id="40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1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10"/>
            <w:r>
              <w:rPr>
                <w:rStyle w:val="CommentReference"/>
                <w:rFonts w:eastAsiaTheme="minorHAnsi" w:cstheme="minorBidi"/>
                <w:color w:val="auto"/>
                <w:lang w:val="en-CA"/>
              </w:rPr>
              <w:commentReference w:id="41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11"/>
            <w:r>
              <w:rPr>
                <w:rFonts w:eastAsiaTheme="minorHAnsi"/>
              </w:rPr>
              <w:t xml:space="preserve">Upon </w:t>
            </w:r>
            <w:commentRangeEnd w:id="411"/>
            <w:r>
              <w:rPr>
                <w:rStyle w:val="CommentReference"/>
                <w:rFonts w:eastAsiaTheme="minorHAnsi" w:cstheme="minorBidi"/>
                <w:color w:val="auto"/>
                <w:lang w:val="en-CA"/>
              </w:rPr>
              <w:commentReference w:id="41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12"/>
            <w:r>
              <w:t xml:space="preserve">Magnify </w:t>
            </w:r>
            <w:commentRangeEnd w:id="412"/>
            <w:r>
              <w:rPr>
                <w:rStyle w:val="CommentReference"/>
                <w:rFonts w:eastAsiaTheme="minorHAnsi" w:cstheme="minorBidi"/>
                <w:color w:val="auto"/>
                <w:lang w:val="en-CA"/>
              </w:rPr>
              <w:commentReference w:id="41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13"/>
            <w:r>
              <w:t xml:space="preserve">obtain </w:t>
            </w:r>
            <w:commentRangeEnd w:id="413"/>
            <w:r>
              <w:rPr>
                <w:rStyle w:val="CommentReference"/>
                <w:rFonts w:eastAsiaTheme="minorHAnsi" w:cstheme="minorBidi"/>
                <w:color w:val="auto"/>
                <w:lang w:val="en-CA"/>
              </w:rPr>
              <w:commentReference w:id="41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14" w:name="_Toc298445771"/>
      <w:bookmarkStart w:id="415" w:name="_Toc298681256"/>
      <w:bookmarkStart w:id="416" w:name="_Toc298447496"/>
      <w:bookmarkStart w:id="417" w:name="_Ref299211949"/>
      <w:r>
        <w:t>The Gospel According the St. Luke</w:t>
      </w:r>
      <w:bookmarkEnd w:id="414"/>
      <w:bookmarkEnd w:id="415"/>
      <w:bookmarkEnd w:id="416"/>
      <w:bookmarkEnd w:id="4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18" w:name="_Toc298445772"/>
      <w:bookmarkStart w:id="419" w:name="_Toc298681257"/>
      <w:bookmarkStart w:id="420" w:name="_Toc298447497"/>
      <w:r>
        <w:lastRenderedPageBreak/>
        <w:t xml:space="preserve">Part </w:t>
      </w:r>
      <w:bookmarkEnd w:id="418"/>
      <w:bookmarkEnd w:id="419"/>
      <w:bookmarkEnd w:id="42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21"/>
            <w:r>
              <w:rPr>
                <w:rFonts w:eastAsiaTheme="minorHAnsi"/>
              </w:rPr>
              <w:t>truth</w:t>
            </w:r>
            <w:commentRangeEnd w:id="421"/>
            <w:r>
              <w:rPr>
                <w:rStyle w:val="CommentReference"/>
                <w:rFonts w:eastAsiaTheme="minorHAnsi" w:cstheme="minorBidi"/>
                <w:color w:val="auto"/>
                <w:lang w:val="en-CA"/>
              </w:rPr>
              <w:commentReference w:id="42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22"/>
            <w:r>
              <w:rPr>
                <w:rFonts w:eastAsiaTheme="minorHAnsi"/>
              </w:rPr>
              <w:t xml:space="preserve">a </w:t>
            </w:r>
            <w:commentRangeEnd w:id="422"/>
            <w:r>
              <w:rPr>
                <w:rStyle w:val="CommentReference"/>
                <w:rFonts w:eastAsiaTheme="minorHAnsi" w:cstheme="minorBidi"/>
                <w:color w:val="auto"/>
                <w:lang w:val="en-CA"/>
              </w:rPr>
              <w:commentReference w:id="42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lastRenderedPageBreak/>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23"/>
            <w:r>
              <w:rPr>
                <w:rFonts w:eastAsiaTheme="minorHAnsi"/>
              </w:rPr>
              <w:t xml:space="preserve">holy </w:t>
            </w:r>
            <w:commentRangeEnd w:id="423"/>
            <w:r>
              <w:rPr>
                <w:rStyle w:val="CommentReference"/>
                <w:rFonts w:eastAsiaTheme="minorHAnsi" w:cstheme="minorBidi"/>
                <w:color w:val="auto"/>
                <w:lang w:val="en-CA"/>
              </w:rPr>
              <w:commentReference w:id="42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24"/>
            <w:r>
              <w:rPr>
                <w:rFonts w:eastAsiaTheme="minorHAnsi"/>
              </w:rPr>
              <w:t xml:space="preserve">abode </w:t>
            </w:r>
            <w:commentRangeEnd w:id="424"/>
            <w:r>
              <w:rPr>
                <w:rStyle w:val="CommentReference"/>
                <w:rFonts w:eastAsiaTheme="minorHAnsi" w:cstheme="minorBidi"/>
                <w:color w:val="auto"/>
                <w:lang w:val="en-CA"/>
              </w:rPr>
              <w:commentReference w:id="42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lastRenderedPageBreak/>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27" w:name="_Toc298445773"/>
      <w:bookmarkStart w:id="428" w:name="_Toc298681258"/>
      <w:bookmarkStart w:id="429" w:name="_Toc298447498"/>
      <w:r>
        <w:lastRenderedPageBreak/>
        <w:t>Part Seven (</w:t>
      </w:r>
      <w:r w:rsidR="00AB7D27">
        <w:t>Modern Part Eight</w:t>
      </w:r>
      <w:r>
        <w:t>)</w:t>
      </w:r>
      <w:bookmarkEnd w:id="427"/>
      <w:bookmarkEnd w:id="428"/>
      <w:bookmarkEnd w:id="42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30"/>
            <w:r>
              <w:rPr>
                <w:rFonts w:eastAsiaTheme="minorHAnsi"/>
              </w:rPr>
              <w:t>O Lord of all.</w:t>
            </w:r>
            <w:commentRangeEnd w:id="430"/>
            <w:r>
              <w:rPr>
                <w:rStyle w:val="CommentReference"/>
                <w:rFonts w:eastAsiaTheme="minorHAnsi" w:cstheme="minorBidi"/>
                <w:color w:val="auto"/>
                <w:lang w:val="en-CA"/>
              </w:rPr>
              <w:commentReference w:id="43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31"/>
            <w:r>
              <w:rPr>
                <w:rFonts w:eastAsiaTheme="minorHAnsi"/>
              </w:rPr>
              <w:t>The True One who came</w:t>
            </w:r>
            <w:commentRangeEnd w:id="431"/>
            <w:r>
              <w:rPr>
                <w:rStyle w:val="CommentReference"/>
                <w:rFonts w:eastAsiaTheme="minorHAnsi" w:cstheme="minorBidi"/>
                <w:color w:val="auto"/>
                <w:lang w:val="en-CA"/>
              </w:rPr>
              <w:commentReference w:id="43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32"/>
            <w:r>
              <w:rPr>
                <w:rFonts w:eastAsiaTheme="minorHAnsi"/>
              </w:rPr>
              <w:t>And perfect rejoicing.</w:t>
            </w:r>
            <w:commentRangeEnd w:id="432"/>
            <w:r>
              <w:rPr>
                <w:rStyle w:val="CommentReference"/>
                <w:rFonts w:eastAsiaTheme="minorHAnsi" w:cstheme="minorBidi"/>
                <w:color w:val="auto"/>
                <w:lang w:val="en-CA"/>
              </w:rPr>
              <w:commentReference w:id="43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33"/>
            <w:r>
              <w:rPr>
                <w:rFonts w:eastAsiaTheme="minorHAnsi"/>
              </w:rPr>
              <w:t>about</w:t>
            </w:r>
            <w:commentRangeEnd w:id="433"/>
            <w:r>
              <w:rPr>
                <w:rStyle w:val="CommentReference"/>
                <w:rFonts w:eastAsiaTheme="minorHAnsi" w:cstheme="minorBidi"/>
                <w:color w:val="auto"/>
                <w:lang w:val="en-CA"/>
              </w:rPr>
              <w:commentReference w:id="43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34"/>
            <w:r>
              <w:rPr>
                <w:rFonts w:eastAsiaTheme="minorHAnsi"/>
              </w:rPr>
              <w:t>proclaim</w:t>
            </w:r>
            <w:commentRangeEnd w:id="434"/>
            <w:r>
              <w:rPr>
                <w:rStyle w:val="CommentReference"/>
                <w:rFonts w:eastAsiaTheme="minorHAnsi" w:cstheme="minorBidi"/>
                <w:color w:val="auto"/>
                <w:lang w:val="en-CA"/>
              </w:rPr>
              <w:commentReference w:id="43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35"/>
            <w:r>
              <w:t>gener</w:t>
            </w:r>
            <w:r>
              <w:t>a</w:t>
            </w:r>
            <w:r>
              <w:t>tions</w:t>
            </w:r>
            <w:commentRangeEnd w:id="435"/>
            <w:r>
              <w:rPr>
                <w:rStyle w:val="CommentReference"/>
                <w:rFonts w:eastAsiaTheme="minorHAnsi" w:cstheme="minorBidi"/>
                <w:color w:val="auto"/>
                <w:lang w:val="en-CA"/>
              </w:rPr>
              <w:commentReference w:id="43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36"/>
            <w:r>
              <w:t xml:space="preserve">just </w:t>
            </w:r>
            <w:commentRangeEnd w:id="436"/>
            <w:r>
              <w:rPr>
                <w:rStyle w:val="CommentReference"/>
                <w:rFonts w:eastAsiaTheme="minorHAnsi" w:cstheme="minorBidi"/>
                <w:color w:val="auto"/>
                <w:lang w:val="en-CA"/>
              </w:rPr>
              <w:commentReference w:id="43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37"/>
            <w:r>
              <w:t xml:space="preserve">chaste </w:t>
            </w:r>
            <w:commentRangeEnd w:id="437"/>
            <w:r>
              <w:rPr>
                <w:rStyle w:val="CommentReference"/>
                <w:rFonts w:eastAsiaTheme="minorHAnsi" w:cstheme="minorBidi"/>
                <w:color w:val="auto"/>
                <w:lang w:val="en-CA"/>
              </w:rPr>
              <w:commentReference w:id="43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38"/>
            <w:r>
              <w:t>Isaac</w:t>
            </w:r>
            <w:commentRangeEnd w:id="438"/>
            <w:r>
              <w:rPr>
                <w:rStyle w:val="CommentReference"/>
                <w:rFonts w:eastAsiaTheme="minorHAnsi" w:cstheme="minorBidi"/>
                <w:color w:val="auto"/>
                <w:lang w:val="en-CA"/>
              </w:rPr>
              <w:commentReference w:id="43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39"/>
            <w:r>
              <w:t>myriads of myriads.</w:t>
            </w:r>
            <w:commentRangeEnd w:id="439"/>
            <w:r>
              <w:rPr>
                <w:rStyle w:val="CommentReference"/>
                <w:rFonts w:eastAsiaTheme="minorHAnsi" w:cstheme="minorBidi"/>
                <w:color w:val="auto"/>
                <w:lang w:val="en-CA"/>
              </w:rPr>
              <w:commentReference w:id="43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40"/>
            <w:r>
              <w:t>Master</w:t>
            </w:r>
            <w:commentRangeEnd w:id="440"/>
            <w:r>
              <w:rPr>
                <w:rStyle w:val="CommentReference"/>
                <w:rFonts w:eastAsiaTheme="minorHAnsi" w:cstheme="minorBidi"/>
                <w:color w:val="auto"/>
                <w:lang w:val="en-CA"/>
              </w:rPr>
              <w:commentReference w:id="44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41"/>
            <w:r>
              <w:t xml:space="preserve">honour </w:t>
            </w:r>
            <w:commentRangeEnd w:id="441"/>
            <w:r>
              <w:rPr>
                <w:rStyle w:val="CommentReference"/>
                <w:rFonts w:eastAsiaTheme="minorHAnsi" w:cstheme="minorBidi"/>
                <w:color w:val="auto"/>
                <w:lang w:val="en-CA"/>
              </w:rPr>
              <w:commentReference w:id="44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42"/>
            <w:r>
              <w:t xml:space="preserve">spouse </w:t>
            </w:r>
            <w:commentRangeEnd w:id="442"/>
            <w:r>
              <w:rPr>
                <w:rStyle w:val="CommentReference"/>
                <w:rFonts w:eastAsiaTheme="minorHAnsi" w:cstheme="minorBidi"/>
                <w:color w:val="auto"/>
                <w:lang w:val="en-CA"/>
              </w:rPr>
              <w:commentReference w:id="44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43"/>
            <w:r>
              <w:t xml:space="preserve">health </w:t>
            </w:r>
            <w:commentRangeEnd w:id="443"/>
            <w:r>
              <w:rPr>
                <w:rStyle w:val="CommentReference"/>
                <w:rFonts w:eastAsiaTheme="minorHAnsi" w:cstheme="minorBidi"/>
                <w:color w:val="auto"/>
                <w:lang w:val="en-CA"/>
              </w:rPr>
              <w:commentReference w:id="44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lastRenderedPageBreak/>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44"/>
            <w:r>
              <w:t>indescribable</w:t>
            </w:r>
            <w:commentRangeEnd w:id="444"/>
            <w:r>
              <w:rPr>
                <w:rStyle w:val="CommentReference"/>
                <w:rFonts w:eastAsiaTheme="minorHAnsi" w:cstheme="minorBidi"/>
                <w:color w:val="auto"/>
                <w:lang w:val="en-CA"/>
              </w:rPr>
              <w:commentReference w:id="44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45"/>
            <w:r>
              <w:t>Without mingling of substance</w:t>
            </w:r>
            <w:commentRangeEnd w:id="445"/>
            <w:r>
              <w:rPr>
                <w:rStyle w:val="CommentReference"/>
                <w:rFonts w:eastAsiaTheme="minorHAnsi" w:cstheme="minorBidi"/>
                <w:color w:val="auto"/>
                <w:lang w:val="en-CA"/>
              </w:rPr>
              <w:commentReference w:id="44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46"/>
            <w:r>
              <w:t xml:space="preserve">intercede </w:t>
            </w:r>
            <w:commentRangeEnd w:id="446"/>
            <w:r>
              <w:rPr>
                <w:rStyle w:val="CommentReference"/>
                <w:rFonts w:eastAsiaTheme="minorHAnsi" w:cstheme="minorBidi"/>
                <w:color w:val="auto"/>
                <w:lang w:val="en-CA"/>
              </w:rPr>
              <w:commentReference w:id="44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47" w:name="_Toc298445774"/>
      <w:bookmarkStart w:id="448" w:name="_Toc298681259"/>
      <w:bookmarkStart w:id="449" w:name="_Toc298447499"/>
      <w:r>
        <w:t>Part Nine</w:t>
      </w:r>
      <w:bookmarkEnd w:id="447"/>
      <w:bookmarkEnd w:id="448"/>
      <w:bookmarkEnd w:id="44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lastRenderedPageBreak/>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091E10">
        <w:rPr>
          <w:noProof/>
        </w:rPr>
        <w:t>84</w:t>
      </w:r>
      <w:r w:rsidR="003A78C2">
        <w:fldChar w:fldCharType="end"/>
      </w:r>
      <w:r>
        <w:t>.</w:t>
      </w:r>
    </w:p>
    <w:p w14:paraId="3F9EADC9" w14:textId="77777777" w:rsidR="00A2562D" w:rsidRDefault="00A2562D" w:rsidP="00A31CA5">
      <w:pPr>
        <w:pStyle w:val="Heading6"/>
      </w:pPr>
      <w:bookmarkStart w:id="450" w:name="_Toc298445775"/>
      <w:bookmarkStart w:id="451" w:name="_Toc298681260"/>
      <w:bookmarkStart w:id="452" w:name="_Toc298447500"/>
      <w:r>
        <w:t>Part Ten</w:t>
      </w:r>
      <w:bookmarkEnd w:id="450"/>
      <w:bookmarkEnd w:id="451"/>
      <w:bookmarkEnd w:id="45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53"/>
            <w:r>
              <w:t>honoured</w:t>
            </w:r>
            <w:r w:rsidRPr="007425E1">
              <w:t xml:space="preserve"> </w:t>
            </w:r>
            <w:commentRangeEnd w:id="453"/>
            <w:r>
              <w:rPr>
                <w:rStyle w:val="CommentReference"/>
                <w:rFonts w:eastAsiaTheme="minorHAnsi" w:cstheme="minorBidi"/>
                <w:color w:val="auto"/>
                <w:lang w:val="en-CA"/>
              </w:rPr>
              <w:commentReference w:id="453"/>
            </w:r>
            <w:commentRangeStart w:id="454"/>
            <w:r w:rsidRPr="007425E1">
              <w:t xml:space="preserve">more </w:t>
            </w:r>
            <w:commentRangeEnd w:id="454"/>
            <w:r>
              <w:rPr>
                <w:rStyle w:val="CommentReference"/>
                <w:rFonts w:eastAsiaTheme="minorHAnsi" w:cstheme="minorBidi"/>
                <w:color w:val="auto"/>
                <w:lang w:val="en-CA"/>
              </w:rPr>
              <w:commentReference w:id="45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55"/>
            <w:r w:rsidRPr="007425E1">
              <w:t>means</w:t>
            </w:r>
            <w:r>
              <w:rPr>
                <w:rStyle w:val="FootnoteReference"/>
                <w:lang w:val="en-GB"/>
              </w:rPr>
              <w:t xml:space="preserve"> </w:t>
            </w:r>
            <w:commentRangeEnd w:id="455"/>
            <w:r>
              <w:rPr>
                <w:rStyle w:val="CommentReference"/>
                <w:rFonts w:eastAsiaTheme="minorHAnsi" w:cstheme="minorBidi"/>
                <w:color w:val="auto"/>
                <w:lang w:val="en-CA"/>
              </w:rPr>
              <w:commentReference w:id="45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lastRenderedPageBreak/>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56" w:name="_Toc298445776"/>
      <w:bookmarkStart w:id="457" w:name="_Toc298681261"/>
      <w:bookmarkStart w:id="458" w:name="_Toc298447501"/>
      <w:r w:rsidRPr="00D24FE1">
        <w:t>Part</w:t>
      </w:r>
      <w:r>
        <w:t xml:space="preserve"> Eleven</w:t>
      </w:r>
      <w:bookmarkEnd w:id="456"/>
      <w:bookmarkEnd w:id="457"/>
      <w:bookmarkEnd w:id="45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59" w:name="_Toc298445777"/>
      <w:bookmarkStart w:id="460" w:name="_Toc298681262"/>
      <w:bookmarkStart w:id="461" w:name="_Toc298447502"/>
      <w:r>
        <w:t>Part Twelve</w:t>
      </w:r>
      <w:bookmarkEnd w:id="459"/>
      <w:bookmarkEnd w:id="460"/>
      <w:bookmarkEnd w:id="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62"/>
            <w:r w:rsidRPr="007425E1">
              <w:t>heaven</w:t>
            </w:r>
            <w:commentRangeEnd w:id="462"/>
            <w:r>
              <w:rPr>
                <w:rStyle w:val="CommentReference"/>
                <w:rFonts w:eastAsiaTheme="minorHAnsi" w:cstheme="minorBidi"/>
                <w:color w:val="auto"/>
                <w:lang w:val="en-CA"/>
              </w:rPr>
              <w:commentReference w:id="46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lastRenderedPageBreak/>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63"/>
            <w:r w:rsidRPr="007425E1">
              <w:t xml:space="preserve">true </w:t>
            </w:r>
            <w:commentRangeEnd w:id="463"/>
            <w:r>
              <w:rPr>
                <w:rStyle w:val="CommentReference"/>
                <w:rFonts w:eastAsiaTheme="minorHAnsi" w:cstheme="minorBidi"/>
                <w:color w:val="auto"/>
                <w:lang w:val="en-CA"/>
              </w:rPr>
              <w:commentReference w:id="46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64" w:name="_Toc298445778"/>
      <w:bookmarkStart w:id="465" w:name="_Toc298681263"/>
      <w:bookmarkStart w:id="466" w:name="_Toc298447503"/>
      <w:r>
        <w:t>Part Thirteen</w:t>
      </w:r>
      <w:bookmarkEnd w:id="464"/>
      <w:bookmarkEnd w:id="465"/>
      <w:bookmarkEnd w:id="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67"/>
            <w:r>
              <w:rPr>
                <w:rFonts w:eastAsiaTheme="minorHAnsi"/>
              </w:rPr>
              <w:t xml:space="preserve">Virgin Mary </w:t>
            </w:r>
            <w:commentRangeEnd w:id="467"/>
            <w:r>
              <w:rPr>
                <w:rStyle w:val="CommentReference"/>
                <w:rFonts w:eastAsiaTheme="minorHAnsi" w:cstheme="minorBidi"/>
                <w:color w:val="auto"/>
                <w:lang w:val="en-CA"/>
              </w:rPr>
              <w:commentReference w:id="46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68"/>
            <w:r w:rsidRPr="007425E1">
              <w:t>And the Cherubic,</w:t>
            </w:r>
          </w:p>
          <w:p w14:paraId="28BB6544" w14:textId="77777777" w:rsidR="00A31CA5" w:rsidRPr="001A0083" w:rsidRDefault="00A31CA5" w:rsidP="00EB661B">
            <w:pPr>
              <w:pStyle w:val="EngHangEnd"/>
            </w:pPr>
            <w:r>
              <w:t>Mercy Seat</w:t>
            </w:r>
            <w:commentRangeEnd w:id="468"/>
            <w:r>
              <w:t>.</w:t>
            </w:r>
            <w:r>
              <w:rPr>
                <w:rStyle w:val="CommentReference"/>
                <w:rFonts w:eastAsiaTheme="minorHAnsi" w:cstheme="minorBidi"/>
                <w:color w:val="auto"/>
                <w:lang w:val="en-CA"/>
              </w:rPr>
              <w:commentReference w:id="46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lastRenderedPageBreak/>
              <w:t>¿</w:t>
            </w:r>
          </w:p>
        </w:tc>
        <w:tc>
          <w:tcPr>
            <w:tcW w:w="3960" w:type="dxa"/>
          </w:tcPr>
          <w:p w14:paraId="32EEB276" w14:textId="77777777" w:rsidR="00A31CA5" w:rsidRPr="007425E1" w:rsidRDefault="00A31CA5" w:rsidP="00EB661B">
            <w:pPr>
              <w:pStyle w:val="EngHang"/>
            </w:pPr>
            <w:r w:rsidRPr="007425E1">
              <w:t xml:space="preserve">The golden </w:t>
            </w:r>
            <w:commentRangeStart w:id="469"/>
            <w:r w:rsidRPr="007425E1">
              <w:t>pot</w:t>
            </w:r>
            <w:commentRangeEnd w:id="469"/>
            <w:r>
              <w:rPr>
                <w:rStyle w:val="CommentReference"/>
                <w:rFonts w:eastAsiaTheme="minorHAnsi" w:cstheme="minorBidi"/>
                <w:color w:val="auto"/>
                <w:lang w:val="en-CA"/>
              </w:rPr>
              <w:commentReference w:id="46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70"/>
            <w:r w:rsidRPr="007425E1">
              <w:t>l</w:t>
            </w:r>
            <w:r>
              <w:t>ampstand</w:t>
            </w:r>
            <w:commentRangeEnd w:id="470"/>
            <w:r>
              <w:rPr>
                <w:rStyle w:val="CommentReference"/>
                <w:rFonts w:eastAsiaTheme="minorHAnsi" w:cstheme="minorBidi"/>
                <w:color w:val="auto"/>
                <w:lang w:val="en-CA"/>
              </w:rPr>
              <w:commentReference w:id="47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71" w:name="_Toc298445779"/>
      <w:bookmarkStart w:id="472" w:name="_Toc298681264"/>
      <w:bookmarkStart w:id="473" w:name="_Toc298447504"/>
      <w:r>
        <w:t>Part Fourteen</w:t>
      </w:r>
      <w:bookmarkEnd w:id="471"/>
      <w:bookmarkEnd w:id="472"/>
      <w:bookmarkEnd w:id="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74"/>
            <w:r w:rsidRPr="007425E1">
              <w:t>decorated</w:t>
            </w:r>
            <w:commentRangeEnd w:id="474"/>
            <w:r>
              <w:rPr>
                <w:rStyle w:val="CommentReference"/>
                <w:rFonts w:eastAsiaTheme="minorHAnsi" w:cstheme="minorBidi"/>
                <w:color w:val="auto"/>
                <w:lang w:val="en-CA"/>
              </w:rPr>
              <w:commentReference w:id="47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lastRenderedPageBreak/>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lastRenderedPageBreak/>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75"/>
            <w:r w:rsidRPr="007425E1">
              <w:t>t</w:t>
            </w:r>
            <w:commentRangeEnd w:id="475"/>
            <w:r>
              <w:rPr>
                <w:rStyle w:val="CommentReference"/>
                <w:rFonts w:eastAsiaTheme="minorHAnsi" w:cstheme="minorBidi"/>
                <w:color w:val="auto"/>
                <w:lang w:val="en-CA"/>
              </w:rPr>
              <w:commentReference w:id="47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76"/>
            <w:r>
              <w:t xml:space="preserve">The </w:t>
            </w:r>
            <w:commentRangeEnd w:id="476"/>
            <w:r>
              <w:rPr>
                <w:rStyle w:val="CommentReference"/>
                <w:rFonts w:eastAsiaTheme="minorHAnsi" w:cstheme="minorBidi"/>
                <w:color w:val="auto"/>
                <w:lang w:val="en-CA"/>
              </w:rPr>
              <w:commentReference w:id="47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77"/>
            <w:r w:rsidRPr="007425E1">
              <w:t xml:space="preserve">And </w:t>
            </w:r>
            <w:commentRangeEnd w:id="477"/>
            <w:r>
              <w:rPr>
                <w:rStyle w:val="CommentReference"/>
                <w:rFonts w:eastAsiaTheme="minorHAnsi" w:cstheme="minorBidi"/>
                <w:color w:val="auto"/>
                <w:lang w:val="en-CA"/>
              </w:rPr>
              <w:commentReference w:id="47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lastRenderedPageBreak/>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78" w:name="_Toc298445780"/>
      <w:bookmarkStart w:id="479" w:name="_Toc298681265"/>
      <w:bookmarkStart w:id="480" w:name="_Toc298447505"/>
      <w:r>
        <w:t>Part Fifteen</w:t>
      </w:r>
      <w:bookmarkEnd w:id="478"/>
      <w:bookmarkEnd w:id="479"/>
      <w:bookmarkEnd w:id="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481"/>
            <w:r>
              <w:t>Which</w:t>
            </w:r>
            <w:r w:rsidRPr="007425E1">
              <w:t xml:space="preserve"> </w:t>
            </w:r>
            <w:commentRangeEnd w:id="481"/>
            <w:r>
              <w:rPr>
                <w:rStyle w:val="CommentReference"/>
                <w:rFonts w:eastAsiaTheme="minorHAnsi" w:cstheme="minorBidi"/>
                <w:color w:val="auto"/>
                <w:lang w:val="en-CA"/>
              </w:rPr>
              <w:commentReference w:id="48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lastRenderedPageBreak/>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6738A5" w:rsidRDefault="00A31CA5" w:rsidP="006738A5">
            <w:pPr>
              <w:pStyle w:val="CopticVersemulti-line"/>
              <w:rPr>
                <w:highlight w:val="yellow"/>
              </w:rPr>
            </w:pPr>
            <w:r w:rsidRPr="006738A5">
              <w:rPr>
                <w:highlight w:val="yellow"/>
              </w:rPr>
              <w:t>Ⲁⲩⲉⲛ ϯⲗⲩⲕⲛⲓⲁ̀ ⲛ̀ⲛⲟⲩⲃ</w:t>
            </w:r>
          </w:p>
          <w:p w14:paraId="2C588C1D" w14:textId="77777777" w:rsidR="00A31CA5" w:rsidRPr="006738A5" w:rsidRDefault="00A31CA5" w:rsidP="006738A5">
            <w:pPr>
              <w:pStyle w:val="CopticVersemulti-line"/>
              <w:rPr>
                <w:highlight w:val="yellow"/>
              </w:rPr>
            </w:pPr>
            <w:r w:rsidRPr="006738A5">
              <w:rPr>
                <w:highlight w:val="yellow"/>
              </w:rPr>
              <w:t>ϩⲓϫⲉⲛ ϯⲉⲕⲕⲗⲏⲥⲓⲁ̀</w:t>
            </w:r>
          </w:p>
          <w:p w14:paraId="5C040D40" w14:textId="77777777" w:rsidR="00A31CA5" w:rsidRPr="006738A5" w:rsidRDefault="00A31CA5" w:rsidP="006738A5">
            <w:pPr>
              <w:pStyle w:val="CopticVersemulti-line"/>
              <w:rPr>
                <w:highlight w:val="yellow"/>
              </w:rPr>
            </w:pPr>
            <w:r w:rsidRPr="006738A5">
              <w:rPr>
                <w:highlight w:val="yellow"/>
              </w:rPr>
              <w:t>ⲡⲉⲥⲕⲉϣⲁϣϤ ⲛ̀ϧⲏⲃⲥ</w:t>
            </w:r>
          </w:p>
          <w:p w14:paraId="227D2C7D" w14:textId="77777777" w:rsidR="00A31CA5" w:rsidRDefault="00A31CA5" w:rsidP="006738A5">
            <w:pPr>
              <w:pStyle w:val="CopticVerse"/>
            </w:pPr>
            <w:r w:rsidRPr="006738A5">
              <w:rPr>
                <w:highlight w:val="yellow"/>
              </w:rPr>
              <w:t>ϩⲓϫⲉⲛ ⲡⲓϣⲁϣϤ ⲛ̀ⲧⲁⲅⲙⲁ</w:t>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lastRenderedPageBreak/>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482"/>
            <w:r w:rsidRPr="007425E1">
              <w:t>savour</w:t>
            </w:r>
            <w:commentRangeEnd w:id="482"/>
            <w:r>
              <w:rPr>
                <w:rStyle w:val="CommentReference"/>
                <w:rFonts w:eastAsiaTheme="minorHAnsi" w:cstheme="minorBidi"/>
                <w:color w:val="auto"/>
                <w:lang w:val="en-CA"/>
              </w:rPr>
              <w:commentReference w:id="482"/>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483"/>
            <w:r w:rsidRPr="007425E1">
              <w:t>estate</w:t>
            </w:r>
            <w:commentRangeEnd w:id="483"/>
            <w:r>
              <w:rPr>
                <w:rStyle w:val="CommentReference"/>
                <w:rFonts w:eastAsiaTheme="minorHAnsi" w:cstheme="minorBidi"/>
                <w:color w:val="auto"/>
                <w:lang w:val="en-CA"/>
              </w:rPr>
              <w:commentReference w:id="483"/>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lastRenderedPageBreak/>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484" w:name="_Toc298445781"/>
      <w:bookmarkStart w:id="485" w:name="_Toc298681266"/>
      <w:bookmarkStart w:id="486" w:name="_Toc298447506"/>
      <w:r>
        <w:rPr>
          <w:lang w:val="en-GB"/>
        </w:rPr>
        <w:t>Part Sixteen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487" w:name="_Toc298445782"/>
      <w:bookmarkStart w:id="488" w:name="_Toc298681267"/>
      <w:bookmarkStart w:id="489" w:name="_Toc298447507"/>
      <w:r w:rsidRPr="00D24FE1">
        <w:lastRenderedPageBreak/>
        <w:t>Part</w:t>
      </w:r>
      <w:r>
        <w:t xml:space="preserve"> Seventeen</w:t>
      </w:r>
      <w:bookmarkEnd w:id="487"/>
      <w:bookmarkEnd w:id="488"/>
      <w:bookmarkEnd w:id="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490" w:name="_Toc298445783"/>
      <w:bookmarkStart w:id="491" w:name="_Toc298681268"/>
      <w:bookmarkStart w:id="492" w:name="_Toc298447508"/>
      <w:r>
        <w:t>Part Eighteen</w:t>
      </w:r>
      <w:bookmarkEnd w:id="490"/>
      <w:bookmarkEnd w:id="491"/>
      <w:bookmarkEnd w:id="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493"/>
            <w:r>
              <w:t>care</w:t>
            </w:r>
            <w:commentRangeEnd w:id="493"/>
            <w:r>
              <w:rPr>
                <w:rStyle w:val="CommentReference"/>
                <w:rFonts w:eastAsiaTheme="minorHAnsi" w:cstheme="minorBidi"/>
                <w:color w:val="auto"/>
                <w:lang w:val="en-CA"/>
              </w:rPr>
              <w:commentReference w:id="493"/>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494"/>
            <w:r w:rsidRPr="007425E1">
              <w:t xml:space="preserve">Sabbath </w:t>
            </w:r>
            <w:commentRangeEnd w:id="494"/>
            <w:r>
              <w:rPr>
                <w:rStyle w:val="CommentReference"/>
                <w:rFonts w:eastAsiaTheme="minorHAnsi" w:cstheme="minorBidi"/>
                <w:color w:val="auto"/>
                <w:lang w:val="en-CA"/>
              </w:rPr>
              <w:commentReference w:id="494"/>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495" w:name="_Toc298445784"/>
      <w:bookmarkStart w:id="496" w:name="_Toc298681269"/>
      <w:bookmarkStart w:id="497" w:name="_Toc298447509"/>
      <w:bookmarkStart w:id="498" w:name="_Ref299212037"/>
      <w:bookmarkStart w:id="499" w:name="_Ref299212071"/>
      <w:bookmarkStart w:id="500" w:name="_Toc308441907"/>
      <w:r>
        <w:t>The Antiphonarium is read.</w:t>
      </w:r>
    </w:p>
    <w:p w14:paraId="0039C723" w14:textId="77777777" w:rsidR="00042E9B" w:rsidRDefault="00042E9B" w:rsidP="00FB5E62">
      <w:pPr>
        <w:pStyle w:val="Heading5"/>
      </w:pPr>
      <w:bookmarkStart w:id="501" w:name="_Ref434564976"/>
      <w:r>
        <w:t>The Conclusion of the Adam Theotokias</w:t>
      </w:r>
      <w:bookmarkEnd w:id="495"/>
      <w:bookmarkEnd w:id="496"/>
      <w:bookmarkEnd w:id="497"/>
      <w:bookmarkEnd w:id="498"/>
      <w:bookmarkEnd w:id="499"/>
      <w:bookmarkEnd w:id="500"/>
      <w:bookmarkEnd w:id="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02"/>
            <w:r w:rsidRPr="007425E1">
              <w:rPr>
                <w:rFonts w:eastAsiaTheme="minorHAnsi"/>
              </w:rPr>
              <w:t xml:space="preserve">too </w:t>
            </w:r>
            <w:commentRangeEnd w:id="502"/>
            <w:r>
              <w:rPr>
                <w:rStyle w:val="CommentReference"/>
                <w:rFonts w:eastAsiaTheme="minorHAnsi" w:cstheme="minorBidi"/>
                <w:color w:val="auto"/>
                <w:lang w:val="en-CA"/>
              </w:rPr>
              <w:commentReference w:id="502"/>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03"/>
            <w:r w:rsidRPr="007425E1">
              <w:rPr>
                <w:rFonts w:eastAsiaTheme="minorHAnsi"/>
              </w:rPr>
              <w:t xml:space="preserve">count </w:t>
            </w:r>
            <w:commentRangeEnd w:id="503"/>
            <w:r>
              <w:rPr>
                <w:rStyle w:val="CommentReference"/>
                <w:rFonts w:eastAsiaTheme="minorHAnsi" w:cstheme="minorBidi"/>
                <w:color w:val="auto"/>
                <w:lang w:val="en-CA"/>
              </w:rPr>
              <w:commentReference w:id="503"/>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04"/>
            <w:r>
              <w:rPr>
                <w:rFonts w:eastAsiaTheme="minorHAnsi"/>
              </w:rPr>
              <w:t>I</w:t>
            </w:r>
            <w:r w:rsidRPr="007425E1">
              <w:rPr>
                <w:rFonts w:eastAsiaTheme="minorHAnsi"/>
              </w:rPr>
              <w:t xml:space="preserve"> </w:t>
            </w:r>
            <w:commentRangeEnd w:id="504"/>
            <w:r>
              <w:rPr>
                <w:rStyle w:val="CommentReference"/>
                <w:rFonts w:eastAsiaTheme="minorHAnsi" w:cstheme="minorBidi"/>
                <w:color w:val="auto"/>
                <w:lang w:val="en-CA"/>
              </w:rPr>
              <w:commentReference w:id="504"/>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05"/>
            <w:r w:rsidRPr="007425E1">
              <w:rPr>
                <w:rFonts w:eastAsiaTheme="minorHAnsi"/>
              </w:rPr>
              <w:t>To offer repentance</w:t>
            </w:r>
            <w:commentRangeEnd w:id="505"/>
            <w:r>
              <w:rPr>
                <w:rStyle w:val="CommentReference"/>
                <w:rFonts w:eastAsiaTheme="minorHAnsi" w:cstheme="minorBidi"/>
                <w:color w:val="auto"/>
                <w:lang w:val="en-CA"/>
              </w:rPr>
              <w:commentReference w:id="505"/>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06"/>
            <w:r w:rsidRPr="007425E1">
              <w:rPr>
                <w:rFonts w:eastAsiaTheme="minorHAnsi"/>
              </w:rPr>
              <w:t>The death of a sinner</w:t>
            </w:r>
            <w:commentRangeEnd w:id="506"/>
            <w:r>
              <w:rPr>
                <w:rStyle w:val="CommentReference"/>
                <w:rFonts w:eastAsiaTheme="minorHAnsi" w:cstheme="minorBidi"/>
                <w:color w:val="auto"/>
                <w:lang w:val="en-CA"/>
              </w:rPr>
              <w:commentReference w:id="506"/>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07"/>
            <w:r>
              <w:t>kind-hearted</w:t>
            </w:r>
            <w:commentRangeEnd w:id="507"/>
            <w:r>
              <w:rPr>
                <w:rStyle w:val="CommentReference"/>
                <w:rFonts w:eastAsiaTheme="minorHAnsi" w:cstheme="minorBidi"/>
                <w:color w:val="auto"/>
                <w:lang w:val="en-CA"/>
              </w:rPr>
              <w:commentReference w:id="507"/>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08"/>
            <w:r>
              <w:t>compassions</w:t>
            </w:r>
            <w:commentRangeEnd w:id="508"/>
            <w:r>
              <w:rPr>
                <w:rStyle w:val="CommentReference"/>
                <w:rFonts w:eastAsiaTheme="minorHAnsi" w:cstheme="minorBidi"/>
                <w:color w:val="auto"/>
                <w:lang w:val="en-CA"/>
              </w:rPr>
              <w:commentReference w:id="508"/>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09"/>
            <w:r w:rsidRPr="007425E1">
              <w:t xml:space="preserve">May </w:t>
            </w:r>
            <w:commentRangeEnd w:id="509"/>
            <w:r>
              <w:rPr>
                <w:rStyle w:val="CommentReference"/>
                <w:rFonts w:eastAsiaTheme="minorHAnsi" w:cstheme="minorBidi"/>
                <w:color w:val="auto"/>
                <w:lang w:val="en-CA"/>
              </w:rPr>
              <w:commentReference w:id="509"/>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10" w:name="_Toc298445785"/>
      <w:bookmarkStart w:id="511" w:name="_Toc298681270"/>
      <w:bookmarkStart w:id="512" w:name="_Toc298447510"/>
      <w:bookmarkStart w:id="513" w:name="_Ref299212181"/>
      <w:bookmarkStart w:id="514" w:name="_Toc308441908"/>
      <w:r>
        <w:t>The Creed</w:t>
      </w:r>
      <w:bookmarkEnd w:id="510"/>
      <w:bookmarkEnd w:id="511"/>
      <w:bookmarkEnd w:id="512"/>
      <w:bookmarkEnd w:id="513"/>
      <w:bookmarkEnd w:id="5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15" w:name="_Toc298445786"/>
            <w:bookmarkStart w:id="516" w:name="_Toc298681271"/>
            <w:bookmarkStart w:id="517" w:name="_Toc298447511"/>
            <w:bookmarkStart w:id="518" w:name="_Toc308441909"/>
            <w:r>
              <w:t>The Introduction to the Creed</w:t>
            </w:r>
            <w:bookmarkEnd w:id="515"/>
            <w:bookmarkEnd w:id="516"/>
            <w:bookmarkEnd w:id="517"/>
            <w:bookmarkEnd w:id="518"/>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19" w:name="_Toc298445787"/>
            <w:bookmarkStart w:id="520" w:name="_Toc298681272"/>
            <w:bookmarkStart w:id="521" w:name="_Toc298447512"/>
            <w:bookmarkStart w:id="522" w:name="_Toc308441910"/>
            <w:r>
              <w:t>The Creed</w:t>
            </w:r>
            <w:bookmarkEnd w:id="519"/>
            <w:bookmarkEnd w:id="520"/>
            <w:bookmarkEnd w:id="521"/>
            <w:bookmarkEnd w:id="522"/>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lastRenderedPageBreak/>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23" w:name="_Toc298445789"/>
            <w:bookmarkStart w:id="524" w:name="_Toc298681274"/>
            <w:bookmarkStart w:id="525" w:name="_Toc298447514"/>
            <w:bookmarkStart w:id="526" w:name="_Toc308441912"/>
            <w:r>
              <w:rPr>
                <w:rFonts w:eastAsia="@MingLiU"/>
              </w:rPr>
              <w:lastRenderedPageBreak/>
              <w:t>Holy, Holy, Holy</w:t>
            </w:r>
            <w:bookmarkEnd w:id="523"/>
            <w:bookmarkEnd w:id="524"/>
            <w:bookmarkEnd w:id="525"/>
            <w:bookmarkEnd w:id="526"/>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27" w:name="_Toc298445790"/>
            <w:bookmarkStart w:id="528" w:name="_Toc298681275"/>
            <w:bookmarkStart w:id="529" w:name="_Toc298447515"/>
            <w:bookmarkStart w:id="530" w:name="_Toc308441913"/>
            <w:r>
              <w:rPr>
                <w:rFonts w:eastAsia="@MingLiU"/>
              </w:rPr>
              <w:t>The Lord’s Prayer</w:t>
            </w:r>
            <w:bookmarkEnd w:id="527"/>
            <w:bookmarkEnd w:id="528"/>
            <w:bookmarkEnd w:id="529"/>
            <w:bookmarkEnd w:id="530"/>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31" w:name="_Toc298445791"/>
      <w:bookmarkStart w:id="532" w:name="_Toc298681276"/>
      <w:bookmarkStart w:id="533" w:name="_Toc298447516"/>
      <w:bookmarkStart w:id="534" w:name="_Toc308441914"/>
      <w:r>
        <w:lastRenderedPageBreak/>
        <w:t>Monday</w:t>
      </w:r>
      <w:bookmarkEnd w:id="531"/>
      <w:bookmarkEnd w:id="532"/>
      <w:bookmarkEnd w:id="533"/>
      <w:bookmarkEnd w:id="534"/>
    </w:p>
    <w:p w14:paraId="0DED2C1B" w14:textId="77777777" w:rsidR="006E3E75" w:rsidRDefault="002E365D" w:rsidP="000E062A">
      <w:pPr>
        <w:pStyle w:val="Heading5"/>
      </w:pPr>
      <w:bookmarkStart w:id="535" w:name="_Toc298445792"/>
      <w:bookmarkStart w:id="536" w:name="_Toc298681277"/>
      <w:bookmarkStart w:id="537" w:name="_Toc298447517"/>
      <w:bookmarkStart w:id="538" w:name="_Toc308441915"/>
      <w:r>
        <w:t xml:space="preserve">The Monday </w:t>
      </w:r>
      <w:r w:rsidR="00F370C5">
        <w:t>Psali</w:t>
      </w:r>
      <w:r>
        <w:t xml:space="preserve"> Adam</w:t>
      </w:r>
      <w:bookmarkEnd w:id="535"/>
      <w:bookmarkEnd w:id="536"/>
      <w:bookmarkEnd w:id="537"/>
      <w:bookmarkEnd w:id="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39"/>
            <w:r>
              <w:t>G</w:t>
            </w:r>
            <w:r w:rsidRPr="007425E1">
              <w:t xml:space="preserve">reatly </w:t>
            </w:r>
            <w:commentRangeEnd w:id="539"/>
            <w:r>
              <w:rPr>
                <w:rStyle w:val="CommentReference"/>
                <w:rFonts w:ascii="Times New Roman" w:eastAsiaTheme="minorHAnsi" w:hAnsi="Times New Roman" w:cstheme="minorBidi"/>
                <w:color w:val="auto"/>
              </w:rPr>
              <w:commentReference w:id="539"/>
            </w:r>
            <w:r w:rsidRPr="007425E1">
              <w:t>exalted</w:t>
            </w:r>
            <w:r>
              <w:t>,</w:t>
            </w:r>
          </w:p>
          <w:p w14:paraId="2E66C453" w14:textId="77777777" w:rsidR="000E062A" w:rsidRDefault="000E062A" w:rsidP="003B4CB7">
            <w:pPr>
              <w:pStyle w:val="EngHang"/>
              <w:spacing w:before="2"/>
            </w:pPr>
            <w:commentRangeStart w:id="540"/>
            <w:r>
              <w:t>B</w:t>
            </w:r>
            <w:r w:rsidRPr="007425E1">
              <w:t xml:space="preserve">eyond </w:t>
            </w:r>
            <w:commentRangeEnd w:id="540"/>
            <w:r>
              <w:rPr>
                <w:rStyle w:val="CommentReference"/>
                <w:rFonts w:ascii="Times New Roman" w:eastAsiaTheme="minorHAnsi" w:hAnsi="Times New Roman" w:cstheme="minorBidi"/>
                <w:color w:val="auto"/>
              </w:rPr>
              <w:commentReference w:id="540"/>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41"/>
            <w:r>
              <w:t>righteous</w:t>
            </w:r>
            <w:commentRangeEnd w:id="541"/>
            <w:r>
              <w:rPr>
                <w:rStyle w:val="CommentReference"/>
                <w:rFonts w:ascii="Times New Roman" w:eastAsiaTheme="minorHAnsi" w:hAnsi="Times New Roman" w:cstheme="minorBidi"/>
                <w:color w:val="auto"/>
              </w:rPr>
              <w:commentReference w:id="541"/>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42"/>
            <w:r>
              <w:t>M</w:t>
            </w:r>
            <w:r w:rsidRPr="007425E1">
              <w:t xml:space="preserve">editate </w:t>
            </w:r>
            <w:commentRangeEnd w:id="542"/>
            <w:r>
              <w:rPr>
                <w:rStyle w:val="CommentReference"/>
                <w:rFonts w:ascii="Times New Roman" w:eastAsiaTheme="minorHAnsi" w:hAnsi="Times New Roman" w:cstheme="minorBidi"/>
                <w:color w:val="auto"/>
              </w:rPr>
              <w:commentReference w:id="542"/>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43"/>
            <w:r>
              <w:t>lips</w:t>
            </w:r>
            <w:commentRangeEnd w:id="543"/>
            <w:r>
              <w:rPr>
                <w:rStyle w:val="CommentReference"/>
              </w:rPr>
              <w:commentReference w:id="543"/>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44"/>
            <w:r>
              <w:t>O</w:t>
            </w:r>
            <w:r w:rsidRPr="007425E1">
              <w:t>f</w:t>
            </w:r>
            <w:commentRangeEnd w:id="544"/>
            <w:r>
              <w:rPr>
                <w:rStyle w:val="CommentReference"/>
              </w:rPr>
              <w:commentReference w:id="544"/>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45"/>
            <w:r w:rsidRPr="007425E1">
              <w:t>praise</w:t>
            </w:r>
            <w:r>
              <w:t xml:space="preserve"> </w:t>
            </w:r>
            <w:commentRangeEnd w:id="545"/>
            <w:r>
              <w:rPr>
                <w:rStyle w:val="CommentReference"/>
                <w:rFonts w:ascii="Times New Roman" w:eastAsiaTheme="minorHAnsi" w:hAnsi="Times New Roman" w:cstheme="minorBidi"/>
                <w:color w:val="auto"/>
              </w:rPr>
              <w:commentReference w:id="545"/>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46"/>
            <w:r>
              <w:t>set</w:t>
            </w:r>
            <w:r w:rsidRPr="007425E1">
              <w:t xml:space="preserve"> </w:t>
            </w:r>
            <w:commentRangeEnd w:id="546"/>
            <w:r>
              <w:rPr>
                <w:rStyle w:val="CommentReference"/>
                <w:rFonts w:ascii="Times New Roman" w:eastAsiaTheme="minorHAnsi" w:hAnsi="Times New Roman" w:cstheme="minorBidi"/>
                <w:color w:val="auto"/>
              </w:rPr>
              <w:commentReference w:id="546"/>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47"/>
            <w:r>
              <w:t>Grant</w:t>
            </w:r>
            <w:r w:rsidRPr="007425E1">
              <w:t xml:space="preserve"> </w:t>
            </w:r>
            <w:commentRangeEnd w:id="547"/>
            <w:r>
              <w:rPr>
                <w:rStyle w:val="CommentReference"/>
                <w:rFonts w:ascii="Times New Roman" w:eastAsiaTheme="minorHAnsi" w:hAnsi="Times New Roman" w:cstheme="minorBidi"/>
                <w:color w:val="auto"/>
              </w:rPr>
              <w:commentReference w:id="547"/>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lastRenderedPageBreak/>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48"/>
            <w:r>
              <w:t xml:space="preserve">similitudes </w:t>
            </w:r>
            <w:commentRangeEnd w:id="548"/>
            <w:r>
              <w:rPr>
                <w:rStyle w:val="CommentReference"/>
                <w:rFonts w:ascii="Times New Roman" w:eastAsiaTheme="minorHAnsi" w:hAnsi="Times New Roman" w:cstheme="minorBidi"/>
                <w:color w:val="auto"/>
              </w:rPr>
              <w:commentReference w:id="548"/>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3209AF">
              <w:rPr>
                <w:highlight w:val="yellow"/>
              </w:rPr>
              <w:lastRenderedPageBreak/>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49" w:name="_Toc298445793"/>
      <w:bookmarkStart w:id="550" w:name="_Toc298681278"/>
      <w:bookmarkStart w:id="551" w:name="_Toc298447518"/>
      <w:bookmarkStart w:id="552" w:name="_Toc308441916"/>
      <w:r w:rsidRPr="00FD2E69">
        <w:t xml:space="preserve">The </w:t>
      </w:r>
      <w:r w:rsidR="002D610D" w:rsidRPr="00FD2E69">
        <w:t>C</w:t>
      </w:r>
      <w:r w:rsidRPr="00FD2E69">
        <w:t>onclusion of the Adam Psali</w:t>
      </w:r>
      <w:bookmarkEnd w:id="549"/>
      <w:bookmarkEnd w:id="550"/>
      <w:bookmarkEnd w:id="551"/>
      <w:bookmarkEnd w:id="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0FF799" w14:textId="77777777" w:rsidR="00046257" w:rsidRPr="00DA3673" w:rsidRDefault="00046257" w:rsidP="00046257">
            <w:pPr>
              <w:pStyle w:val="CopticVersemulti-line"/>
              <w:rPr>
                <w:highlight w:val="yellow"/>
              </w:rPr>
            </w:pPr>
            <w:r w:rsidRPr="00DA3673">
              <w:rPr>
                <w:highlight w:val="yellow"/>
              </w:rPr>
              <w:t>Ⲗⲟⲓⲡⲟⲛ ⲁⲛϣⲁⲛⲑⲱⲟⲩϯ:</w:t>
            </w:r>
          </w:p>
          <w:p w14:paraId="2A9A80D9" w14:textId="77777777" w:rsidR="00046257" w:rsidRPr="00DA3673" w:rsidRDefault="00046257" w:rsidP="00046257">
            <w:pPr>
              <w:pStyle w:val="CopticVersemulti-line"/>
              <w:rPr>
                <w:highlight w:val="yellow"/>
              </w:rPr>
            </w:pPr>
            <w:r w:rsidRPr="00DA3673">
              <w:rPr>
                <w:highlight w:val="yellow"/>
              </w:rPr>
              <w:t>ⲉ̀ϯⲡ̀ⲣⲟⲭⲉⲩⲭⲏ:</w:t>
            </w:r>
          </w:p>
          <w:p w14:paraId="044DDDA0" w14:textId="77777777" w:rsidR="00046257" w:rsidRPr="00DA3673" w:rsidRDefault="00046257" w:rsidP="00046257">
            <w:pPr>
              <w:pStyle w:val="CopticVersemulti-line"/>
              <w:rPr>
                <w:highlight w:val="yellow"/>
              </w:rPr>
            </w:pPr>
            <w:r w:rsidRPr="00DA3673">
              <w:rPr>
                <w:highlight w:val="yellow"/>
              </w:rPr>
              <w:t>ⲙⲁⲣⲉⲛⲭ̀ⲙⲟⲩ ⲉ̀ⲡⲓⲣⲁⲛ:</w:t>
            </w:r>
          </w:p>
          <w:p w14:paraId="3A3BFFF8" w14:textId="77777777"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10421C4E" w14:textId="77777777" w:rsidR="00046257" w:rsidRPr="00DA3673" w:rsidRDefault="00046257" w:rsidP="00046257">
            <w:pPr>
              <w:pStyle w:val="CopticVersemulti-line"/>
              <w:rPr>
                <w:highlight w:val="yellow"/>
              </w:rPr>
            </w:pPr>
            <w:r w:rsidRPr="00DA3673">
              <w:rPr>
                <w:highlight w:val="yellow"/>
              </w:rPr>
              <w:t>Ϫⲉ ⲧⲉⲛⲛⲁⲥ̀ⲙⲟⲩ ⲉ̀ⲣⲟⲕ:</w:t>
            </w:r>
          </w:p>
          <w:p w14:paraId="53448C37" w14:textId="77777777" w:rsidR="00046257" w:rsidRPr="00DA3673" w:rsidRDefault="00046257" w:rsidP="00046257">
            <w:pPr>
              <w:pStyle w:val="CopticVersemulti-line"/>
              <w:rPr>
                <w:highlight w:val="yellow"/>
              </w:rPr>
            </w:pPr>
            <w:r w:rsidRPr="00DA3673">
              <w:rPr>
                <w:highlight w:val="yellow"/>
              </w:rPr>
              <w:t>ⲱ̀ Ⲡⲁⲟ̅ⲥ̅ Ⲓⲏ̅ⲥ̅:</w:t>
            </w:r>
          </w:p>
          <w:p w14:paraId="07C3F672" w14:textId="77777777" w:rsidR="00046257" w:rsidRPr="00DA3673" w:rsidRDefault="00046257" w:rsidP="00046257">
            <w:pPr>
              <w:pStyle w:val="CopticVersemulti-line"/>
              <w:rPr>
                <w:highlight w:val="yellow"/>
              </w:rPr>
            </w:pPr>
            <w:r w:rsidRPr="00DA3673">
              <w:rPr>
                <w:highlight w:val="yellow"/>
              </w:rPr>
              <w:t>ⲛⲁϩⲙⲉⲛ ⳉⲉⲛ Ⲡⲉⲕⲣⲁⲛ:</w:t>
            </w:r>
          </w:p>
          <w:p w14:paraId="03D22C70" w14:textId="77777777"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396E3713" w14:textId="77777777" w:rsidR="00046257" w:rsidRPr="00DA3673" w:rsidRDefault="00046257" w:rsidP="00046257">
            <w:pPr>
              <w:pStyle w:val="CopticVersemulti-line"/>
              <w:rPr>
                <w:highlight w:val="yellow"/>
              </w:rPr>
            </w:pPr>
            <w:r w:rsidRPr="00DA3673">
              <w:rPr>
                <w:highlight w:val="yellow"/>
              </w:rPr>
              <w:t>Ⲉⲑⲣⲉⲛϩⲱⲥ ⲉ̀ⲣⲟⲕ:</w:t>
            </w:r>
          </w:p>
          <w:p w14:paraId="5443B502" w14:textId="77777777" w:rsidR="00046257" w:rsidRPr="00DA3673" w:rsidRDefault="00046257" w:rsidP="00046257">
            <w:pPr>
              <w:pStyle w:val="CopticVersemulti-line"/>
              <w:rPr>
                <w:highlight w:val="yellow"/>
              </w:rPr>
            </w:pPr>
            <w:r w:rsidRPr="00DA3673">
              <w:rPr>
                <w:highlight w:val="yellow"/>
              </w:rPr>
              <w:t>ⲛⲉⲙ Ⲡⲉⲕⲓⲱⲧ ⲛ̀ⲁ̀ⲅⲁⲑⲟⲥ:</w:t>
            </w:r>
          </w:p>
          <w:p w14:paraId="4483F727" w14:textId="77777777" w:rsidR="00046257" w:rsidRPr="00DA3673" w:rsidRDefault="00046257" w:rsidP="00046257">
            <w:pPr>
              <w:pStyle w:val="CopticVersemulti-line"/>
              <w:rPr>
                <w:highlight w:val="yellow"/>
              </w:rPr>
            </w:pPr>
            <w:r w:rsidRPr="00DA3673">
              <w:rPr>
                <w:highlight w:val="yellow"/>
              </w:rPr>
              <w:t>ⲛⲉⲙ Ⲡⲓⲡ̅ⲛ̅ⲁ̅ ⲉ̅ⲑ̅ⲩ̅:</w:t>
            </w:r>
          </w:p>
          <w:p w14:paraId="15AD5C73" w14:textId="77777777"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2A5C3997" w14:textId="77777777" w:rsidR="00046257" w:rsidRPr="00DA3673" w:rsidRDefault="00046257" w:rsidP="00046257">
            <w:pPr>
              <w:pStyle w:val="CopticVersemulti-line"/>
              <w:rPr>
                <w:highlight w:val="yellow"/>
              </w:rPr>
            </w:pPr>
            <w:r w:rsidRPr="00DA3673">
              <w:rPr>
                <w:highlight w:val="yellow"/>
              </w:rPr>
              <w:t>Ⲇⲟⲝⲁ Ⲡⲁⲧⲣⲓ ⲕⲉ Ⲩⲓⲱ:</w:t>
            </w:r>
          </w:p>
          <w:p w14:paraId="2F1A1060" w14:textId="77777777" w:rsidR="00046257" w:rsidRPr="00DA3673" w:rsidRDefault="00046257" w:rsidP="00046257">
            <w:pPr>
              <w:pStyle w:val="CopticVersemulti-line"/>
              <w:rPr>
                <w:highlight w:val="yellow"/>
              </w:rPr>
            </w:pPr>
            <w:r w:rsidRPr="00DA3673">
              <w:rPr>
                <w:highlight w:val="yellow"/>
              </w:rPr>
              <w:t>ⲕⲉ ⲁ̀ⲅⲓⲱ̀ Ⲡⲛ̅ⲁ̅ⲧⲓ:</w:t>
            </w:r>
          </w:p>
          <w:p w14:paraId="15F30766" w14:textId="77777777" w:rsidR="00046257" w:rsidRPr="00DA3673" w:rsidRDefault="00046257" w:rsidP="00046257">
            <w:pPr>
              <w:pStyle w:val="CopticVersemulti-line"/>
              <w:rPr>
                <w:highlight w:val="yellow"/>
              </w:rPr>
            </w:pPr>
            <w:r w:rsidRPr="00DA3673">
              <w:rPr>
                <w:highlight w:val="yellow"/>
              </w:rPr>
              <w:t>Ⲕⲉ ⲛⲩⲛ ⲕⲉ ⲁ̀ⲓ̀ ⲕⲉ ⲓⲥ ⲧⲟⲩⲥ</w:t>
            </w:r>
          </w:p>
          <w:p w14:paraId="276F8356" w14:textId="77777777"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14:paraId="4A8634C7" w14:textId="77777777" w:rsidR="00F370C5" w:rsidRDefault="00FD2E69" w:rsidP="000E062A">
      <w:pPr>
        <w:pStyle w:val="Heading5"/>
      </w:pPr>
      <w:r>
        <w:lastRenderedPageBreak/>
        <w:t xml:space="preserve">The </w:t>
      </w:r>
      <w:r w:rsidR="000E062A">
        <w:t xml:space="preserve">Monday </w:t>
      </w:r>
      <w:r>
        <w:t>Theotokia</w:t>
      </w:r>
    </w:p>
    <w:p w14:paraId="19A395FB" w14:textId="77777777" w:rsidR="00FD2E69" w:rsidRDefault="00FD2E69" w:rsidP="000E062A">
      <w:pPr>
        <w:pStyle w:val="Heading6"/>
      </w:pPr>
      <w:bookmarkStart w:id="553" w:name="_Toc298445794"/>
      <w:bookmarkStart w:id="554" w:name="_Toc298681279"/>
      <w:bookmarkStart w:id="555" w:name="_Toc298447519"/>
      <w:r>
        <w:t>Part One</w:t>
      </w:r>
      <w:bookmarkEnd w:id="553"/>
      <w:bookmarkEnd w:id="554"/>
      <w:bookmarkEnd w:id="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56"/>
            <w:r>
              <w:t xml:space="preserve">his </w:t>
            </w:r>
            <w:commentRangeEnd w:id="556"/>
            <w:r>
              <w:rPr>
                <w:rStyle w:val="CommentReference"/>
              </w:rPr>
              <w:commentReference w:id="556"/>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57"/>
            <w:r w:rsidRPr="007425E1">
              <w:t xml:space="preserve">risen </w:t>
            </w:r>
            <w:commentRangeEnd w:id="557"/>
            <w:r>
              <w:rPr>
                <w:rStyle w:val="CommentReference"/>
                <w:rFonts w:ascii="Times New Roman" w:eastAsiaTheme="minorHAnsi" w:hAnsi="Times New Roman" w:cstheme="minorBidi"/>
                <w:color w:val="auto"/>
              </w:rPr>
              <w:commentReference w:id="557"/>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58" w:name="_Toc298445795"/>
      <w:bookmarkStart w:id="559" w:name="_Toc298681280"/>
      <w:bookmarkStart w:id="560" w:name="_Toc298447520"/>
      <w:r>
        <w:t>Part Two</w:t>
      </w:r>
      <w:bookmarkEnd w:id="558"/>
      <w:bookmarkEnd w:id="559"/>
      <w:bookmarkEnd w:id="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61" w:name="_Toc298445796"/>
      <w:bookmarkStart w:id="562" w:name="_Toc298681281"/>
      <w:bookmarkStart w:id="563" w:name="_Toc298447521"/>
      <w:r>
        <w:lastRenderedPageBreak/>
        <w:t>Part Three</w:t>
      </w:r>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64"/>
            <w:r w:rsidRPr="007425E1">
              <w:t xml:space="preserve">only </w:t>
            </w:r>
            <w:commentRangeEnd w:id="564"/>
            <w:r>
              <w:rPr>
                <w:rStyle w:val="CommentReference"/>
                <w:rFonts w:ascii="Times New Roman" w:eastAsiaTheme="minorHAnsi" w:hAnsi="Times New Roman" w:cstheme="minorBidi"/>
                <w:color w:val="auto"/>
              </w:rPr>
              <w:commentReference w:id="564"/>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65"/>
            <w:r w:rsidRPr="007425E1">
              <w:t xml:space="preserve">save </w:t>
            </w:r>
            <w:commentRangeEnd w:id="565"/>
            <w:r>
              <w:rPr>
                <w:rStyle w:val="CommentReference"/>
              </w:rPr>
              <w:commentReference w:id="565"/>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66" w:name="_Toc298445797"/>
      <w:bookmarkStart w:id="567" w:name="_Toc298681282"/>
      <w:bookmarkStart w:id="568" w:name="_Toc298447522"/>
      <w:r>
        <w:t>Part Four</w:t>
      </w:r>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69"/>
            <w:r w:rsidRPr="007425E1">
              <w:t>Esaias</w:t>
            </w:r>
            <w:commentRangeEnd w:id="569"/>
            <w:r>
              <w:rPr>
                <w:rStyle w:val="CommentReference"/>
                <w:rFonts w:ascii="Times New Roman" w:eastAsiaTheme="minorHAnsi" w:hAnsi="Times New Roman" w:cstheme="minorBidi"/>
                <w:color w:val="auto"/>
              </w:rPr>
              <w:commentReference w:id="569"/>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70"/>
            <w:r w:rsidRPr="007425E1">
              <w:t>counsel</w:t>
            </w:r>
            <w:commentRangeEnd w:id="570"/>
            <w:r>
              <w:rPr>
                <w:rStyle w:val="CommentReference"/>
              </w:rPr>
              <w:commentReference w:id="570"/>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71" w:name="_Toc298445798"/>
      <w:bookmarkStart w:id="572" w:name="_Toc298681283"/>
      <w:bookmarkStart w:id="573" w:name="_Toc298447523"/>
      <w:r>
        <w:t>Part Five</w:t>
      </w:r>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74"/>
            <w:r w:rsidRPr="007425E1">
              <w:t>overcome</w:t>
            </w:r>
            <w:commentRangeEnd w:id="574"/>
            <w:r>
              <w:rPr>
                <w:rStyle w:val="CommentReference"/>
                <w:rFonts w:ascii="Times New Roman" w:eastAsiaTheme="minorHAnsi" w:hAnsi="Times New Roman" w:cstheme="minorBidi"/>
                <w:color w:val="auto"/>
              </w:rPr>
              <w:commentReference w:id="574"/>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75" w:name="_Toc298445799"/>
      <w:bookmarkStart w:id="576" w:name="_Toc298681284"/>
      <w:bookmarkStart w:id="577" w:name="_Toc298447524"/>
      <w:r>
        <w:lastRenderedPageBreak/>
        <w:t>Part Six</w:t>
      </w:r>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78"/>
            <w:r>
              <w:t>A</w:t>
            </w:r>
            <w:r w:rsidRPr="007425E1">
              <w:t>nd became perfect man</w:t>
            </w:r>
            <w:commentRangeEnd w:id="578"/>
            <w:r>
              <w:rPr>
                <w:rStyle w:val="CommentReference"/>
              </w:rPr>
              <w:commentReference w:id="578"/>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579"/>
            <w:r w:rsidRPr="007425E1">
              <w:t xml:space="preserve">Without </w:t>
            </w:r>
            <w:commentRangeEnd w:id="579"/>
            <w:r>
              <w:rPr>
                <w:rStyle w:val="CommentReference"/>
                <w:rFonts w:ascii="Times New Roman" w:eastAsiaTheme="minorHAnsi" w:hAnsi="Times New Roman" w:cstheme="minorBidi"/>
                <w:color w:val="auto"/>
              </w:rPr>
              <w:commentReference w:id="579"/>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580" w:name="_Toc298445800"/>
      <w:bookmarkStart w:id="581" w:name="_Toc298681285"/>
      <w:bookmarkStart w:id="582" w:name="_Toc298447525"/>
      <w:r>
        <w:t>Part Seven</w:t>
      </w:r>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583" w:name="_Toc298445801"/>
      <w:bookmarkStart w:id="584" w:name="_Toc298681286"/>
      <w:bookmarkStart w:id="585" w:name="_Toc298447526"/>
      <w:r>
        <w:t>Part Eight</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586"/>
            <w:r>
              <w:t>And good</w:t>
            </w:r>
            <w:r w:rsidRPr="007425E1">
              <w:t>will toward men</w:t>
            </w:r>
            <w:commentRangeEnd w:id="586"/>
            <w:r>
              <w:rPr>
                <w:rStyle w:val="CommentReference"/>
              </w:rPr>
              <w:commentReference w:id="586"/>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587"/>
            <w:r w:rsidRPr="007425E1">
              <w:t xml:space="preserve">middle </w:t>
            </w:r>
            <w:commentRangeEnd w:id="587"/>
            <w:r>
              <w:rPr>
                <w:rStyle w:val="CommentReference"/>
                <w:rFonts w:ascii="Times New Roman" w:eastAsiaTheme="minorHAnsi" w:hAnsi="Times New Roman" w:cstheme="minorBidi"/>
                <w:color w:val="auto"/>
              </w:rPr>
              <w:commentReference w:id="587"/>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588" w:name="_Toc298445802"/>
      <w:bookmarkStart w:id="589" w:name="_Toc298681287"/>
      <w:bookmarkStart w:id="590" w:name="_Toc298447527"/>
      <w:r>
        <w:t>Part Nine</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591"/>
            <w:r>
              <w:t>A</w:t>
            </w:r>
            <w:r w:rsidRPr="007425E1">
              <w:t>ngels</w:t>
            </w:r>
            <w:commentRangeEnd w:id="591"/>
            <w:r>
              <w:rPr>
                <w:rStyle w:val="CommentReference"/>
                <w:rFonts w:ascii="Times New Roman" w:eastAsiaTheme="minorHAnsi" w:hAnsi="Times New Roman" w:cstheme="minorBidi"/>
                <w:color w:val="auto"/>
              </w:rPr>
              <w:commentReference w:id="591"/>
            </w:r>
            <w:r w:rsidRPr="007425E1">
              <w:t xml:space="preserve"> of light </w:t>
            </w:r>
          </w:p>
          <w:p w14:paraId="675EE1B6" w14:textId="77777777" w:rsidR="000E062A" w:rsidRDefault="000E062A" w:rsidP="003B4CB7">
            <w:pPr>
              <w:pStyle w:val="EngHangEnd"/>
            </w:pPr>
            <w:commentRangeStart w:id="592"/>
            <w:r>
              <w:t>P</w:t>
            </w:r>
            <w:r w:rsidRPr="007425E1">
              <w:t xml:space="preserve">raise </w:t>
            </w:r>
            <w:commentRangeEnd w:id="592"/>
            <w:r>
              <w:rPr>
                <w:rStyle w:val="CommentReference"/>
              </w:rPr>
              <w:commentReference w:id="592"/>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593"/>
            <w:r>
              <w:t>shone</w:t>
            </w:r>
            <w:commentRangeEnd w:id="593"/>
            <w:r>
              <w:rPr>
                <w:rStyle w:val="CommentReference"/>
                <w:rFonts w:ascii="Times New Roman" w:eastAsiaTheme="minorHAnsi" w:hAnsi="Times New Roman" w:cstheme="minorBidi"/>
                <w:color w:val="auto"/>
              </w:rPr>
              <w:commentReference w:id="593"/>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t>¿</w:t>
            </w:r>
          </w:p>
        </w:tc>
        <w:tc>
          <w:tcPr>
            <w:tcW w:w="3960" w:type="dxa"/>
          </w:tcPr>
          <w:p w14:paraId="2595F494" w14:textId="77777777" w:rsidR="000E062A" w:rsidRDefault="000E062A" w:rsidP="003B4CB7">
            <w:pPr>
              <w:pStyle w:val="EngHang"/>
            </w:pPr>
            <w:r w:rsidRPr="007425E1">
              <w:t>“</w:t>
            </w:r>
            <w:commentRangeStart w:id="594"/>
            <w:r w:rsidRPr="007425E1">
              <w:t xml:space="preserve">In </w:t>
            </w:r>
            <w:commentRangeEnd w:id="594"/>
            <w:r>
              <w:rPr>
                <w:rStyle w:val="CommentReference"/>
                <w:rFonts w:ascii="Times New Roman" w:eastAsiaTheme="minorHAnsi" w:hAnsi="Times New Roman" w:cstheme="minorBidi"/>
                <w:color w:val="auto"/>
              </w:rPr>
              <w:commentReference w:id="594"/>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595"/>
            <w:r>
              <w:t>W</w:t>
            </w:r>
            <w:r w:rsidRPr="007425E1">
              <w:t xml:space="preserve">ho </w:t>
            </w:r>
            <w:commentRangeEnd w:id="595"/>
            <w:r>
              <w:rPr>
                <w:rStyle w:val="CommentReference"/>
                <w:rFonts w:ascii="Times New Roman" w:eastAsiaTheme="minorHAnsi" w:hAnsi="Times New Roman" w:cstheme="minorBidi"/>
                <w:color w:val="auto"/>
              </w:rPr>
              <w:commentReference w:id="595"/>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596"/>
            <w:r w:rsidRPr="007425E1">
              <w:t xml:space="preserve">we bless </w:t>
            </w:r>
            <w:r>
              <w:t>You</w:t>
            </w:r>
            <w:r w:rsidRPr="007425E1">
              <w:t xml:space="preserve"> </w:t>
            </w:r>
            <w:commentRangeEnd w:id="596"/>
            <w:r>
              <w:rPr>
                <w:rStyle w:val="CommentReference"/>
                <w:rFonts w:ascii="Times New Roman" w:eastAsiaTheme="minorHAnsi" w:hAnsi="Times New Roman" w:cstheme="minorBidi"/>
                <w:color w:val="auto"/>
              </w:rPr>
              <w:commentReference w:id="596"/>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597" w:name="_Toc298445803"/>
      <w:bookmarkStart w:id="598" w:name="_Toc298681288"/>
      <w:bookmarkStart w:id="599" w:name="_Toc298447528"/>
      <w:bookmarkStart w:id="600" w:name="_Toc308441917"/>
      <w:r>
        <w:t>The Crown Adam</w:t>
      </w:r>
      <w:bookmarkEnd w:id="597"/>
      <w:bookmarkEnd w:id="598"/>
      <w:bookmarkEnd w:id="599"/>
      <w:bookmarkEnd w:id="600"/>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01"/>
            <w:r>
              <w:t>D</w:t>
            </w:r>
            <w:r w:rsidRPr="007425E1">
              <w:t xml:space="preserve">id </w:t>
            </w:r>
            <w:commentRangeEnd w:id="601"/>
            <w:r>
              <w:rPr>
                <w:rStyle w:val="CommentReference"/>
                <w:rFonts w:ascii="Times New Roman" w:eastAsiaTheme="minorHAnsi" w:hAnsi="Times New Roman" w:cstheme="minorBidi"/>
                <w:color w:val="auto"/>
              </w:rPr>
              <w:commentReference w:id="601"/>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lastRenderedPageBreak/>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02"/>
            <w:r w:rsidRPr="007425E1">
              <w:t>estate</w:t>
            </w:r>
            <w:commentRangeEnd w:id="602"/>
            <w:r>
              <w:rPr>
                <w:rStyle w:val="CommentReference"/>
              </w:rPr>
              <w:commentReference w:id="602"/>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lastRenderedPageBreak/>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03"/>
            <w:r w:rsidRPr="007425E1">
              <w:t xml:space="preserve">holy </w:t>
            </w:r>
            <w:commentRangeEnd w:id="603"/>
            <w:r>
              <w:rPr>
                <w:rStyle w:val="CommentReference"/>
              </w:rPr>
              <w:commentReference w:id="603"/>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04"/>
            <w:r>
              <w:t xml:space="preserve">Womanhood </w:t>
            </w:r>
            <w:commentRangeEnd w:id="604"/>
            <w:r>
              <w:rPr>
                <w:rStyle w:val="CommentReference"/>
                <w:rFonts w:ascii="Times New Roman" w:eastAsiaTheme="minorHAnsi" w:hAnsi="Times New Roman" w:cstheme="minorBidi"/>
                <w:color w:val="auto"/>
              </w:rPr>
              <w:commentReference w:id="604"/>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091E10">
        <w:rPr>
          <w:noProof/>
        </w:rPr>
        <w:t>166</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05" w:name="_Toc298445804"/>
      <w:bookmarkStart w:id="606" w:name="_Toc298681289"/>
      <w:bookmarkStart w:id="607" w:name="_Toc298447529"/>
      <w:bookmarkStart w:id="608" w:name="_Toc308441918"/>
      <w:r>
        <w:t>Tuesday</w:t>
      </w:r>
      <w:bookmarkEnd w:id="605"/>
      <w:bookmarkEnd w:id="606"/>
      <w:bookmarkEnd w:id="607"/>
      <w:bookmarkEnd w:id="608"/>
    </w:p>
    <w:p w14:paraId="67A4FF66" w14:textId="77777777" w:rsidR="002E365D" w:rsidRDefault="002E365D" w:rsidP="000D107E">
      <w:pPr>
        <w:pStyle w:val="Heading5"/>
      </w:pPr>
      <w:bookmarkStart w:id="609" w:name="_Toc298445805"/>
      <w:bookmarkStart w:id="610" w:name="_Toc298681290"/>
      <w:bookmarkStart w:id="611" w:name="_Toc298447530"/>
      <w:bookmarkStart w:id="612" w:name="_Toc308441919"/>
      <w:r>
        <w:t>The Tuesday Psali Adam</w:t>
      </w:r>
      <w:bookmarkEnd w:id="609"/>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lastRenderedPageBreak/>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13"/>
            <w:r w:rsidRPr="007425E1">
              <w:t>wandered</w:t>
            </w:r>
            <w:commentRangeEnd w:id="613"/>
            <w:r>
              <w:rPr>
                <w:rStyle w:val="CommentReference"/>
                <w:rFonts w:ascii="Times New Roman" w:eastAsiaTheme="minorHAnsi" w:hAnsi="Times New Roman" w:cstheme="minorBidi"/>
                <w:color w:val="auto"/>
              </w:rPr>
              <w:commentReference w:id="613"/>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14"/>
            <w:r w:rsidRPr="007425E1">
              <w:t>cold and frost</w:t>
            </w:r>
            <w:commentRangeEnd w:id="614"/>
            <w:r>
              <w:rPr>
                <w:rStyle w:val="CommentReference"/>
              </w:rPr>
              <w:commentReference w:id="614"/>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15"/>
            <w:r>
              <w:t>From</w:t>
            </w:r>
            <w:r w:rsidRPr="007425E1">
              <w:t xml:space="preserve"> </w:t>
            </w:r>
            <w:commentRangeEnd w:id="615"/>
            <w:r>
              <w:rPr>
                <w:rStyle w:val="CommentReference"/>
              </w:rPr>
              <w:commentReference w:id="615"/>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F46DC21" w14:textId="77777777" w:rsidR="002E365D" w:rsidRPr="00A742AC" w:rsidRDefault="002E365D" w:rsidP="000D107E">
      <w:pPr>
        <w:pStyle w:val="Heading5"/>
      </w:pPr>
      <w:bookmarkStart w:id="616" w:name="_Toc298445806"/>
      <w:bookmarkStart w:id="617" w:name="_Toc298681291"/>
      <w:bookmarkStart w:id="618" w:name="_Toc298447531"/>
      <w:bookmarkStart w:id="619" w:name="_Toc308441920"/>
      <w:r w:rsidRPr="00FD2E69">
        <w:t>The Conclusion of the Adam Psali</w:t>
      </w:r>
      <w:bookmarkEnd w:id="616"/>
      <w:bookmarkEnd w:id="617"/>
      <w:bookmarkEnd w:id="618"/>
      <w:bookmarkEnd w:id="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14:paraId="2283981F" w14:textId="77777777" w:rsidTr="002E365D">
        <w:trPr>
          <w:cantSplit/>
          <w:jc w:val="center"/>
        </w:trPr>
        <w:tc>
          <w:tcPr>
            <w:tcW w:w="288" w:type="dxa"/>
          </w:tcPr>
          <w:p w14:paraId="0C77D2E1" w14:textId="77777777" w:rsidR="002E365D" w:rsidRDefault="002E365D" w:rsidP="002E365D">
            <w:pPr>
              <w:pStyle w:val="CopticCross"/>
            </w:pPr>
          </w:p>
        </w:tc>
        <w:tc>
          <w:tcPr>
            <w:tcW w:w="3960" w:type="dxa"/>
          </w:tcPr>
          <w:p w14:paraId="6BE1C300" w14:textId="77777777" w:rsidR="002E365D" w:rsidRPr="00A16DFE" w:rsidRDefault="002E365D" w:rsidP="002E365D">
            <w:pPr>
              <w:pStyle w:val="EngHang"/>
              <w:rPr>
                <w:rFonts w:ascii="Times" w:eastAsiaTheme="minorHAnsi" w:hAnsi="Times"/>
                <w:sz w:val="20"/>
              </w:rPr>
            </w:pPr>
            <w:r w:rsidRPr="00A16DFE">
              <w:rPr>
                <w:rFonts w:eastAsiaTheme="minorHAnsi"/>
              </w:rPr>
              <w:t>And whenever we</w:t>
            </w:r>
          </w:p>
          <w:p w14:paraId="4F02B8DB" w14:textId="77777777" w:rsidR="002E365D" w:rsidRPr="00A16DFE" w:rsidRDefault="002E365D" w:rsidP="002E365D">
            <w:pPr>
              <w:pStyle w:val="EngHang"/>
              <w:rPr>
                <w:rFonts w:ascii="Times" w:eastAsiaTheme="minorHAnsi" w:hAnsi="Times"/>
                <w:sz w:val="20"/>
              </w:rPr>
            </w:pPr>
            <w:r w:rsidRPr="00A16DFE">
              <w:rPr>
                <w:rFonts w:eastAsiaTheme="minorHAnsi"/>
              </w:rPr>
              <w:t>Gather for prayer,</w:t>
            </w:r>
          </w:p>
          <w:p w14:paraId="367A8C17" w14:textId="77777777" w:rsidR="002E365D" w:rsidRPr="00A16DFE" w:rsidRDefault="002E365D" w:rsidP="002E365D">
            <w:pPr>
              <w:pStyle w:val="EngHang"/>
              <w:rPr>
                <w:rFonts w:ascii="Times" w:eastAsiaTheme="minorHAnsi" w:hAnsi="Times"/>
                <w:sz w:val="20"/>
              </w:rPr>
            </w:pPr>
            <w:r w:rsidRPr="00A16DFE">
              <w:rPr>
                <w:rFonts w:eastAsiaTheme="minorHAnsi"/>
              </w:rPr>
              <w:t>Let us bless the Name</w:t>
            </w:r>
          </w:p>
          <w:p w14:paraId="165D22BA" w14:textId="77777777" w:rsidR="002E365D" w:rsidRDefault="002E365D" w:rsidP="002E365D">
            <w:pPr>
              <w:pStyle w:val="EngHangEnd"/>
            </w:pPr>
            <w:r w:rsidRPr="00A16DFE">
              <w:rPr>
                <w:rFonts w:eastAsiaTheme="minorHAnsi"/>
              </w:rPr>
              <w:t>Of my Lord, Jesus.</w:t>
            </w:r>
          </w:p>
        </w:tc>
        <w:tc>
          <w:tcPr>
            <w:tcW w:w="288" w:type="dxa"/>
          </w:tcPr>
          <w:p w14:paraId="0E0A0148" w14:textId="77777777" w:rsidR="002E365D" w:rsidRDefault="002E365D" w:rsidP="002E365D"/>
        </w:tc>
        <w:tc>
          <w:tcPr>
            <w:tcW w:w="288" w:type="dxa"/>
          </w:tcPr>
          <w:p w14:paraId="30DFD41D" w14:textId="77777777" w:rsidR="002E365D" w:rsidRDefault="002E365D" w:rsidP="002E365D">
            <w:pPr>
              <w:pStyle w:val="CopticCross"/>
            </w:pPr>
          </w:p>
        </w:tc>
        <w:tc>
          <w:tcPr>
            <w:tcW w:w="3960" w:type="dxa"/>
          </w:tcPr>
          <w:p w14:paraId="15D935C7" w14:textId="77777777" w:rsidR="006F5C01" w:rsidRPr="00DA3673" w:rsidRDefault="006F5C01" w:rsidP="006F5C01">
            <w:pPr>
              <w:pStyle w:val="CopticVersemulti-line"/>
              <w:rPr>
                <w:highlight w:val="yellow"/>
              </w:rPr>
            </w:pPr>
            <w:r w:rsidRPr="00DA3673">
              <w:rPr>
                <w:highlight w:val="yellow"/>
              </w:rPr>
              <w:t>Ⲗⲟⲓⲡⲟⲛ ⲁⲛϣⲁⲛⲑⲱⲟⲩϯ:</w:t>
            </w:r>
          </w:p>
          <w:p w14:paraId="48F0D395" w14:textId="77777777" w:rsidR="006F5C01" w:rsidRPr="00DA3673" w:rsidRDefault="006F5C01" w:rsidP="006F5C01">
            <w:pPr>
              <w:pStyle w:val="CopticVersemulti-line"/>
              <w:rPr>
                <w:highlight w:val="yellow"/>
              </w:rPr>
            </w:pPr>
            <w:r w:rsidRPr="00DA3673">
              <w:rPr>
                <w:highlight w:val="yellow"/>
              </w:rPr>
              <w:t>ⲉ̀ϯⲡ̀ⲣⲟⲭⲉⲩⲭⲏ:</w:t>
            </w:r>
          </w:p>
          <w:p w14:paraId="59F1CF1F" w14:textId="77777777" w:rsidR="006F5C01" w:rsidRPr="00DA3673" w:rsidRDefault="006F5C01" w:rsidP="006F5C01">
            <w:pPr>
              <w:pStyle w:val="CopticVersemulti-line"/>
              <w:rPr>
                <w:highlight w:val="yellow"/>
              </w:rPr>
            </w:pPr>
            <w:r w:rsidRPr="00DA3673">
              <w:rPr>
                <w:highlight w:val="yellow"/>
              </w:rPr>
              <w:t>ⲙⲁⲣⲉⲛⲭ̀ⲙⲟⲩ ⲉ̀ⲡⲓⲣⲁⲛ:</w:t>
            </w:r>
          </w:p>
          <w:p w14:paraId="2CA3C9DB" w14:textId="77777777"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14:paraId="134CBC83" w14:textId="77777777" w:rsidTr="002E365D">
        <w:trPr>
          <w:cantSplit/>
          <w:jc w:val="center"/>
        </w:trPr>
        <w:tc>
          <w:tcPr>
            <w:tcW w:w="288" w:type="dxa"/>
          </w:tcPr>
          <w:p w14:paraId="2D6FB4A1" w14:textId="77777777" w:rsidR="002E365D" w:rsidRDefault="002E365D" w:rsidP="002E365D">
            <w:pPr>
              <w:pStyle w:val="CopticCross"/>
            </w:pPr>
            <w:r w:rsidRPr="00FB5ACB">
              <w:t>¿</w:t>
            </w:r>
          </w:p>
        </w:tc>
        <w:tc>
          <w:tcPr>
            <w:tcW w:w="3960" w:type="dxa"/>
          </w:tcPr>
          <w:p w14:paraId="31715663" w14:textId="77777777"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14:paraId="640BDBE5" w14:textId="77777777" w:rsidR="002E365D" w:rsidRPr="00A16DFE" w:rsidRDefault="002E365D" w:rsidP="002E365D">
            <w:pPr>
              <w:pStyle w:val="EngHang"/>
              <w:rPr>
                <w:rFonts w:ascii="Times" w:eastAsiaTheme="minorHAnsi" w:hAnsi="Times"/>
                <w:sz w:val="20"/>
              </w:rPr>
            </w:pPr>
            <w:r w:rsidRPr="00A16DFE">
              <w:rPr>
                <w:rFonts w:eastAsiaTheme="minorHAnsi"/>
              </w:rPr>
              <w:t>O my Lord, Jesus.</w:t>
            </w:r>
          </w:p>
          <w:p w14:paraId="35FFC86B" w14:textId="77777777"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14:paraId="30B87DC0" w14:textId="77777777"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14:paraId="30BCF02A" w14:textId="77777777" w:rsidR="002E365D" w:rsidRDefault="002E365D" w:rsidP="002E365D"/>
        </w:tc>
        <w:tc>
          <w:tcPr>
            <w:tcW w:w="288" w:type="dxa"/>
          </w:tcPr>
          <w:p w14:paraId="5B5644B0" w14:textId="77777777" w:rsidR="002E365D" w:rsidRDefault="002E365D" w:rsidP="002E365D">
            <w:pPr>
              <w:pStyle w:val="CopticCross"/>
            </w:pPr>
            <w:r w:rsidRPr="00FB5ACB">
              <w:t>¿</w:t>
            </w:r>
          </w:p>
        </w:tc>
        <w:tc>
          <w:tcPr>
            <w:tcW w:w="3960" w:type="dxa"/>
          </w:tcPr>
          <w:p w14:paraId="1795EE14" w14:textId="77777777" w:rsidR="006F5C01" w:rsidRPr="00DA3673" w:rsidRDefault="006F5C01" w:rsidP="006F5C01">
            <w:pPr>
              <w:pStyle w:val="CopticVersemulti-line"/>
              <w:rPr>
                <w:highlight w:val="yellow"/>
              </w:rPr>
            </w:pPr>
            <w:r w:rsidRPr="00DA3673">
              <w:rPr>
                <w:highlight w:val="yellow"/>
              </w:rPr>
              <w:t>Ϫⲉ ⲧⲉⲛⲛⲁⲥ̀ⲙⲟⲩ ⲉ̀ⲣⲟⲕ:</w:t>
            </w:r>
          </w:p>
          <w:p w14:paraId="6DDB3C72" w14:textId="77777777" w:rsidR="006F5C01" w:rsidRPr="00DA3673" w:rsidRDefault="006F5C01" w:rsidP="006F5C01">
            <w:pPr>
              <w:pStyle w:val="CopticVersemulti-line"/>
              <w:rPr>
                <w:highlight w:val="yellow"/>
              </w:rPr>
            </w:pPr>
            <w:r w:rsidRPr="00DA3673">
              <w:rPr>
                <w:highlight w:val="yellow"/>
              </w:rPr>
              <w:t>ⲱ̀ Ⲡⲁⲟ̅ⲥ̅ Ⲓⲏ̅ⲥ̅:</w:t>
            </w:r>
          </w:p>
          <w:p w14:paraId="0EAAD0B0" w14:textId="77777777" w:rsidR="006F5C01" w:rsidRPr="00DA3673" w:rsidRDefault="006F5C01" w:rsidP="006F5C01">
            <w:pPr>
              <w:pStyle w:val="CopticVersemulti-line"/>
              <w:rPr>
                <w:highlight w:val="yellow"/>
              </w:rPr>
            </w:pPr>
            <w:r w:rsidRPr="00DA3673">
              <w:rPr>
                <w:highlight w:val="yellow"/>
              </w:rPr>
              <w:t>ⲛⲁϩⲙⲉⲛ ⳉⲉⲛ Ⲡⲉⲕⲣⲁⲛ:</w:t>
            </w:r>
          </w:p>
          <w:p w14:paraId="4A14995F" w14:textId="77777777"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14:paraId="355D6AB7" w14:textId="77777777" w:rsidTr="002E365D">
        <w:trPr>
          <w:cantSplit/>
          <w:jc w:val="center"/>
        </w:trPr>
        <w:tc>
          <w:tcPr>
            <w:tcW w:w="288" w:type="dxa"/>
          </w:tcPr>
          <w:p w14:paraId="01E8AFC1" w14:textId="77777777" w:rsidR="002E365D" w:rsidRDefault="002E365D" w:rsidP="002E365D">
            <w:pPr>
              <w:pStyle w:val="CopticCross"/>
            </w:pPr>
          </w:p>
        </w:tc>
        <w:tc>
          <w:tcPr>
            <w:tcW w:w="3960" w:type="dxa"/>
          </w:tcPr>
          <w:p w14:paraId="56AB4180" w14:textId="77777777"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14:paraId="02FCA2CC" w14:textId="77777777"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14:paraId="30FE27AE" w14:textId="77777777" w:rsidR="002E365D" w:rsidRPr="00A16DFE" w:rsidRDefault="002E365D" w:rsidP="002E365D">
            <w:pPr>
              <w:pStyle w:val="EngHang"/>
              <w:rPr>
                <w:rFonts w:ascii="Times" w:eastAsiaTheme="minorHAnsi" w:hAnsi="Times"/>
                <w:sz w:val="20"/>
              </w:rPr>
            </w:pPr>
            <w:r w:rsidRPr="00A16DFE">
              <w:rPr>
                <w:rFonts w:eastAsiaTheme="minorHAnsi"/>
              </w:rPr>
              <w:t>And the Holy Spirit,</w:t>
            </w:r>
          </w:p>
          <w:p w14:paraId="21450134" w14:textId="77777777"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14:paraId="6F4BDAD7" w14:textId="77777777" w:rsidR="002E365D" w:rsidRDefault="002E365D" w:rsidP="002E365D"/>
        </w:tc>
        <w:tc>
          <w:tcPr>
            <w:tcW w:w="288" w:type="dxa"/>
          </w:tcPr>
          <w:p w14:paraId="4C1757BA" w14:textId="77777777" w:rsidR="002E365D" w:rsidRDefault="002E365D" w:rsidP="002E365D">
            <w:pPr>
              <w:pStyle w:val="CopticCross"/>
            </w:pPr>
          </w:p>
        </w:tc>
        <w:tc>
          <w:tcPr>
            <w:tcW w:w="3960" w:type="dxa"/>
          </w:tcPr>
          <w:p w14:paraId="368D4A85" w14:textId="77777777" w:rsidR="006F5C01" w:rsidRPr="00DA3673" w:rsidRDefault="006F5C01" w:rsidP="006F5C01">
            <w:pPr>
              <w:pStyle w:val="CopticVersemulti-line"/>
              <w:rPr>
                <w:highlight w:val="yellow"/>
              </w:rPr>
            </w:pPr>
            <w:r w:rsidRPr="00DA3673">
              <w:rPr>
                <w:highlight w:val="yellow"/>
              </w:rPr>
              <w:t>Ⲉⲑⲣⲉⲛϩⲱⲥ ⲉ̀ⲣⲟⲕ:</w:t>
            </w:r>
          </w:p>
          <w:p w14:paraId="6570A2E3" w14:textId="77777777" w:rsidR="006F5C01" w:rsidRPr="00DA3673" w:rsidRDefault="006F5C01" w:rsidP="006F5C01">
            <w:pPr>
              <w:pStyle w:val="CopticVersemulti-line"/>
              <w:rPr>
                <w:highlight w:val="yellow"/>
              </w:rPr>
            </w:pPr>
            <w:r w:rsidRPr="00DA3673">
              <w:rPr>
                <w:highlight w:val="yellow"/>
              </w:rPr>
              <w:t>ⲛⲉⲙ Ⲡⲉⲕⲓⲱⲧ ⲛ̀ⲁ̀ⲅⲁⲑⲟⲥ:</w:t>
            </w:r>
          </w:p>
          <w:p w14:paraId="2D25BEC0" w14:textId="77777777" w:rsidR="006F5C01" w:rsidRPr="00DA3673" w:rsidRDefault="006F5C01" w:rsidP="006F5C01">
            <w:pPr>
              <w:pStyle w:val="CopticVersemulti-line"/>
              <w:rPr>
                <w:highlight w:val="yellow"/>
              </w:rPr>
            </w:pPr>
            <w:r w:rsidRPr="00DA3673">
              <w:rPr>
                <w:highlight w:val="yellow"/>
              </w:rPr>
              <w:t>ⲛⲉⲙ Ⲡⲓⲡ̅ⲛ̅ⲁ̅ ⲉ̅ⲑ̅ⲩ̅:</w:t>
            </w:r>
          </w:p>
          <w:p w14:paraId="1C138EE3" w14:textId="77777777"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14:paraId="327DB552" w14:textId="77777777" w:rsidTr="002E365D">
        <w:trPr>
          <w:cantSplit/>
          <w:jc w:val="center"/>
        </w:trPr>
        <w:tc>
          <w:tcPr>
            <w:tcW w:w="288" w:type="dxa"/>
          </w:tcPr>
          <w:p w14:paraId="5BD3B68F" w14:textId="77777777" w:rsidR="002E365D" w:rsidRDefault="002E365D" w:rsidP="002E365D">
            <w:pPr>
              <w:pStyle w:val="CopticCross"/>
            </w:pPr>
            <w:r w:rsidRPr="00FB5ACB">
              <w:t>¿</w:t>
            </w:r>
          </w:p>
        </w:tc>
        <w:tc>
          <w:tcPr>
            <w:tcW w:w="3960" w:type="dxa"/>
          </w:tcPr>
          <w:p w14:paraId="640F821C" w14:textId="77777777" w:rsidR="002E365D" w:rsidRPr="00A16DFE" w:rsidRDefault="002E365D" w:rsidP="002E365D">
            <w:pPr>
              <w:pStyle w:val="EngHang"/>
              <w:rPr>
                <w:rFonts w:ascii="Times" w:eastAsiaTheme="minorHAnsi" w:hAnsi="Times"/>
                <w:sz w:val="20"/>
              </w:rPr>
            </w:pPr>
            <w:r w:rsidRPr="00A16DFE">
              <w:rPr>
                <w:rFonts w:eastAsiaTheme="minorHAnsi"/>
              </w:rPr>
              <w:t>Glory to the Father,</w:t>
            </w:r>
          </w:p>
          <w:p w14:paraId="41FF572B" w14:textId="77777777"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14:paraId="7BBFF525" w14:textId="77777777" w:rsidR="002E365D" w:rsidRPr="00A16DFE" w:rsidRDefault="002E365D" w:rsidP="002E365D">
            <w:pPr>
              <w:pStyle w:val="EngHang"/>
              <w:rPr>
                <w:rFonts w:ascii="Times" w:eastAsiaTheme="minorHAnsi" w:hAnsi="Times"/>
                <w:sz w:val="20"/>
              </w:rPr>
            </w:pPr>
            <w:r w:rsidRPr="00A16DFE">
              <w:rPr>
                <w:rFonts w:eastAsiaTheme="minorHAnsi"/>
              </w:rPr>
              <w:t>Now, and forever,</w:t>
            </w:r>
          </w:p>
          <w:p w14:paraId="0E2C7532" w14:textId="77777777"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14:paraId="5A98B03E" w14:textId="77777777" w:rsidR="002E365D" w:rsidRDefault="002E365D" w:rsidP="002E365D"/>
        </w:tc>
        <w:tc>
          <w:tcPr>
            <w:tcW w:w="288" w:type="dxa"/>
          </w:tcPr>
          <w:p w14:paraId="2EAE1364" w14:textId="77777777" w:rsidR="002E365D" w:rsidRDefault="002E365D" w:rsidP="002E365D">
            <w:pPr>
              <w:pStyle w:val="CopticCross"/>
            </w:pPr>
            <w:r w:rsidRPr="00FB5ACB">
              <w:t>¿</w:t>
            </w:r>
          </w:p>
        </w:tc>
        <w:tc>
          <w:tcPr>
            <w:tcW w:w="3960" w:type="dxa"/>
          </w:tcPr>
          <w:p w14:paraId="672AA723" w14:textId="77777777" w:rsidR="006F5C01" w:rsidRPr="00DA3673" w:rsidRDefault="006F5C01" w:rsidP="006F5C01">
            <w:pPr>
              <w:pStyle w:val="CopticVersemulti-line"/>
              <w:rPr>
                <w:highlight w:val="yellow"/>
              </w:rPr>
            </w:pPr>
            <w:r w:rsidRPr="00DA3673">
              <w:rPr>
                <w:highlight w:val="yellow"/>
              </w:rPr>
              <w:t>Ⲇⲟⲝⲁ Ⲡⲁⲧⲣⲓ ⲕⲉ Ⲩⲓⲱ:</w:t>
            </w:r>
          </w:p>
          <w:p w14:paraId="6A5AD250" w14:textId="77777777" w:rsidR="006F5C01" w:rsidRPr="00DA3673" w:rsidRDefault="006F5C01" w:rsidP="006F5C01">
            <w:pPr>
              <w:pStyle w:val="CopticVersemulti-line"/>
              <w:rPr>
                <w:highlight w:val="yellow"/>
              </w:rPr>
            </w:pPr>
            <w:r w:rsidRPr="00DA3673">
              <w:rPr>
                <w:highlight w:val="yellow"/>
              </w:rPr>
              <w:t>ⲕⲉ ⲁ̀ⲅⲓⲱ̀ Ⲡⲛ̅ⲁ̅ⲧⲓ:</w:t>
            </w:r>
          </w:p>
          <w:p w14:paraId="394336C8" w14:textId="77777777" w:rsidR="006F5C01" w:rsidRPr="00DA3673" w:rsidRDefault="006F5C01" w:rsidP="006F5C01">
            <w:pPr>
              <w:pStyle w:val="CopticVersemulti-line"/>
              <w:rPr>
                <w:highlight w:val="yellow"/>
              </w:rPr>
            </w:pPr>
            <w:r w:rsidRPr="00DA3673">
              <w:rPr>
                <w:highlight w:val="yellow"/>
              </w:rPr>
              <w:t>Ⲕⲉ ⲛⲩⲛ ⲕⲉ ⲁ̀ⲓ̀ ⲕⲉ ⲓⲥ ⲧⲟⲩⲥ</w:t>
            </w:r>
          </w:p>
          <w:p w14:paraId="629969D3" w14:textId="77777777"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14:paraId="1BA1D352" w14:textId="77777777" w:rsidR="002E365D" w:rsidRDefault="002315D6" w:rsidP="003B4CB7">
      <w:pPr>
        <w:pStyle w:val="Heading5"/>
      </w:pPr>
      <w:bookmarkStart w:id="620" w:name="_Toc298445807"/>
      <w:bookmarkStart w:id="621" w:name="_Toc298681292"/>
      <w:bookmarkStart w:id="622" w:name="_Toc298447532"/>
      <w:bookmarkStart w:id="623" w:name="_Toc308441921"/>
      <w:r>
        <w:t>The Tuesday Theotokia</w:t>
      </w:r>
      <w:bookmarkEnd w:id="620"/>
      <w:bookmarkEnd w:id="621"/>
      <w:bookmarkEnd w:id="622"/>
      <w:bookmarkEnd w:id="623"/>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24" w:name="_Toc298445808"/>
      <w:bookmarkStart w:id="625" w:name="_Toc298681293"/>
      <w:bookmarkStart w:id="626" w:name="_Toc298447533"/>
      <w:r>
        <w:t>Part One</w:t>
      </w:r>
      <w:bookmarkEnd w:id="624"/>
      <w:bookmarkEnd w:id="625"/>
      <w:bookmarkEnd w:id="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lastRenderedPageBreak/>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27" w:name="_Toc298445809"/>
      <w:bookmarkStart w:id="628" w:name="_Toc298681294"/>
      <w:bookmarkStart w:id="629" w:name="_Toc298447534"/>
      <w:r>
        <w:t>Part Tw</w:t>
      </w:r>
      <w:bookmarkEnd w:id="627"/>
      <w:r w:rsidR="00236E2B">
        <w:t>o</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lastRenderedPageBreak/>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30"/>
            <w:r>
              <w:t>received</w:t>
            </w:r>
            <w:commentRangeEnd w:id="630"/>
            <w:r>
              <w:rPr>
                <w:rStyle w:val="CommentReference"/>
                <w:rFonts w:ascii="Times New Roman" w:eastAsiaTheme="minorHAnsi" w:hAnsi="Times New Roman" w:cstheme="minorBidi"/>
                <w:color w:val="auto"/>
              </w:rPr>
              <w:commentReference w:id="630"/>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31" w:name="_Toc298681295"/>
      <w:bookmarkStart w:id="632" w:name="_Toc298447535"/>
      <w:r>
        <w:t>Part Three</w:t>
      </w:r>
      <w:bookmarkEnd w:id="631"/>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33"/>
            <w:r w:rsidRPr="007425E1">
              <w:t>Hail</w:t>
            </w:r>
            <w:commentRangeEnd w:id="633"/>
            <w:r>
              <w:rPr>
                <w:rStyle w:val="CommentReference"/>
                <w:rFonts w:ascii="Times New Roman" w:eastAsiaTheme="minorHAnsi" w:hAnsi="Times New Roman" w:cstheme="minorBidi"/>
                <w:color w:val="auto"/>
              </w:rPr>
              <w:commentReference w:id="633"/>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lastRenderedPageBreak/>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34" w:name="_Toc298681296"/>
      <w:bookmarkStart w:id="635" w:name="_Toc298447536"/>
      <w:r>
        <w:t>Part Four</w:t>
      </w:r>
      <w:bookmarkEnd w:id="634"/>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lastRenderedPageBreak/>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36"/>
            <w:r w:rsidRPr="007425E1">
              <w:t xml:space="preserve">perfect </w:t>
            </w:r>
            <w:commentRangeEnd w:id="636"/>
            <w:r>
              <w:rPr>
                <w:rStyle w:val="CommentReference"/>
              </w:rPr>
              <w:commentReference w:id="636"/>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37" w:name="_Toc298681297"/>
      <w:bookmarkStart w:id="638" w:name="_Toc298447537"/>
      <w:r>
        <w:t>Part Five</w:t>
      </w:r>
      <w:bookmarkEnd w:id="637"/>
      <w:bookmarkEnd w:id="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39"/>
            <w:r>
              <w:t>unlimited</w:t>
            </w:r>
            <w:commentRangeEnd w:id="639"/>
            <w:r>
              <w:rPr>
                <w:rStyle w:val="CommentReference"/>
                <w:rFonts w:ascii="Times New Roman" w:eastAsiaTheme="minorHAnsi" w:hAnsi="Times New Roman" w:cstheme="minorBidi"/>
                <w:color w:val="auto"/>
              </w:rPr>
              <w:commentReference w:id="639"/>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40" w:name="_Toc298681298"/>
      <w:bookmarkStart w:id="641" w:name="_Toc298447538"/>
      <w:r>
        <w:t>Part Six</w:t>
      </w:r>
      <w:bookmarkEnd w:id="640"/>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42"/>
            <w:r>
              <w:t xml:space="preserve"> </w:t>
            </w:r>
            <w:commentRangeEnd w:id="642"/>
            <w:r>
              <w:rPr>
                <w:rStyle w:val="CommentReference"/>
              </w:rPr>
              <w:commentReference w:id="642"/>
            </w:r>
            <w:r>
              <w:t>f</w:t>
            </w:r>
            <w:commentRangeStart w:id="643"/>
            <w:r>
              <w:t>aith</w:t>
            </w:r>
            <w:commentRangeEnd w:id="643"/>
            <w:r>
              <w:rPr>
                <w:rStyle w:val="CommentReference"/>
              </w:rPr>
              <w:commentReference w:id="643"/>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44" w:name="_Toc298681299"/>
      <w:bookmarkStart w:id="645" w:name="_Toc298447539"/>
      <w:r>
        <w:lastRenderedPageBreak/>
        <w:t>Part Seven</w:t>
      </w:r>
      <w:bookmarkEnd w:id="644"/>
      <w:bookmarkEnd w:id="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46"/>
            <w:r>
              <w:t xml:space="preserve">a </w:t>
            </w:r>
            <w:commentRangeEnd w:id="646"/>
            <w:r>
              <w:rPr>
                <w:rStyle w:val="CommentReference"/>
                <w:rFonts w:ascii="Times New Roman" w:eastAsiaTheme="minorHAnsi" w:hAnsi="Times New Roman" w:cstheme="minorBidi"/>
                <w:color w:val="auto"/>
              </w:rPr>
              <w:commentReference w:id="646"/>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47" w:name="_Toc298681300"/>
      <w:bookmarkStart w:id="648" w:name="_Toc298447540"/>
      <w:bookmarkStart w:id="649" w:name="_Toc308441922"/>
      <w:r>
        <w:t>The Crown Adam</w:t>
      </w:r>
      <w:bookmarkEnd w:id="647"/>
      <w:bookmarkEnd w:id="648"/>
      <w:bookmarkEnd w:id="649"/>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50"/>
            <w:r>
              <w:t>He</w:t>
            </w:r>
            <w:r w:rsidRPr="007425E1">
              <w:t xml:space="preserve"> </w:t>
            </w:r>
            <w:commentRangeEnd w:id="650"/>
            <w:r>
              <w:rPr>
                <w:rStyle w:val="CommentReference"/>
                <w:rFonts w:ascii="Times New Roman" w:eastAsiaTheme="minorHAnsi" w:hAnsi="Times New Roman" w:cstheme="minorBidi"/>
                <w:color w:val="auto"/>
              </w:rPr>
              <w:commentReference w:id="650"/>
            </w:r>
            <w:r w:rsidRPr="007425E1">
              <w:t xml:space="preserve">who is carried </w:t>
            </w:r>
          </w:p>
          <w:p w14:paraId="4DC85712" w14:textId="77777777" w:rsidR="00DB1FC6" w:rsidRDefault="00DB1FC6" w:rsidP="00DB1FC6">
            <w:pPr>
              <w:pStyle w:val="EngHangEnd"/>
            </w:pPr>
            <w:commentRangeStart w:id="651"/>
            <w:r>
              <w:t>O</w:t>
            </w:r>
            <w:r w:rsidRPr="007425E1">
              <w:t xml:space="preserve">n </w:t>
            </w:r>
            <w:commentRangeEnd w:id="651"/>
            <w:r>
              <w:rPr>
                <w:rStyle w:val="CommentReference"/>
              </w:rPr>
              <w:commentReference w:id="651"/>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953CB8" w:rsidRDefault="00DB1FC6" w:rsidP="00953CB8">
            <w:pPr>
              <w:pStyle w:val="CopticVersemulti-line"/>
              <w:rPr>
                <w:highlight w:val="yellow"/>
              </w:rPr>
            </w:pPr>
            <w:r w:rsidRPr="00953CB8">
              <w:rPr>
                <w:highlight w:val="yellow"/>
              </w:rPr>
              <w:t>ⲙ̀Ⲃⲁⲥⲓⲗⲓⲕⲟⲛ</w:t>
            </w:r>
          </w:p>
          <w:p w14:paraId="2E2F468E" w14:textId="77777777" w:rsidR="00DB1FC6" w:rsidRDefault="00DB1FC6" w:rsidP="00953CB8">
            <w:pPr>
              <w:pStyle w:val="CopticVersemulti-line"/>
            </w:pPr>
            <w:r w:rsidRPr="00953CB8">
              <w:rPr>
                <w:highlight w:val="yellow"/>
              </w:rPr>
              <w:t>ⲙ̀ⲫⲏⲉ̀ⲧⲟⲩϥⲁⲓ ⲙ̀ⲙⲟϥ</w:t>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091E10">
        <w:rPr>
          <w:noProof/>
        </w:rPr>
        <w:t>166</w:t>
      </w:r>
      <w:r w:rsidR="003A78C2">
        <w:fldChar w:fldCharType="end"/>
      </w:r>
      <w:r>
        <w:t>.</w:t>
      </w:r>
    </w:p>
    <w:p w14:paraId="666A72BA" w14:textId="77777777" w:rsidR="00FE7FB3" w:rsidRDefault="00FE7FB3" w:rsidP="00DB1FC6">
      <w:pPr>
        <w:pStyle w:val="Heading4"/>
      </w:pPr>
      <w:bookmarkStart w:id="652" w:name="_Toc298681301"/>
      <w:bookmarkStart w:id="653" w:name="_Toc308441923"/>
      <w:r>
        <w:lastRenderedPageBreak/>
        <w:t>Wednesday</w:t>
      </w:r>
      <w:bookmarkEnd w:id="652"/>
      <w:bookmarkEnd w:id="653"/>
    </w:p>
    <w:p w14:paraId="1CC03E9C" w14:textId="77777777" w:rsidR="00703BF0" w:rsidRDefault="00703BF0" w:rsidP="00DB1FC6">
      <w:pPr>
        <w:pStyle w:val="Heading5"/>
      </w:pPr>
      <w:bookmarkStart w:id="654" w:name="_Toc298681302"/>
      <w:bookmarkStart w:id="655" w:name="_Toc308441924"/>
      <w:r>
        <w:t>The Wednesday Psali Batos</w:t>
      </w:r>
      <w:bookmarkEnd w:id="654"/>
      <w:bookmarkEnd w:id="655"/>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56"/>
            <w:r>
              <w:t xml:space="preserve">breaths </w:t>
            </w:r>
            <w:commentRangeEnd w:id="656"/>
            <w:r>
              <w:rPr>
                <w:rStyle w:val="CommentReference"/>
                <w:rFonts w:ascii="Times New Roman" w:eastAsiaTheme="minorHAnsi" w:hAnsi="Times New Roman" w:cstheme="minorBidi"/>
                <w:color w:val="auto"/>
              </w:rPr>
              <w:commentReference w:id="656"/>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t>¿</w:t>
            </w:r>
          </w:p>
        </w:tc>
        <w:tc>
          <w:tcPr>
            <w:tcW w:w="3960" w:type="dxa"/>
          </w:tcPr>
          <w:p w14:paraId="706EABF8" w14:textId="77777777" w:rsidR="00DB1FC6" w:rsidRDefault="00DB1FC6" w:rsidP="00DB1FC6">
            <w:pPr>
              <w:pStyle w:val="EngHang"/>
            </w:pPr>
            <w:commentRangeStart w:id="657"/>
            <w:r>
              <w:t xml:space="preserve">When </w:t>
            </w:r>
            <w:commentRangeEnd w:id="657"/>
            <w:r>
              <w:rPr>
                <w:rStyle w:val="CommentReference"/>
                <w:rFonts w:ascii="Times New Roman" w:eastAsiaTheme="minorHAnsi" w:hAnsi="Times New Roman" w:cstheme="minorBidi"/>
                <w:color w:val="auto"/>
              </w:rPr>
              <w:commentReference w:id="657"/>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58"/>
            <w:r>
              <w:t>tribulations</w:t>
            </w:r>
            <w:commentRangeEnd w:id="658"/>
            <w:r>
              <w:rPr>
                <w:rStyle w:val="CommentReference"/>
                <w:rFonts w:ascii="Times New Roman" w:eastAsiaTheme="minorHAnsi" w:hAnsi="Times New Roman" w:cstheme="minorBidi"/>
                <w:color w:val="auto"/>
              </w:rPr>
              <w:commentReference w:id="658"/>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lastRenderedPageBreak/>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59" w:name="_Toc298681303"/>
      <w:bookmarkStart w:id="660" w:name="_Toc308441925"/>
      <w:r w:rsidRPr="00FD2E69">
        <w:t xml:space="preserve">The Conclusion of the </w:t>
      </w:r>
      <w:r>
        <w:t>Batos</w:t>
      </w:r>
      <w:r w:rsidRPr="00FD2E69">
        <w:t xml:space="preserve"> Psali</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61" w:name="_Toc298681304"/>
      <w:bookmarkStart w:id="662" w:name="_Toc308441926"/>
      <w:r>
        <w:lastRenderedPageBreak/>
        <w:t>The Wednesday Theotokia</w:t>
      </w:r>
      <w:bookmarkEnd w:id="661"/>
      <w:bookmarkEnd w:id="662"/>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63" w:name="_Toc298681305"/>
      <w:r>
        <w:t>Part One</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64" w:name="_Toc298681306"/>
      <w:r>
        <w:t>Part Two</w:t>
      </w:r>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14:paraId="20B5FE7F" w14:textId="77777777"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14:paraId="00F11DCA" w14:textId="77777777"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14:paraId="3D108515" w14:textId="77777777"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lastRenderedPageBreak/>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65" w:name="_Toc298681307"/>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66"/>
            <w:r w:rsidRPr="007425E1">
              <w:t>For you brought forth</w:t>
            </w:r>
            <w:commentRangeEnd w:id="666"/>
            <w:r>
              <w:rPr>
                <w:rStyle w:val="CommentReference"/>
                <w:rFonts w:ascii="Times New Roman" w:eastAsiaTheme="minorHAnsi" w:hAnsi="Times New Roman" w:cstheme="minorBidi"/>
                <w:color w:val="auto"/>
              </w:rPr>
              <w:commentReference w:id="666"/>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67" w:name="_Toc298681308"/>
      <w:r>
        <w:lastRenderedPageBreak/>
        <w:t>Part Four</w:t>
      </w:r>
      <w:bookmarkEnd w:id="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68" w:name="_Toc298681309"/>
      <w:r>
        <w:t>Part Five</w:t>
      </w:r>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lastRenderedPageBreak/>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lastRenderedPageBreak/>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69"/>
            <w:r>
              <w:t>He</w:t>
            </w:r>
            <w:r w:rsidRPr="007425E1">
              <w:t xml:space="preserve"> </w:t>
            </w:r>
            <w:commentRangeEnd w:id="669"/>
            <w:r>
              <w:rPr>
                <w:rStyle w:val="CommentReference"/>
              </w:rPr>
              <w:commentReference w:id="669"/>
            </w:r>
            <w:r w:rsidRPr="007425E1">
              <w:t xml:space="preserve">Who </w:t>
            </w:r>
            <w:commentRangeStart w:id="670"/>
            <w:r w:rsidRPr="007425E1">
              <w:t xml:space="preserve">is </w:t>
            </w:r>
            <w:commentRangeEnd w:id="670"/>
            <w:r>
              <w:rPr>
                <w:rStyle w:val="CommentReference"/>
              </w:rPr>
              <w:commentReference w:id="670"/>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71"/>
            <w:r w:rsidRPr="007425E1">
              <w:t>He to Whom is due the glory forever</w:t>
            </w:r>
            <w:commentRangeEnd w:id="671"/>
            <w:r>
              <w:rPr>
                <w:rStyle w:val="CommentReference"/>
                <w:rFonts w:ascii="Times New Roman" w:eastAsiaTheme="minorHAnsi" w:hAnsi="Times New Roman" w:cstheme="minorBidi"/>
                <w:color w:val="auto"/>
              </w:rPr>
              <w:commentReference w:id="671"/>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72" w:name="_Toc298681310"/>
      <w:r>
        <w:lastRenderedPageBreak/>
        <w:t>Part Six</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73"/>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73"/>
            <w:r>
              <w:rPr>
                <w:rStyle w:val="CommentReference"/>
              </w:rPr>
              <w:commentReference w:id="673"/>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r w:rsidRPr="002147AA">
              <w:rPr>
                <w:highlight w:val="yellow"/>
              </w:rPr>
              <w:t>ⲙⲁⲣⲓⲁ</w:t>
            </w:r>
            <w:r w:rsidRPr="002147AA">
              <w:t xml:space="preserve"> 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r w:rsidRPr="002147AA">
              <w:rPr>
                <w:highlight w:val="yellow"/>
              </w:rPr>
              <w:t>ⲥⲧⲁⲓⲏⲟⲩⲧ ̀</w:t>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r w:rsidRPr="002147AA">
              <w:rPr>
                <w:highlight w:val="yellow"/>
              </w:rPr>
              <w:t>ⲙⲡⲓⲟⲩⲁⲓ ̀</w:t>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r w:rsidRPr="002147AA">
              <w:rPr>
                <w:highlight w:val="yellow"/>
              </w:rPr>
              <w:t>ⲉⲣⲉ ̀</w:t>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674" w:name="_Toc298681311"/>
      <w:r>
        <w:t>Part Seven</w:t>
      </w:r>
      <w:bookmarkEnd w:id="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675"/>
            <w:r>
              <w:t xml:space="preserve">sits </w:t>
            </w:r>
            <w:commentRangeEnd w:id="675"/>
            <w:r>
              <w:rPr>
                <w:rStyle w:val="CommentReference"/>
                <w:rFonts w:ascii="Times New Roman" w:eastAsiaTheme="minorHAnsi" w:hAnsi="Times New Roman" w:cstheme="minorBidi"/>
                <w:color w:val="auto"/>
              </w:rPr>
              <w:commentReference w:id="675"/>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lastRenderedPageBreak/>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r w:rsidRPr="002147AA">
              <w:rPr>
                <w:highlight w:val="yellow"/>
              </w:rPr>
              <w:t>ⲉⲧⲁϥⲟⲩⲱⲛϩ</w:t>
            </w:r>
            <w:r w:rsidRPr="002147AA">
              <w:t xml:space="preserve"> 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r w:rsidRPr="00FF1C35">
              <w:rPr>
                <w:highlight w:val="yellow"/>
              </w:rPr>
              <w:t>Ϫⲉ ⲡⲓⲁⲧⲥⲁⲣⲝ</w:t>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676" w:name="_Toc298681312"/>
      <w:bookmarkStart w:id="677" w:name="_Toc308441927"/>
      <w:r>
        <w:lastRenderedPageBreak/>
        <w:t>The Crown Batos</w:t>
      </w:r>
      <w:bookmarkEnd w:id="676"/>
      <w:bookmarkEnd w:id="677"/>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678"/>
            <w:r w:rsidRPr="007425E1">
              <w:t>has entered and come forth</w:t>
            </w:r>
            <w:commentRangeEnd w:id="678"/>
            <w:r>
              <w:rPr>
                <w:rStyle w:val="CommentReference"/>
                <w:rFonts w:ascii="Times New Roman" w:eastAsiaTheme="minorHAnsi" w:hAnsi="Times New Roman" w:cstheme="minorBidi"/>
                <w:color w:val="auto"/>
              </w:rPr>
              <w:commentReference w:id="678"/>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679"/>
            <w:r w:rsidRPr="007425E1">
              <w:t>manifestation</w:t>
            </w:r>
            <w:commentRangeEnd w:id="679"/>
            <w:r>
              <w:rPr>
                <w:rStyle w:val="CommentReference"/>
              </w:rPr>
              <w:commentReference w:id="679"/>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680"/>
            <w:r>
              <w:t>and</w:t>
            </w:r>
            <w:r w:rsidRPr="007425E1">
              <w:t xml:space="preserve"> </w:t>
            </w:r>
            <w:commentRangeEnd w:id="680"/>
            <w:r>
              <w:rPr>
                <w:rStyle w:val="CommentReference"/>
              </w:rPr>
              <w:commentReference w:id="680"/>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091E10">
        <w:rPr>
          <w:noProof/>
        </w:rPr>
        <w:t>252</w:t>
      </w:r>
      <w:r w:rsidR="003A78C2">
        <w:fldChar w:fldCharType="end"/>
      </w:r>
      <w:r>
        <w:t>.</w:t>
      </w:r>
    </w:p>
    <w:p w14:paraId="392C891E" w14:textId="77777777" w:rsidR="00D96A5F" w:rsidRDefault="00D96A5F" w:rsidP="00DB1FC6">
      <w:pPr>
        <w:pStyle w:val="Heading4"/>
      </w:pPr>
      <w:bookmarkStart w:id="681" w:name="_Toc298681313"/>
      <w:bookmarkStart w:id="682" w:name="_Toc308441928"/>
      <w:r>
        <w:lastRenderedPageBreak/>
        <w:t>Thursday</w:t>
      </w:r>
      <w:bookmarkEnd w:id="681"/>
      <w:bookmarkEnd w:id="682"/>
    </w:p>
    <w:p w14:paraId="7C95284D" w14:textId="77777777" w:rsidR="0031014B" w:rsidRDefault="0031014B" w:rsidP="00DB1FC6">
      <w:pPr>
        <w:pStyle w:val="Heading5"/>
      </w:pPr>
      <w:bookmarkStart w:id="683" w:name="_Toc298681314"/>
      <w:bookmarkStart w:id="684" w:name="_Toc308441929"/>
      <w:r>
        <w:t>The Psali Batos for Tuesday</w:t>
      </w:r>
      <w:bookmarkEnd w:id="683"/>
      <w:bookmarkEnd w:id="684"/>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685"/>
            <w:r w:rsidRPr="007425E1">
              <w:t xml:space="preserve">on </w:t>
            </w:r>
            <w:commentRangeEnd w:id="685"/>
            <w:r>
              <w:rPr>
                <w:rStyle w:val="CommentReference"/>
              </w:rPr>
              <w:commentReference w:id="685"/>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686"/>
            <w:r w:rsidRPr="007425E1">
              <w:t xml:space="preserve">Forty </w:t>
            </w:r>
            <w:commentRangeEnd w:id="686"/>
            <w:r>
              <w:rPr>
                <w:rStyle w:val="CommentReference"/>
                <w:rFonts w:ascii="Times New Roman" w:eastAsiaTheme="minorHAnsi" w:hAnsi="Times New Roman" w:cstheme="minorBidi"/>
                <w:color w:val="auto"/>
              </w:rPr>
              <w:commentReference w:id="686"/>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687"/>
            <w:r w:rsidRPr="007425E1">
              <w:t>Crush under us</w:t>
            </w:r>
            <w:commentRangeEnd w:id="687"/>
            <w:r>
              <w:rPr>
                <w:rStyle w:val="CommentReference"/>
                <w:rFonts w:ascii="Times New Roman" w:eastAsiaTheme="minorHAnsi" w:hAnsi="Times New Roman" w:cstheme="minorBidi"/>
                <w:color w:val="auto"/>
              </w:rPr>
              <w:commentReference w:id="687"/>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688" w:name="_Toc298681315"/>
      <w:bookmarkStart w:id="689" w:name="_Toc308441930"/>
      <w:r w:rsidRPr="00FD2E69">
        <w:lastRenderedPageBreak/>
        <w:t xml:space="preserve">The Conclusion of the </w:t>
      </w:r>
      <w:r>
        <w:t>Batos</w:t>
      </w:r>
      <w:r w:rsidRPr="00FD2E69">
        <w:t xml:space="preserve"> Psali</w:t>
      </w:r>
      <w:bookmarkEnd w:id="688"/>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690" w:name="_Toc298681316"/>
      <w:bookmarkStart w:id="691" w:name="_Toc308441931"/>
      <w:r>
        <w:t>The Thursday Theotokia</w:t>
      </w:r>
      <w:bookmarkEnd w:id="690"/>
      <w:bookmarkEnd w:id="691"/>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692" w:name="_Toc298681317"/>
      <w:r>
        <w:t>Part One</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693"/>
            <w:r w:rsidRPr="007425E1">
              <w:t>virgin</w:t>
            </w:r>
            <w:commentRangeEnd w:id="693"/>
            <w:r>
              <w:rPr>
                <w:rStyle w:val="CommentReference"/>
                <w:rFonts w:ascii="Times New Roman" w:eastAsiaTheme="minorHAnsi" w:hAnsi="Times New Roman" w:cstheme="minorBidi"/>
                <w:color w:val="auto"/>
              </w:rPr>
              <w:commentReference w:id="693"/>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694" w:name="_Toc298681318"/>
      <w:r>
        <w:t>Part Two</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695"/>
            <w:r>
              <w:t>abolished</w:t>
            </w:r>
            <w:commentRangeEnd w:id="695"/>
            <w:r>
              <w:rPr>
                <w:rStyle w:val="CommentReference"/>
                <w:rFonts w:ascii="Times New Roman" w:eastAsiaTheme="minorHAnsi" w:hAnsi="Times New Roman" w:cstheme="minorBidi"/>
                <w:color w:val="auto"/>
              </w:rPr>
              <w:commentReference w:id="695"/>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696" w:name="_Toc298681319"/>
      <w:r>
        <w:t>Part Three</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697" w:name="_Toc298681320"/>
      <w:r>
        <w:t>Part Four</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698"/>
            <w:r>
              <w:t>.</w:t>
            </w:r>
            <w:commentRangeEnd w:id="698"/>
            <w:r>
              <w:rPr>
                <w:rStyle w:val="CommentReference"/>
              </w:rPr>
              <w:commentReference w:id="698"/>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699"/>
            <w:r>
              <w:t xml:space="preserve">appeared </w:t>
            </w:r>
            <w:commentRangeEnd w:id="699"/>
            <w:r>
              <w:rPr>
                <w:rStyle w:val="CommentReference"/>
                <w:rFonts w:ascii="Times New Roman" w:eastAsiaTheme="minorHAnsi" w:hAnsi="Times New Roman" w:cstheme="minorBidi"/>
                <w:color w:val="auto"/>
              </w:rPr>
              <w:commentReference w:id="699"/>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00"/>
            <w:r>
              <w:t>"</w:t>
            </w:r>
            <w:commentRangeEnd w:id="700"/>
            <w:r>
              <w:rPr>
                <w:rStyle w:val="CommentReference"/>
                <w:rFonts w:ascii="Times New Roman" w:eastAsiaTheme="minorHAnsi" w:hAnsi="Times New Roman" w:cstheme="minorBidi"/>
                <w:color w:val="auto"/>
              </w:rPr>
              <w:commentReference w:id="700"/>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01"/>
            <w:r w:rsidRPr="007425E1">
              <w:t>strength</w:t>
            </w:r>
            <w:commentRangeEnd w:id="701"/>
            <w:r>
              <w:rPr>
                <w:rStyle w:val="CommentReference"/>
                <w:rFonts w:ascii="Times New Roman" w:eastAsiaTheme="minorHAnsi" w:hAnsi="Times New Roman" w:cstheme="minorBidi"/>
                <w:color w:val="auto"/>
              </w:rPr>
              <w:commentReference w:id="701"/>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02"/>
            <w:r>
              <w:t>N</w:t>
            </w:r>
            <w:r w:rsidRPr="007425E1">
              <w:t xml:space="preserve">ow </w:t>
            </w:r>
            <w:commentRangeEnd w:id="702"/>
            <w:r>
              <w:rPr>
                <w:rStyle w:val="CommentReference"/>
                <w:rFonts w:ascii="Times New Roman" w:eastAsiaTheme="minorHAnsi" w:hAnsi="Times New Roman" w:cstheme="minorBidi"/>
                <w:color w:val="auto"/>
              </w:rPr>
              <w:commentReference w:id="702"/>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03" w:name="_Toc298681321"/>
      <w:r>
        <w:t>Part Five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04"/>
            <w:r>
              <w:t>Theotokos</w:t>
            </w:r>
            <w:commentRangeEnd w:id="704"/>
            <w:r>
              <w:rPr>
                <w:rStyle w:val="CommentReference"/>
                <w:rFonts w:ascii="Times New Roman" w:eastAsiaTheme="minorHAnsi" w:hAnsi="Times New Roman" w:cstheme="minorBidi"/>
                <w:color w:val="auto"/>
              </w:rPr>
              <w:commentReference w:id="704"/>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05"/>
            <w:r>
              <w:t xml:space="preserve">of </w:t>
            </w:r>
            <w:commentRangeEnd w:id="705"/>
            <w:r>
              <w:rPr>
                <w:rStyle w:val="CommentReference"/>
                <w:rFonts w:ascii="Times New Roman" w:eastAsiaTheme="minorHAnsi" w:hAnsi="Times New Roman" w:cstheme="minorBidi"/>
                <w:color w:val="auto"/>
              </w:rPr>
              <w:commentReference w:id="705"/>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06" w:name="_Toc298681322"/>
      <w:r>
        <w:t>Part Six</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07"/>
            <w:r>
              <w:t xml:space="preserve">The </w:t>
            </w:r>
            <w:commentRangeEnd w:id="707"/>
            <w:r>
              <w:rPr>
                <w:rStyle w:val="CommentReference"/>
                <w:rFonts w:ascii="Times New Roman" w:eastAsiaTheme="minorHAnsi" w:hAnsi="Times New Roman" w:cstheme="minorBidi"/>
                <w:color w:val="auto"/>
              </w:rPr>
              <w:commentReference w:id="707"/>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08"/>
            <w:r>
              <w:t>would</w:t>
            </w:r>
            <w:r w:rsidRPr="007425E1">
              <w:t xml:space="preserve"> </w:t>
            </w:r>
            <w:commentRangeEnd w:id="708"/>
            <w:r>
              <w:rPr>
                <w:rStyle w:val="CommentReference"/>
              </w:rPr>
              <w:commentReference w:id="708"/>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09" w:name="_Toc298681323"/>
      <w:r>
        <w:t>Part Seven</w:t>
      </w:r>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10"/>
            <w:r>
              <w:t>David</w:t>
            </w:r>
            <w:commentRangeEnd w:id="710"/>
            <w:r>
              <w:rPr>
                <w:rStyle w:val="CommentReference"/>
                <w:rFonts w:ascii="Times New Roman" w:eastAsiaTheme="minorHAnsi" w:hAnsi="Times New Roman" w:cstheme="minorBidi"/>
                <w:color w:val="auto"/>
              </w:rPr>
              <w:commentReference w:id="710"/>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11"/>
            <w:r w:rsidRPr="00E03CD4">
              <w:t xml:space="preserve">deemed </w:t>
            </w:r>
            <w:commentRangeEnd w:id="711"/>
            <w:r>
              <w:rPr>
                <w:rStyle w:val="CommentReference"/>
                <w:rFonts w:ascii="Times New Roman" w:eastAsiaTheme="minorHAnsi" w:hAnsi="Times New Roman" w:cstheme="minorBidi"/>
                <w:color w:val="auto"/>
              </w:rPr>
              <w:commentReference w:id="711"/>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12" w:name="_Toc298681324"/>
      <w:r>
        <w:t>Part Eight</w:t>
      </w:r>
      <w:bookmarkEnd w:id="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13"/>
            <w:r>
              <w:t>heaven</w:t>
            </w:r>
            <w:r w:rsidRPr="007425E1">
              <w:t xml:space="preserve"> </w:t>
            </w:r>
            <w:commentRangeEnd w:id="713"/>
            <w:r>
              <w:rPr>
                <w:rStyle w:val="CommentReference"/>
                <w:rFonts w:ascii="Times New Roman" w:eastAsiaTheme="minorHAnsi" w:hAnsi="Times New Roman" w:cstheme="minorBidi"/>
                <w:color w:val="auto"/>
              </w:rPr>
              <w:commentReference w:id="713"/>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14" w:name="_Toc298681325"/>
      <w:r>
        <w:t>Part Nine</w:t>
      </w:r>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15"/>
            <w:r w:rsidRPr="007425E1">
              <w:t>Rises</w:t>
            </w:r>
            <w:commentRangeEnd w:id="715"/>
            <w:r>
              <w:rPr>
                <w:rStyle w:val="CommentReference"/>
              </w:rPr>
              <w:commentReference w:id="715"/>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16" w:name="_Toc298681326"/>
      <w:bookmarkStart w:id="717" w:name="_Toc308441932"/>
      <w:r>
        <w:t xml:space="preserve">The </w:t>
      </w:r>
      <w:r w:rsidRPr="007C4181">
        <w:t>Crown</w:t>
      </w:r>
      <w:bookmarkEnd w:id="716"/>
      <w:bookmarkEnd w:id="717"/>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lastRenderedPageBreak/>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18"/>
            <w:r w:rsidRPr="007425E1">
              <w:t>destroyed</w:t>
            </w:r>
            <w:commentRangeEnd w:id="718"/>
            <w:r>
              <w:rPr>
                <w:rStyle w:val="CommentReference"/>
                <w:rFonts w:ascii="Times New Roman" w:eastAsiaTheme="minorHAnsi" w:hAnsi="Times New Roman" w:cstheme="minorBidi"/>
                <w:color w:val="auto"/>
              </w:rPr>
              <w:commentReference w:id="718"/>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lastRenderedPageBreak/>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091E10">
        <w:rPr>
          <w:noProof/>
        </w:rPr>
        <w:t>252</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19" w:name="_Toc298681327"/>
      <w:bookmarkStart w:id="720" w:name="_Toc308441933"/>
      <w:r>
        <w:t>Friday</w:t>
      </w:r>
      <w:bookmarkEnd w:id="719"/>
      <w:bookmarkEnd w:id="720"/>
    </w:p>
    <w:p w14:paraId="3BFA5E49" w14:textId="77777777" w:rsidR="007C4181" w:rsidRDefault="007C4181" w:rsidP="008A3F9A">
      <w:pPr>
        <w:pStyle w:val="Heading5"/>
      </w:pPr>
      <w:bookmarkStart w:id="721" w:name="_Toc298681328"/>
      <w:bookmarkStart w:id="722" w:name="_Toc308441934"/>
      <w:r>
        <w:t>The Psali Batos for Friday</w:t>
      </w:r>
      <w:bookmarkEnd w:id="721"/>
      <w:bookmarkEnd w:id="722"/>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23"/>
            <w:r w:rsidRPr="007425E1">
              <w:t>servants</w:t>
            </w:r>
            <w:commentRangeEnd w:id="723"/>
            <w:r>
              <w:rPr>
                <w:rStyle w:val="CommentReference"/>
                <w:rFonts w:ascii="Times New Roman" w:eastAsiaTheme="minorHAnsi" w:hAnsi="Times New Roman" w:cstheme="minorBidi"/>
                <w:color w:val="auto"/>
              </w:rPr>
              <w:commentReference w:id="723"/>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24"/>
            <w:r w:rsidRPr="007425E1">
              <w:t>To escape the face of the bows.</w:t>
            </w:r>
            <w:commentRangeEnd w:id="724"/>
            <w:r>
              <w:rPr>
                <w:rStyle w:val="CommentReference"/>
              </w:rPr>
              <w:commentReference w:id="724"/>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r w:rsidRPr="00FD37EA">
              <w:rPr>
                <w:highlight w:val="yellow"/>
              </w:rPr>
              <w:t>ⲉⲑⲣⲟⲩⲱ̀ϣⲉⲙ ⲛ̀ⲧ̀ϫⲟⲙ ⲛ̀ⲧⲉ ⲡⲓⲭ̀ⲣⲱⲙ</w:t>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lastRenderedPageBreak/>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25" w:name="_Toc298681329"/>
      <w:bookmarkStart w:id="726" w:name="_Toc308441935"/>
      <w:r w:rsidRPr="00FD2E69">
        <w:t xml:space="preserve">The Conclusion of the </w:t>
      </w:r>
      <w:r>
        <w:t>Batos</w:t>
      </w:r>
      <w:r w:rsidRPr="00FD2E69">
        <w:t xml:space="preserve"> Psali</w:t>
      </w:r>
      <w:bookmarkEnd w:id="725"/>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180533C9" w14:textId="77777777" w:rsidR="00537354" w:rsidRPr="00DA3673" w:rsidRDefault="00537354" w:rsidP="00537354">
            <w:pPr>
              <w:pStyle w:val="CopticVersemulti-line"/>
              <w:rPr>
                <w:highlight w:val="yellow"/>
              </w:rPr>
            </w:pPr>
            <w:r w:rsidRPr="00DA3673">
              <w:rPr>
                <w:highlight w:val="yellow"/>
              </w:rPr>
              <w:t>Ⲇⲟⲝⲁ Ⲡⲁⲧⲣⲓ ⲕⲉ Ⲩⲓⲱ:</w:t>
            </w:r>
          </w:p>
          <w:p w14:paraId="1AA06530" w14:textId="77777777" w:rsidR="00537354" w:rsidRPr="00DA3673" w:rsidRDefault="00537354" w:rsidP="00537354">
            <w:pPr>
              <w:pStyle w:val="CopticVersemulti-line"/>
              <w:rPr>
                <w:highlight w:val="yellow"/>
              </w:rPr>
            </w:pPr>
            <w:r w:rsidRPr="00DA3673">
              <w:rPr>
                <w:highlight w:val="yellow"/>
              </w:rPr>
              <w:t>ⲕⲉ ⲁ̀ⲅⲓⲱ̀ Ⲡⲛ̅ⲁ̅ⲧⲓ:</w:t>
            </w:r>
          </w:p>
          <w:p w14:paraId="16569AA3" w14:textId="77777777" w:rsidR="00537354" w:rsidRPr="00DA3673" w:rsidRDefault="00537354" w:rsidP="00537354">
            <w:pPr>
              <w:pStyle w:val="CopticVersemulti-line"/>
              <w:rPr>
                <w:highlight w:val="yellow"/>
              </w:rPr>
            </w:pPr>
            <w:r w:rsidRPr="00DA3673">
              <w:rPr>
                <w:highlight w:val="yellow"/>
              </w:rPr>
              <w:t>Ⲕⲉ ⲛⲩⲛ ⲕⲉ ⲁ̀ⲓ̀ ⲕⲉ ⲓⲥ ⲧⲟⲩⲥ</w:t>
            </w:r>
          </w:p>
          <w:p w14:paraId="13771B89" w14:textId="77777777" w:rsidR="007C4181" w:rsidRDefault="00537354" w:rsidP="00537354">
            <w:pPr>
              <w:pStyle w:val="CopticVersemulti-line"/>
            </w:pPr>
            <w:r w:rsidRPr="00DA3673">
              <w:rPr>
                <w:highlight w:val="yellow"/>
              </w:rPr>
              <w:t>ⲉ̀ⲱ̀ⲛⲁⲥ ⲧⲱⲛ ⲉ̀ⲱ̀ⲛⲱⲛ ⲁ̀ⲙⲉⲛ</w:t>
            </w:r>
          </w:p>
        </w:tc>
      </w:tr>
    </w:tbl>
    <w:p w14:paraId="42A2B5F2" w14:textId="77777777" w:rsidR="007C4181" w:rsidRDefault="007C4181" w:rsidP="008A3F9A">
      <w:pPr>
        <w:pStyle w:val="Heading5"/>
      </w:pPr>
      <w:bookmarkStart w:id="727" w:name="_Toc298681330"/>
      <w:bookmarkStart w:id="728" w:name="_Toc308441936"/>
      <w:r>
        <w:t>The Friday Theotokia</w:t>
      </w:r>
      <w:bookmarkEnd w:id="727"/>
      <w:bookmarkEnd w:id="72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29" w:name="_Toc298681331"/>
      <w:r>
        <w:t>Part One</w:t>
      </w:r>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30"/>
            <w:r>
              <w:t>the fruit of your womb</w:t>
            </w:r>
            <w:commentRangeEnd w:id="730"/>
            <w:r>
              <w:rPr>
                <w:rStyle w:val="CommentReference"/>
                <w:rFonts w:ascii="Times New Roman" w:eastAsiaTheme="minorHAnsi" w:hAnsi="Times New Roman" w:cstheme="minorBidi"/>
                <w:color w:val="auto"/>
              </w:rPr>
              <w:commentReference w:id="73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lastRenderedPageBreak/>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31" w:name="_Toc298681332"/>
      <w:r>
        <w:t>Part Two</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32"/>
            <w:r>
              <w:t xml:space="preserve">incarnate </w:t>
            </w:r>
            <w:commentRangeEnd w:id="732"/>
            <w:r>
              <w:rPr>
                <w:rStyle w:val="CommentReference"/>
                <w:rFonts w:ascii="Times New Roman" w:eastAsiaTheme="minorHAnsi" w:hAnsi="Times New Roman" w:cstheme="minorBidi"/>
                <w:color w:val="auto"/>
              </w:rPr>
              <w:commentReference w:id="73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33" w:name="_Toc298681333"/>
      <w:r>
        <w:lastRenderedPageBreak/>
        <w:t>Part Three</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34"/>
            <w:r>
              <w:t>O</w:t>
            </w:r>
            <w:commentRangeEnd w:id="734"/>
            <w:r>
              <w:rPr>
                <w:rStyle w:val="CommentReference"/>
                <w:rFonts w:ascii="Times New Roman" w:eastAsiaTheme="minorHAnsi" w:hAnsi="Times New Roman" w:cstheme="minorBidi"/>
                <w:color w:val="auto"/>
              </w:rPr>
              <w:commentReference w:id="73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35" w:name="_Toc298681334"/>
      <w:r>
        <w:t>Part Four</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lastRenderedPageBreak/>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36" w:name="_Toc298681335"/>
      <w:r>
        <w:t>Part Five</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lastRenderedPageBreak/>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37" w:name="_Toc298681336"/>
      <w:r>
        <w:t>Part Six</w:t>
      </w:r>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38" w:name="_Toc298681337"/>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39"/>
            <w:r>
              <w:t>temple</w:t>
            </w:r>
            <w:commentRangeEnd w:id="739"/>
            <w:r>
              <w:rPr>
                <w:rStyle w:val="CommentReference"/>
                <w:rFonts w:ascii="Times New Roman" w:eastAsiaTheme="minorHAnsi" w:hAnsi="Times New Roman" w:cstheme="minorBidi"/>
                <w:color w:val="auto"/>
              </w:rPr>
              <w:commentReference w:id="73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lastRenderedPageBreak/>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40" w:name="_Toc298681338"/>
      <w:bookmarkStart w:id="741" w:name="_Toc308441937"/>
      <w:r>
        <w:t>The Crown</w:t>
      </w:r>
      <w:bookmarkEnd w:id="740"/>
      <w:bookmarkEnd w:id="74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42"/>
            <w:r w:rsidRPr="00F0646D">
              <w:t xml:space="preserve">Infinite </w:t>
            </w:r>
            <w:commentRangeEnd w:id="742"/>
            <w:r>
              <w:rPr>
                <w:rStyle w:val="CommentReference"/>
                <w:rFonts w:ascii="Times New Roman" w:eastAsiaTheme="minorHAnsi" w:hAnsi="Times New Roman" w:cstheme="minorBidi"/>
                <w:color w:val="auto"/>
              </w:rPr>
              <w:commentReference w:id="74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43"/>
            <w:r w:rsidRPr="007425E1">
              <w:t>hook</w:t>
            </w:r>
            <w:commentRangeEnd w:id="743"/>
            <w:r>
              <w:rPr>
                <w:rStyle w:val="CommentReference"/>
                <w:rFonts w:ascii="Times New Roman" w:eastAsiaTheme="minorHAnsi" w:hAnsi="Times New Roman" w:cstheme="minorBidi"/>
                <w:color w:val="auto"/>
              </w:rPr>
              <w:commentReference w:id="74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44"/>
            <w:r w:rsidRPr="007425E1">
              <w:t xml:space="preserve">Teaching </w:t>
            </w:r>
            <w:commentRangeEnd w:id="744"/>
            <w:r>
              <w:rPr>
                <w:rStyle w:val="CommentReference"/>
                <w:rFonts w:ascii="Times New Roman" w:eastAsiaTheme="minorHAnsi" w:hAnsi="Times New Roman" w:cstheme="minorBidi"/>
                <w:color w:val="auto"/>
              </w:rPr>
              <w:commentReference w:id="74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45"/>
            <w:r w:rsidRPr="007425E1">
              <w:t>a cause</w:t>
            </w:r>
            <w:r>
              <w:t xml:space="preserve"> for us</w:t>
            </w:r>
            <w:r w:rsidRPr="007425E1">
              <w:t>,</w:t>
            </w:r>
            <w:commentRangeEnd w:id="745"/>
            <w:r>
              <w:rPr>
                <w:rStyle w:val="CommentReference"/>
                <w:rFonts w:ascii="Times New Roman" w:eastAsiaTheme="minorHAnsi" w:hAnsi="Times New Roman" w:cstheme="minorBidi"/>
                <w:color w:val="auto"/>
              </w:rPr>
              <w:commentReference w:id="745"/>
            </w:r>
          </w:p>
          <w:p w14:paraId="5C22D0FC" w14:textId="77777777" w:rsidR="008A3F9A" w:rsidRDefault="008A3F9A" w:rsidP="008A3F9A">
            <w:pPr>
              <w:pStyle w:val="EngHangEnd"/>
            </w:pPr>
            <w:r w:rsidRPr="007425E1">
              <w:t xml:space="preserve">To ascend the </w:t>
            </w:r>
            <w:commentRangeStart w:id="746"/>
            <w:r w:rsidRPr="007425E1">
              <w:t xml:space="preserve">path </w:t>
            </w:r>
            <w:commentRangeEnd w:id="746"/>
            <w:r>
              <w:rPr>
                <w:rStyle w:val="CommentReference"/>
                <w:rFonts w:ascii="Times New Roman" w:eastAsiaTheme="minorHAnsi" w:hAnsi="Times New Roman" w:cstheme="minorBidi"/>
                <w:color w:val="auto"/>
              </w:rPr>
              <w:commentReference w:id="74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47"/>
            </w:r>
            <w:r>
              <w:t>,</w:t>
            </w:r>
          </w:p>
          <w:p w14:paraId="56D50A29" w14:textId="77777777" w:rsidR="008A3F9A" w:rsidRDefault="008A3F9A" w:rsidP="008A3F9A">
            <w:pPr>
              <w:pStyle w:val="EngHangEnd"/>
            </w:pPr>
            <w:r>
              <w:t>With</w:t>
            </w:r>
            <w:r w:rsidRPr="007425E1">
              <w:t xml:space="preserve"> joy and </w:t>
            </w:r>
            <w:commentRangeStart w:id="748"/>
            <w:r w:rsidRPr="007425E1">
              <w:t>rejoicing</w:t>
            </w:r>
            <w:commentRangeEnd w:id="748"/>
            <w:r>
              <w:rPr>
                <w:rStyle w:val="CommentReference"/>
                <w:rFonts w:ascii="Times New Roman" w:eastAsiaTheme="minorHAnsi" w:hAnsi="Times New Roman" w:cstheme="minorBidi"/>
                <w:color w:val="auto"/>
              </w:rPr>
              <w:commentReference w:id="74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091E10">
        <w:rPr>
          <w:noProof/>
        </w:rPr>
        <w:t>252</w:t>
      </w:r>
      <w:r w:rsidR="003A78C2">
        <w:fldChar w:fldCharType="end"/>
      </w:r>
      <w:r>
        <w:t>.</w:t>
      </w:r>
    </w:p>
    <w:p w14:paraId="57DF3D71" w14:textId="77777777" w:rsidR="00FC1BD5" w:rsidRDefault="00FC1BD5" w:rsidP="008A3F9A">
      <w:pPr>
        <w:pStyle w:val="Heading4"/>
      </w:pPr>
      <w:bookmarkStart w:id="749" w:name="_Toc298681339"/>
      <w:bookmarkStart w:id="750" w:name="_Toc308441938"/>
      <w:r>
        <w:t>Saturday</w:t>
      </w:r>
      <w:bookmarkEnd w:id="749"/>
      <w:bookmarkEnd w:id="750"/>
    </w:p>
    <w:p w14:paraId="2A44F0B1" w14:textId="77777777" w:rsidR="00FC1BD5" w:rsidRDefault="00FC1BD5" w:rsidP="008A3F9A">
      <w:pPr>
        <w:pStyle w:val="Heading5"/>
      </w:pPr>
      <w:bookmarkStart w:id="751" w:name="_Toc298681340"/>
      <w:bookmarkStart w:id="752" w:name="_Toc308441939"/>
      <w:r>
        <w:t>The Saturday Psali Batos</w:t>
      </w:r>
      <w:bookmarkEnd w:id="751"/>
      <w:bookmarkEnd w:id="75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lastRenderedPageBreak/>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53"/>
            <w:r w:rsidRPr="007425E1">
              <w:rPr>
                <w:rFonts w:eastAsiaTheme="minorHAnsi"/>
              </w:rPr>
              <w:t xml:space="preserve">All </w:t>
            </w:r>
            <w:commentRangeEnd w:id="753"/>
            <w:r>
              <w:rPr>
                <w:rStyle w:val="CommentReference"/>
                <w:rFonts w:ascii="Times New Roman" w:eastAsiaTheme="minorHAnsi" w:hAnsi="Times New Roman" w:cstheme="minorBidi"/>
                <w:color w:val="auto"/>
              </w:rPr>
              <w:commentReference w:id="75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54"/>
            <w:r w:rsidRPr="007425E1">
              <w:rPr>
                <w:rFonts w:eastAsiaTheme="minorHAnsi"/>
              </w:rPr>
              <w:t>every</w:t>
            </w:r>
            <w:r>
              <w:rPr>
                <w:rFonts w:eastAsiaTheme="minorHAnsi"/>
              </w:rPr>
              <w:t xml:space="preserve"> </w:t>
            </w:r>
            <w:r w:rsidRPr="007425E1">
              <w:rPr>
                <w:rFonts w:eastAsiaTheme="minorHAnsi"/>
              </w:rPr>
              <w:t>day</w:t>
            </w:r>
            <w:commentRangeEnd w:id="754"/>
            <w:r>
              <w:rPr>
                <w:rStyle w:val="CommentReference"/>
                <w:rFonts w:ascii="Times New Roman" w:eastAsiaTheme="minorHAnsi" w:hAnsi="Times New Roman" w:cstheme="minorBidi"/>
                <w:color w:val="auto"/>
              </w:rPr>
              <w:commentReference w:id="75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55"/>
            <w:r>
              <w:rPr>
                <w:rFonts w:eastAsiaTheme="minorHAnsi"/>
              </w:rPr>
              <w:t>ecstasy</w:t>
            </w:r>
            <w:commentRangeEnd w:id="755"/>
            <w:r>
              <w:rPr>
                <w:rStyle w:val="CommentReference"/>
                <w:rFonts w:ascii="Times New Roman" w:eastAsiaTheme="minorHAnsi" w:hAnsi="Times New Roman" w:cstheme="minorBidi"/>
                <w:color w:val="auto"/>
              </w:rPr>
              <w:commentReference w:id="75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56"/>
            <w:r w:rsidRPr="007425E1">
              <w:rPr>
                <w:color w:val="000000"/>
              </w:rPr>
              <w:t xml:space="preserve">glory </w:t>
            </w:r>
            <w:commentRangeEnd w:id="756"/>
            <w:r>
              <w:rPr>
                <w:rStyle w:val="CommentReference"/>
              </w:rPr>
              <w:commentReference w:id="75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57"/>
            <w:r>
              <w:rPr>
                <w:rFonts w:eastAsiaTheme="minorHAnsi"/>
              </w:rPr>
              <w:t xml:space="preserve">From </w:t>
            </w:r>
            <w:commentRangeEnd w:id="757"/>
            <w:r>
              <w:rPr>
                <w:rStyle w:val="CommentReference"/>
                <w:rFonts w:ascii="Times New Roman" w:eastAsiaTheme="minorHAnsi" w:hAnsi="Times New Roman" w:cstheme="minorBidi"/>
                <w:color w:val="auto"/>
              </w:rPr>
              <w:commentReference w:id="75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58"/>
            <w:r>
              <w:rPr>
                <w:rFonts w:eastAsiaTheme="minorHAnsi"/>
              </w:rPr>
              <w:t>prophet</w:t>
            </w:r>
            <w:commentRangeEnd w:id="758"/>
            <w:r>
              <w:rPr>
                <w:rStyle w:val="CommentReference"/>
                <w:rFonts w:ascii="Times New Roman" w:eastAsiaTheme="minorHAnsi" w:hAnsi="Times New Roman" w:cstheme="minorBidi"/>
                <w:color w:val="auto"/>
              </w:rPr>
              <w:commentReference w:id="75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lastRenderedPageBreak/>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59"/>
            <w:r w:rsidRPr="007425E1">
              <w:rPr>
                <w:rFonts w:eastAsiaTheme="minorHAnsi"/>
              </w:rPr>
              <w:t>everyone</w:t>
            </w:r>
            <w:commentRangeEnd w:id="759"/>
            <w:r>
              <w:rPr>
                <w:rStyle w:val="CommentReference"/>
                <w:rFonts w:ascii="Times New Roman" w:eastAsiaTheme="minorHAnsi" w:hAnsi="Times New Roman" w:cstheme="minorBidi"/>
                <w:color w:val="auto"/>
              </w:rPr>
              <w:commentReference w:id="75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60"/>
            <w:r>
              <w:rPr>
                <w:rFonts w:eastAsiaTheme="minorHAnsi"/>
              </w:rPr>
              <w:t xml:space="preserve">never </w:t>
            </w:r>
            <w:commentRangeEnd w:id="760"/>
            <w:r>
              <w:rPr>
                <w:rStyle w:val="CommentReference"/>
                <w:rFonts w:ascii="Times New Roman" w:eastAsiaTheme="minorHAnsi" w:hAnsi="Times New Roman" w:cstheme="minorBidi"/>
                <w:color w:val="auto"/>
              </w:rPr>
              <w:commentReference w:id="76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61"/>
            <w:r w:rsidRPr="007425E1">
              <w:rPr>
                <w:rFonts w:eastAsiaTheme="minorHAnsi"/>
              </w:rPr>
              <w:t xml:space="preserve">and </w:t>
            </w:r>
            <w:commentRangeEnd w:id="761"/>
            <w:r>
              <w:rPr>
                <w:rStyle w:val="CommentReference"/>
                <w:rFonts w:ascii="Times New Roman" w:eastAsiaTheme="minorHAnsi" w:hAnsi="Times New Roman" w:cstheme="minorBidi"/>
                <w:color w:val="auto"/>
              </w:rPr>
              <w:commentReference w:id="76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62"/>
            <w:r w:rsidRPr="007425E1">
              <w:rPr>
                <w:rFonts w:eastAsiaTheme="minorHAnsi"/>
              </w:rPr>
              <w:t xml:space="preserve">praises </w:t>
            </w:r>
            <w:commentRangeEnd w:id="762"/>
            <w:r>
              <w:rPr>
                <w:rStyle w:val="CommentReference"/>
                <w:rFonts w:ascii="Times New Roman" w:eastAsiaTheme="minorHAnsi" w:hAnsi="Times New Roman" w:cstheme="minorBidi"/>
                <w:color w:val="auto"/>
              </w:rPr>
              <w:commentReference w:id="76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63"/>
            <w:r w:rsidRPr="007425E1">
              <w:rPr>
                <w:rFonts w:eastAsiaTheme="minorHAnsi"/>
              </w:rPr>
              <w:t>blessing</w:t>
            </w:r>
            <w:commentRangeEnd w:id="763"/>
            <w:r>
              <w:rPr>
                <w:rStyle w:val="CommentReference"/>
                <w:rFonts w:ascii="Times New Roman" w:eastAsiaTheme="minorHAnsi" w:hAnsi="Times New Roman" w:cstheme="minorBidi"/>
                <w:color w:val="auto"/>
              </w:rPr>
              <w:commentReference w:id="76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lastRenderedPageBreak/>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64"/>
            <w:r w:rsidRPr="007425E1">
              <w:rPr>
                <w:rFonts w:eastAsiaTheme="minorHAnsi"/>
              </w:rPr>
              <w:t xml:space="preserve">we'll </w:t>
            </w:r>
            <w:commentRangeEnd w:id="764"/>
            <w:r>
              <w:rPr>
                <w:rStyle w:val="CommentReference"/>
                <w:rFonts w:ascii="Times New Roman" w:eastAsiaTheme="minorHAnsi" w:hAnsi="Times New Roman" w:cstheme="minorBidi"/>
                <w:color w:val="auto"/>
              </w:rPr>
              <w:commentReference w:id="76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65"/>
            <w:r w:rsidRPr="007425E1">
              <w:rPr>
                <w:rFonts w:eastAsiaTheme="minorHAnsi"/>
              </w:rPr>
              <w:t xml:space="preserve">perfect </w:t>
            </w:r>
            <w:commentRangeEnd w:id="765"/>
            <w:r>
              <w:rPr>
                <w:rStyle w:val="CommentReference"/>
                <w:rFonts w:ascii="Times New Roman" w:eastAsiaTheme="minorHAnsi" w:hAnsi="Times New Roman" w:cstheme="minorBidi"/>
                <w:color w:val="auto"/>
              </w:rPr>
              <w:commentReference w:id="76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66" w:name="_Toc298681341"/>
      <w:bookmarkStart w:id="767" w:name="_Toc308441940"/>
      <w:r w:rsidRPr="00FD2E69">
        <w:lastRenderedPageBreak/>
        <w:t xml:space="preserve">The Conclusion of the </w:t>
      </w:r>
      <w:r>
        <w:t>Batos</w:t>
      </w:r>
      <w:r w:rsidRPr="00FD2E69">
        <w:t xml:space="preserve"> Psali</w:t>
      </w:r>
      <w:bookmarkEnd w:id="766"/>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14:paraId="01DE3D7E" w14:textId="77777777"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14:paraId="45E9B0B0" w14:textId="77777777"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14:paraId="312C2655" w14:textId="77777777"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1F32B8E9" w14:textId="77777777" w:rsidR="008A3F9A" w:rsidRPr="005F7A68" w:rsidRDefault="008A3F9A" w:rsidP="005F7A68">
            <w:pPr>
              <w:pStyle w:val="CopticVersemulti-line"/>
              <w:rPr>
                <w:highlight w:val="yellow"/>
              </w:rPr>
            </w:pPr>
            <w:r w:rsidRPr="005F7A68">
              <w:rPr>
                <w:highlight w:val="yellow"/>
              </w:rPr>
              <w:t>Ⲇⲟⲝⲁ Ⲡⲁⲧⲣⲓ ⲕⲉ Ⲩ̀ⲓⲱ̀</w:t>
            </w:r>
          </w:p>
          <w:p w14:paraId="77EC8A1F" w14:textId="77777777" w:rsidR="008A3F9A" w:rsidRPr="005F7A68" w:rsidRDefault="008A3F9A" w:rsidP="005F7A68">
            <w:pPr>
              <w:pStyle w:val="CopticVersemulti-line"/>
              <w:rPr>
                <w:highlight w:val="yellow"/>
              </w:rPr>
            </w:pPr>
            <w:r w:rsidRPr="005F7A68">
              <w:rPr>
                <w:highlight w:val="yellow"/>
              </w:rPr>
              <w:t>ⲕⲉ ⲁ̀ⲅⲓⲱ̀ Ⲡⲛ̅ⲁⲧⲓ</w:t>
            </w:r>
          </w:p>
          <w:p w14:paraId="487BD267" w14:textId="77777777" w:rsidR="008A3F9A" w:rsidRPr="005F7A68" w:rsidRDefault="008A3F9A" w:rsidP="005F7A68">
            <w:pPr>
              <w:pStyle w:val="CopticVersemulti-line"/>
              <w:rPr>
                <w:highlight w:val="yellow"/>
              </w:rPr>
            </w:pPr>
            <w:r w:rsidRPr="005F7A68">
              <w:rPr>
                <w:highlight w:val="yellow"/>
              </w:rPr>
              <w:t>ⲕⲉ ⲛⲩⲛ ⲕⲉ ⲁ̀ⲓ̀ ⲕⲉ</w:t>
            </w:r>
          </w:p>
          <w:p w14:paraId="51439F18" w14:textId="77777777"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14:paraId="3F4E406B" w14:textId="77777777" w:rsidR="00FC1BD5" w:rsidRDefault="003B0313" w:rsidP="008A3F9A">
      <w:pPr>
        <w:pStyle w:val="Heading5"/>
      </w:pPr>
      <w:bookmarkStart w:id="768" w:name="_Toc298681342"/>
      <w:bookmarkStart w:id="769" w:name="_Toc308441941"/>
      <w:r>
        <w:t>The Saturday Theotokia</w:t>
      </w:r>
      <w:bookmarkEnd w:id="768"/>
      <w:bookmarkEnd w:id="769"/>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770" w:name="_Toc298681343"/>
      <w:r>
        <w:t>Part One</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771" w:name="_Toc298681344"/>
      <w:r w:rsidRPr="00D24FE1">
        <w:lastRenderedPageBreak/>
        <w:t>Part</w:t>
      </w:r>
      <w:r>
        <w:t xml:space="preserve">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772"/>
            <w:r w:rsidRPr="007425E1">
              <w:rPr>
                <w:rFonts w:eastAsiaTheme="minorHAnsi"/>
              </w:rPr>
              <w:t xml:space="preserve">honour </w:t>
            </w:r>
            <w:commentRangeEnd w:id="772"/>
            <w:r>
              <w:rPr>
                <w:rStyle w:val="CommentReference"/>
                <w:rFonts w:ascii="Times New Roman" w:eastAsiaTheme="minorHAnsi" w:hAnsi="Times New Roman" w:cstheme="minorBidi"/>
                <w:color w:val="auto"/>
              </w:rPr>
              <w:commentReference w:id="772"/>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773"/>
            <w:r w:rsidRPr="007425E1">
              <w:rPr>
                <w:rFonts w:eastAsiaTheme="minorHAnsi"/>
              </w:rPr>
              <w:t xml:space="preserve">prudent </w:t>
            </w:r>
            <w:commentRangeEnd w:id="773"/>
            <w:r>
              <w:rPr>
                <w:rStyle w:val="CommentReference"/>
                <w:rFonts w:ascii="Times New Roman" w:eastAsiaTheme="minorHAnsi" w:hAnsi="Times New Roman" w:cstheme="minorBidi"/>
                <w:color w:val="auto"/>
              </w:rPr>
              <w:commentReference w:id="773"/>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774" w:name="_Toc298681345"/>
      <w:r>
        <w:t>Part Three</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775"/>
            <w:r w:rsidRPr="007425E1">
              <w:rPr>
                <w:rFonts w:eastAsiaTheme="minorHAnsi"/>
              </w:rPr>
              <w:t>bride</w:t>
            </w:r>
            <w:commentRangeEnd w:id="775"/>
            <w:r>
              <w:rPr>
                <w:rStyle w:val="CommentReference"/>
                <w:rFonts w:ascii="Times New Roman" w:eastAsiaTheme="minorHAnsi" w:hAnsi="Times New Roman" w:cstheme="minorBidi"/>
                <w:color w:val="auto"/>
              </w:rPr>
              <w:commentReference w:id="775"/>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776"/>
            <w:r w:rsidRPr="007425E1">
              <w:rPr>
                <w:rFonts w:eastAsiaTheme="minorHAnsi"/>
              </w:rPr>
              <w:t xml:space="preserve">rue </w:t>
            </w:r>
            <w:commentRangeEnd w:id="776"/>
            <w:r>
              <w:rPr>
                <w:rStyle w:val="CommentReference"/>
                <w:rFonts w:ascii="Times New Roman" w:eastAsiaTheme="minorHAnsi" w:hAnsi="Times New Roman" w:cstheme="minorBidi"/>
                <w:color w:val="auto"/>
              </w:rPr>
              <w:commentReference w:id="776"/>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777"/>
            <w:r w:rsidRPr="007425E1">
              <w:rPr>
                <w:rFonts w:eastAsiaTheme="minorHAnsi"/>
              </w:rPr>
              <w:t xml:space="preserve">ed </w:t>
            </w:r>
            <w:commentRangeEnd w:id="777"/>
            <w:r>
              <w:rPr>
                <w:rStyle w:val="CommentReference"/>
                <w:rFonts w:ascii="Times New Roman" w:eastAsiaTheme="minorHAnsi" w:hAnsi="Times New Roman" w:cstheme="minorBidi"/>
                <w:color w:val="auto"/>
              </w:rPr>
              <w:commentReference w:id="777"/>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778" w:name="_Toc298681346"/>
      <w:r w:rsidRPr="00D24FE1">
        <w:lastRenderedPageBreak/>
        <w:t>Part</w:t>
      </w:r>
      <w:r>
        <w:t xml:space="preserve"> </w:t>
      </w:r>
      <w:r w:rsidR="00625164">
        <w:t>Four</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779"/>
            <w:r>
              <w:rPr>
                <w:rFonts w:eastAsiaTheme="minorHAnsi"/>
              </w:rPr>
              <w:t xml:space="preserve">unto </w:t>
            </w:r>
            <w:commentRangeEnd w:id="779"/>
            <w:r>
              <w:rPr>
                <w:rStyle w:val="CommentReference"/>
                <w:rFonts w:ascii="Times New Roman" w:eastAsiaTheme="minorHAnsi" w:hAnsi="Times New Roman" w:cstheme="minorBidi"/>
                <w:color w:val="auto"/>
              </w:rPr>
              <w:commentReference w:id="779"/>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780" w:name="_Toc298681347"/>
      <w:r w:rsidRPr="00D24FE1">
        <w:t>Part</w:t>
      </w:r>
      <w:r>
        <w:t xml:space="preserve"> </w:t>
      </w:r>
      <w:r w:rsidR="00625164">
        <w:t>Five</w:t>
      </w:r>
      <w:bookmarkEnd w:id="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781" w:name="_Toc298681348"/>
      <w:r>
        <w:lastRenderedPageBreak/>
        <w:t xml:space="preserve">Part </w:t>
      </w:r>
      <w:r w:rsidR="00625164">
        <w:t>Six</w:t>
      </w:r>
      <w:bookmarkEnd w:id="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14:paraId="7117FC2E" w14:textId="77777777"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14:paraId="403273FC" w14:textId="77777777"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14:paraId="6A986D60" w14:textId="77777777"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782"/>
            <w:r w:rsidRPr="007425E1">
              <w:t>rejoice</w:t>
            </w:r>
            <w:r>
              <w:t>d</w:t>
            </w:r>
            <w:commentRangeEnd w:id="782"/>
            <w:r>
              <w:rPr>
                <w:rStyle w:val="CommentReference"/>
                <w:rFonts w:ascii="Times New Roman" w:eastAsiaTheme="minorHAnsi" w:hAnsi="Times New Roman" w:cstheme="minorBidi"/>
                <w:color w:val="auto"/>
              </w:rPr>
              <w:commentReference w:id="782"/>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783"/>
            <w:r>
              <w:t>save</w:t>
            </w:r>
            <w:r w:rsidRPr="007425E1">
              <w:t xml:space="preserve"> </w:t>
            </w:r>
            <w:commentRangeEnd w:id="783"/>
            <w:r>
              <w:rPr>
                <w:rStyle w:val="CommentReference"/>
              </w:rPr>
              <w:commentReference w:id="783"/>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784" w:name="_Toc298681349"/>
      <w:r>
        <w:lastRenderedPageBreak/>
        <w:t>Part Seven</w:t>
      </w:r>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785"/>
            <w:r>
              <w:t>Paradoxically</w:t>
            </w:r>
            <w:commentRangeEnd w:id="785"/>
            <w:r>
              <w:rPr>
                <w:rStyle w:val="CommentReference"/>
                <w:rFonts w:ascii="Times New Roman" w:eastAsiaTheme="minorHAnsi" w:hAnsi="Times New Roman" w:cstheme="minorBidi"/>
                <w:color w:val="auto"/>
              </w:rPr>
              <w:commentReference w:id="785"/>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786"/>
            <w:r>
              <w:t xml:space="preserve">is </w:t>
            </w:r>
            <w:commentRangeEnd w:id="786"/>
            <w:r>
              <w:rPr>
                <w:rStyle w:val="CommentReference"/>
                <w:rFonts w:ascii="Times New Roman" w:eastAsiaTheme="minorHAnsi" w:hAnsi="Times New Roman" w:cstheme="minorBidi"/>
                <w:color w:val="auto"/>
              </w:rPr>
              <w:commentReference w:id="786"/>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787" w:name="_Toc298681350"/>
      <w:r>
        <w:t>Part Eight</w:t>
      </w:r>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788"/>
            <w:r w:rsidRPr="007425E1">
              <w:t>from all sides</w:t>
            </w:r>
            <w:commentRangeEnd w:id="788"/>
            <w:r>
              <w:rPr>
                <w:rStyle w:val="CommentReference"/>
                <w:rFonts w:ascii="Times New Roman" w:eastAsiaTheme="minorHAnsi" w:hAnsi="Times New Roman" w:cstheme="minorBidi"/>
                <w:color w:val="auto"/>
              </w:rPr>
              <w:commentReference w:id="788"/>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789"/>
            <w:r>
              <w:t>Saviour</w:t>
            </w:r>
            <w:commentRangeEnd w:id="789"/>
            <w:r>
              <w:rPr>
                <w:rStyle w:val="CommentReference"/>
                <w:rFonts w:ascii="Times New Roman" w:eastAsiaTheme="minorHAnsi" w:hAnsi="Times New Roman" w:cstheme="minorBidi"/>
                <w:color w:val="auto"/>
              </w:rPr>
              <w:commentReference w:id="789"/>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lastRenderedPageBreak/>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790" w:name="_Toc298681351"/>
      <w:r>
        <w:t>Part Nine</w:t>
      </w:r>
      <w:bookmarkEnd w:id="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791"/>
            <w:r>
              <w:t>compassion</w:t>
            </w:r>
            <w:commentRangeEnd w:id="791"/>
            <w:r>
              <w:rPr>
                <w:rStyle w:val="CommentReference"/>
                <w:rFonts w:ascii="Times New Roman" w:eastAsiaTheme="minorHAnsi" w:hAnsi="Times New Roman" w:cstheme="minorBidi"/>
                <w:color w:val="auto"/>
              </w:rPr>
              <w:commentReference w:id="791"/>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792" w:name="_Toc298681352"/>
      <w:bookmarkStart w:id="793" w:name="_Toc308441942"/>
      <w:r>
        <w:t>The Crown Batos</w:t>
      </w:r>
      <w:bookmarkEnd w:id="792"/>
      <w:bookmarkEnd w:id="793"/>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794"/>
            <w:r>
              <w:t>Sanctuary</w:t>
            </w:r>
            <w:commentRangeEnd w:id="794"/>
            <w:r>
              <w:rPr>
                <w:rStyle w:val="CommentReference"/>
                <w:rFonts w:ascii="Times New Roman" w:eastAsiaTheme="minorHAnsi" w:hAnsi="Times New Roman" w:cstheme="minorBidi"/>
                <w:color w:val="auto"/>
              </w:rPr>
              <w:commentReference w:id="794"/>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795"/>
            <w:r>
              <w:t>lampstand</w:t>
            </w:r>
            <w:commentRangeEnd w:id="795"/>
            <w:r>
              <w:rPr>
                <w:rStyle w:val="CommentReference"/>
                <w:rFonts w:ascii="Times New Roman" w:eastAsiaTheme="minorHAnsi" w:hAnsi="Times New Roman" w:cstheme="minorBidi"/>
                <w:color w:val="auto"/>
              </w:rPr>
              <w:commentReference w:id="795"/>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796"/>
            <w:r>
              <w:t>Greeted</w:t>
            </w:r>
            <w:commentRangeEnd w:id="796"/>
            <w:r>
              <w:rPr>
                <w:rStyle w:val="CommentReference"/>
                <w:rFonts w:ascii="Times New Roman" w:eastAsiaTheme="minorHAnsi" w:hAnsi="Times New Roman" w:cstheme="minorBidi"/>
                <w:color w:val="auto"/>
              </w:rPr>
              <w:commentReference w:id="796"/>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797"/>
            <w:r w:rsidRPr="007425E1">
              <w:t xml:space="preserve">For </w:t>
            </w:r>
            <w:commentRangeEnd w:id="797"/>
            <w:r>
              <w:rPr>
                <w:rStyle w:val="CommentReference"/>
                <w:rFonts w:ascii="Times New Roman" w:eastAsiaTheme="minorHAnsi" w:hAnsi="Times New Roman" w:cstheme="minorBidi"/>
                <w:color w:val="auto"/>
              </w:rPr>
              <w:commentReference w:id="797"/>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798"/>
            <w:r>
              <w:t>coming</w:t>
            </w:r>
            <w:r w:rsidRPr="007425E1">
              <w:t xml:space="preserve"> </w:t>
            </w:r>
            <w:commentRangeEnd w:id="798"/>
            <w:r>
              <w:rPr>
                <w:rStyle w:val="CommentReference"/>
                <w:rFonts w:ascii="Times New Roman" w:eastAsiaTheme="minorHAnsi" w:hAnsi="Times New Roman" w:cstheme="minorBidi"/>
                <w:color w:val="auto"/>
              </w:rPr>
              <w:commentReference w:id="798"/>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20531" w:rsidRDefault="00BE768B" w:rsidP="00520531">
            <w:pPr>
              <w:pStyle w:val="CopticVersemulti-line"/>
              <w:rPr>
                <w:highlight w:val="yellow"/>
              </w:rPr>
            </w:pPr>
            <w:r w:rsidRPr="00520531">
              <w:rPr>
                <w:highlight w:val="yellow"/>
              </w:rPr>
              <w:t>Ⲁ̀Ⲡⲓⲡ̅ⲛ̅ⲁ ⲉ̅ⲑ̅ⲩ</w:t>
            </w:r>
          </w:p>
          <w:p w14:paraId="5A732A7D" w14:textId="77777777" w:rsidR="00BE768B" w:rsidRPr="00520531" w:rsidRDefault="00BE768B" w:rsidP="00520531">
            <w:pPr>
              <w:pStyle w:val="CopticVersemulti-line"/>
              <w:rPr>
                <w:highlight w:val="yellow"/>
              </w:rPr>
            </w:pPr>
            <w:r w:rsidRPr="00520531">
              <w:rPr>
                <w:highlight w:val="yellow"/>
              </w:rPr>
              <w:t>ⲙⲟϩ ⲙ̀ⲙⲁⲓ ⲛⲓⲃⲉⲛ ⲛ̀ⲧⲉ</w:t>
            </w:r>
          </w:p>
          <w:p w14:paraId="0F31D561" w14:textId="77777777" w:rsidR="00BE768B" w:rsidRPr="00520531" w:rsidRDefault="00BE768B" w:rsidP="00520531">
            <w:pPr>
              <w:pStyle w:val="CopticVersemulti-line"/>
              <w:rPr>
                <w:highlight w:val="yellow"/>
              </w:rPr>
            </w:pPr>
            <w:r w:rsidRPr="00520531">
              <w:rPr>
                <w:highlight w:val="yellow"/>
              </w:rPr>
              <w:t>ⲧⲉⲯⲩⲭⲏ ⲛⲉⲙ ⲧⲉⲥⲱⲙⲁ(ⲡⲉⲥⲱⲙⲁ??)</w:t>
            </w:r>
          </w:p>
          <w:p w14:paraId="05D3A729" w14:textId="77777777" w:rsidR="00BE768B" w:rsidRDefault="00BE768B" w:rsidP="00520531">
            <w:pPr>
              <w:pStyle w:val="CopticVerse"/>
            </w:pPr>
            <w:r w:rsidRPr="00520531">
              <w:rPr>
                <w:highlight w:val="yellow"/>
              </w:rPr>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799"/>
            <w:r w:rsidRPr="007425E1">
              <w:t>you</w:t>
            </w:r>
            <w:commentRangeEnd w:id="799"/>
            <w:r>
              <w:rPr>
                <w:rStyle w:val="CommentReference"/>
                <w:rFonts w:ascii="Times New Roman" w:eastAsiaTheme="minorHAnsi" w:hAnsi="Times New Roman" w:cstheme="minorBidi"/>
                <w:color w:val="auto"/>
              </w:rPr>
              <w:commentReference w:id="799"/>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2F71557E" w14:textId="77777777" w:rsidR="00BE768B" w:rsidRDefault="00BE768B" w:rsidP="00520531">
            <w:pPr>
              <w:pStyle w:val="CopticVersemulti-line"/>
            </w:pPr>
          </w:p>
        </w:tc>
      </w:tr>
    </w:tbl>
    <w:p w14:paraId="7F726400" w14:textId="77777777" w:rsidR="00F25227" w:rsidRDefault="00F25227" w:rsidP="000D107E">
      <w:pPr>
        <w:pStyle w:val="Heading5"/>
      </w:pPr>
      <w:bookmarkStart w:id="800" w:name="_Toc298681353"/>
      <w:bookmarkStart w:id="801" w:name="_Toc308441943"/>
      <w:r>
        <w:t>The Second Crown Batos</w:t>
      </w:r>
      <w:bookmarkEnd w:id="800"/>
      <w:bookmarkEnd w:id="801"/>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02"/>
            <w:r>
              <w:t>evangelized</w:t>
            </w:r>
            <w:r w:rsidRPr="007425E1">
              <w:t xml:space="preserve"> </w:t>
            </w:r>
            <w:commentRangeEnd w:id="802"/>
            <w:r>
              <w:rPr>
                <w:rStyle w:val="CommentReference"/>
                <w:rFonts w:ascii="Times New Roman" w:eastAsiaTheme="minorHAnsi" w:hAnsi="Times New Roman" w:cstheme="minorBidi"/>
                <w:color w:val="auto"/>
              </w:rPr>
              <w:commentReference w:id="802"/>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03"/>
            <w:r w:rsidRPr="007425E1">
              <w:t>thereof</w:t>
            </w:r>
            <w:commentRangeEnd w:id="803"/>
            <w:r>
              <w:rPr>
                <w:rStyle w:val="CommentReference"/>
                <w:rFonts w:ascii="Times New Roman" w:eastAsiaTheme="minorHAnsi" w:hAnsi="Times New Roman" w:cstheme="minorBidi"/>
                <w:color w:val="auto"/>
              </w:rPr>
              <w:commentReference w:id="803"/>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8B5AA7" w:rsidRDefault="00BE768B" w:rsidP="008B5AA7">
            <w:pPr>
              <w:pStyle w:val="CopticVersemulti-line"/>
              <w:rPr>
                <w:highlight w:val="yellow"/>
              </w:rPr>
            </w:pPr>
            <w:r w:rsidRPr="008B5AA7">
              <w:rPr>
                <w:highlight w:val="yellow"/>
              </w:rPr>
              <w:t>ⲛ̀ⲧⲁⲕⲓⲙ ⲙ̀ⲡ̀ⲟⲣⲅⲁⲛⲟⲛ ⲙ̀ⲡⲁⲗⲁⲥ</w:t>
            </w:r>
          </w:p>
          <w:p w14:paraId="29F858C3" w14:textId="77777777" w:rsidR="00BE768B" w:rsidRDefault="00BE768B" w:rsidP="008B5AA7">
            <w:pPr>
              <w:pStyle w:val="CopticVersemulti-line"/>
            </w:pPr>
            <w:r w:rsidRPr="008B5AA7">
              <w:rPr>
                <w:highlight w:val="yellow"/>
              </w:rPr>
              <w:t>ⲛ̀ⲧⲁϫⲱ ⲙ̀ⲡ̀ⲧⲁⲓⲟ̀ ⲛ̀ⲧⲉ ⲧⲁⲓⲡⲁⲣⲑⲉⲛⲟⲥ</w:t>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550B4F93" w14:textId="77777777" w:rsidR="00F25227" w:rsidRDefault="00F25227" w:rsidP="008B5AA7">
            <w:pPr>
              <w:pStyle w:val="CopticVersemulti-line"/>
            </w:pP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32EF24B" w14:textId="77777777" w:rsidR="00F25227" w:rsidRDefault="00F25227" w:rsidP="008B5AA7">
            <w:pPr>
              <w:pStyle w:val="CopticVersemulti-line"/>
            </w:pPr>
          </w:p>
        </w:tc>
      </w:tr>
    </w:tbl>
    <w:p w14:paraId="46824292" w14:textId="77777777" w:rsidR="00F25227" w:rsidRDefault="00D23F8F" w:rsidP="000D107E">
      <w:pPr>
        <w:pStyle w:val="Heading5"/>
      </w:pPr>
      <w:bookmarkStart w:id="804" w:name="_Toc298681354"/>
      <w:bookmarkStart w:id="805" w:name="_Ref299212102"/>
      <w:bookmarkStart w:id="806" w:name="_Ref299212144"/>
      <w:bookmarkStart w:id="807" w:name="_Ref299212161"/>
      <w:bookmarkStart w:id="808" w:name="_Toc308441944"/>
      <w:r>
        <w:t>The Ending of the Batos Theotokias</w:t>
      </w:r>
      <w:bookmarkEnd w:id="804"/>
      <w:bookmarkEnd w:id="805"/>
      <w:bookmarkEnd w:id="806"/>
      <w:bookmarkEnd w:id="807"/>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lastRenderedPageBreak/>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09"/>
            <w:r w:rsidRPr="007425E1">
              <w:rPr>
                <w:rFonts w:eastAsiaTheme="minorHAnsi"/>
              </w:rPr>
              <w:t>Awesome and full of glory</w:t>
            </w:r>
            <w:commentRangeEnd w:id="809"/>
            <w:r>
              <w:rPr>
                <w:rStyle w:val="CommentReference"/>
                <w:rFonts w:ascii="Times New Roman" w:eastAsiaTheme="minorHAnsi" w:hAnsi="Times New Roman" w:cstheme="minorBidi"/>
                <w:color w:val="auto"/>
              </w:rPr>
              <w:commentReference w:id="809"/>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10"/>
            <w:r w:rsidRPr="007425E1">
              <w:rPr>
                <w:rFonts w:eastAsiaTheme="minorHAnsi"/>
              </w:rPr>
              <w:t>works</w:t>
            </w:r>
            <w:commentRangeEnd w:id="810"/>
            <w:r>
              <w:rPr>
                <w:rStyle w:val="CommentReference"/>
                <w:rFonts w:ascii="Times New Roman" w:eastAsiaTheme="minorHAnsi" w:hAnsi="Times New Roman" w:cstheme="minorBidi"/>
                <w:color w:val="auto"/>
              </w:rPr>
              <w:commentReference w:id="810"/>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r w:rsidRPr="001A05D1">
              <w:rPr>
                <w:highlight w:val="yellow"/>
              </w:rPr>
              <w:t>ϥ̀ⲛⲁϯ ⲙ̀ⲡⲓⲟⲩⲁⲓ</w:t>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lastRenderedPageBreak/>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11"/>
            <w:r w:rsidRPr="007425E1">
              <w:rPr>
                <w:rFonts w:eastAsiaTheme="minorHAnsi"/>
              </w:rPr>
              <w:t xml:space="preserve">with </w:t>
            </w:r>
            <w:commentRangeEnd w:id="811"/>
            <w:r>
              <w:rPr>
                <w:rStyle w:val="CommentReference"/>
                <w:rFonts w:ascii="Times New Roman" w:eastAsiaTheme="minorHAnsi" w:hAnsi="Times New Roman" w:cstheme="minorBidi"/>
                <w:color w:val="auto"/>
              </w:rPr>
              <w:commentReference w:id="811"/>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r w:rsidRPr="001A05D1">
              <w:rPr>
                <w:highlight w:val="yellow"/>
              </w:rPr>
              <w:t>ⲡⲁⲓ ⲉ̀ϩⲟⲟⲩ</w:t>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12"/>
            <w:r w:rsidRPr="007425E1">
              <w:rPr>
                <w:rFonts w:eastAsiaTheme="minorHAnsi"/>
              </w:rPr>
              <w:t xml:space="preserve">bless </w:t>
            </w:r>
            <w:commentRangeEnd w:id="812"/>
            <w:r>
              <w:rPr>
                <w:rStyle w:val="CommentReference"/>
                <w:rFonts w:ascii="Times New Roman" w:eastAsiaTheme="minorHAnsi" w:hAnsi="Times New Roman" w:cstheme="minorBidi"/>
                <w:color w:val="auto"/>
              </w:rPr>
              <w:commentReference w:id="812"/>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091E10">
        <w:rPr>
          <w:noProof/>
        </w:rPr>
        <w:t>169</w:t>
      </w:r>
      <w:r w:rsidR="003A78C2">
        <w:fldChar w:fldCharType="end"/>
      </w:r>
      <w:r>
        <w:t>.</w:t>
      </w:r>
    </w:p>
    <w:p w14:paraId="59F64A80" w14:textId="77777777" w:rsidR="00495F1A" w:rsidRDefault="00495F1A" w:rsidP="00495F1A">
      <w:pPr>
        <w:pStyle w:val="Heading2"/>
      </w:pPr>
      <w:bookmarkStart w:id="813" w:name="_Toc410196185"/>
      <w:bookmarkStart w:id="814" w:name="_Toc410196427"/>
      <w:bookmarkStart w:id="815" w:name="_Toc410196929"/>
      <w:bookmarkStart w:id="816" w:name="_Toc435800413"/>
      <w:r>
        <w:lastRenderedPageBreak/>
        <w:t>Early Morning: Prime (The First Hour)</w:t>
      </w:r>
      <w:bookmarkEnd w:id="813"/>
      <w:bookmarkEnd w:id="814"/>
      <w:bookmarkEnd w:id="815"/>
      <w:bookmarkEnd w:id="816"/>
    </w:p>
    <w:p w14:paraId="5894F3EE" w14:textId="77777777" w:rsidR="00495F1A" w:rsidRDefault="00495F1A" w:rsidP="00495F1A">
      <w:pPr>
        <w:pStyle w:val="Heading3"/>
      </w:pPr>
      <w:bookmarkStart w:id="817" w:name="_Toc410196186"/>
      <w:bookmarkStart w:id="818" w:name="_Toc410196428"/>
      <w:bookmarkStart w:id="819" w:name="_Toc410196930"/>
      <w:bookmarkStart w:id="820" w:name="_Ref435434336"/>
      <w:bookmarkStart w:id="821" w:name="_Ref435434342"/>
      <w:bookmarkStart w:id="822" w:name="_Ref435789623"/>
      <w:bookmarkStart w:id="823" w:name="_Ref435789629"/>
      <w:bookmarkStart w:id="824" w:name="_Ref435799254"/>
      <w:bookmarkStart w:id="825" w:name="_Ref435799261"/>
      <w:r>
        <w:t>The Psalms of Prime</w:t>
      </w:r>
      <w:bookmarkEnd w:id="817"/>
      <w:bookmarkEnd w:id="818"/>
      <w:bookmarkEnd w:id="819"/>
      <w:bookmarkEnd w:id="820"/>
      <w:bookmarkEnd w:id="821"/>
      <w:bookmarkEnd w:id="822"/>
      <w:bookmarkEnd w:id="823"/>
      <w:bookmarkEnd w:id="824"/>
      <w:bookmarkEnd w:id="82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091E10">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091E10">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091E10">
        <w:t>Psalm</w:t>
      </w:r>
      <w:r w:rsidR="00091E10" w:rsidRPr="00AB1781">
        <w:t xml:space="preserve"> 50</w:t>
      </w:r>
      <w:r w:rsidR="00091E10">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91E10">
        <w:rPr>
          <w:noProof/>
          <w:lang w:val="en-US"/>
        </w:rPr>
        <w:t>378</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lastRenderedPageBreak/>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26" w:name="_Ref434575533"/>
      <w:r>
        <w:rPr>
          <w:lang w:val="en-GB"/>
        </w:rPr>
        <w:t>The Psalm</w:t>
      </w:r>
      <w:r w:rsidR="00F14AA6">
        <w:rPr>
          <w:lang w:val="en-GB"/>
        </w:rPr>
        <w:t>s of Early Morning (Prime)</w:t>
      </w:r>
      <w:bookmarkEnd w:id="826"/>
    </w:p>
    <w:p w14:paraId="736D32DE" w14:textId="77777777" w:rsidR="00091E10" w:rsidRPr="00AB1781" w:rsidRDefault="001744DD" w:rsidP="00091E10">
      <w:pPr>
        <w:pStyle w:val="EngHang"/>
        <w:tabs>
          <w:tab w:val="left" w:leader="dot" w:pos="8280"/>
        </w:tabs>
      </w:pPr>
      <w:r>
        <w:fldChar w:fldCharType="begin"/>
      </w:r>
      <w:r>
        <w:instrText xml:space="preserve"> REF _Ref412098127 \h  \* MERGEFORMAT </w:instrText>
      </w:r>
      <w:r>
        <w:fldChar w:fldCharType="separate"/>
      </w:r>
      <w:r w:rsidR="00091E10" w:rsidRPr="00AB1781">
        <w:t>K</w:t>
      </w:r>
      <w:r w:rsidR="00091E10">
        <w:t>athisma</w:t>
      </w:r>
      <w:r w:rsidR="00091E10" w:rsidRPr="00AB1781">
        <w:t xml:space="preserve"> 1</w:t>
      </w:r>
    </w:p>
    <w:p w14:paraId="1B1E9354" w14:textId="77777777" w:rsidR="00CC066E" w:rsidRDefault="00091E10" w:rsidP="00CC066E">
      <w:pPr>
        <w:pStyle w:val="EngHang"/>
        <w:tabs>
          <w:tab w:val="left" w:leader="dot" w:pos="8280"/>
        </w:tabs>
      </w:pPr>
      <w:r>
        <w:t>Psalm 1: Blessed is the man</w:t>
      </w:r>
      <w:r w:rsidR="001744DD">
        <w:fldChar w:fldCharType="end"/>
      </w:r>
      <w:r w:rsidR="00CC066E">
        <w:tab/>
      </w:r>
      <w:r w:rsidR="003A78C2">
        <w:fldChar w:fldCharType="begin"/>
      </w:r>
      <w:r w:rsidR="00CC066E">
        <w:instrText xml:space="preserve"> PAGEREF _Ref412098127 \h </w:instrText>
      </w:r>
      <w:r w:rsidR="003A78C2">
        <w:fldChar w:fldCharType="separate"/>
      </w:r>
      <w:r>
        <w:rPr>
          <w:noProof/>
        </w:rPr>
        <w:t>303</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91E10">
        <w:t>Psalm</w:t>
      </w:r>
      <w:r w:rsidR="00091E10" w:rsidRPr="00AB1781">
        <w:t xml:space="preserve"> 2</w:t>
      </w:r>
      <w:r w:rsidR="00091E10">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91E10">
        <w:rPr>
          <w:noProof/>
        </w:rPr>
        <w:t>303</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91E10">
        <w:t>Psalm</w:t>
      </w:r>
      <w:r w:rsidR="00091E10" w:rsidRPr="00AB1781">
        <w:t xml:space="preserve"> 3</w:t>
      </w:r>
      <w:r w:rsidR="00091E10">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091E10">
        <w:rPr>
          <w:noProof/>
        </w:rPr>
        <w:t>305</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91E10">
        <w:t>Psalm</w:t>
      </w:r>
      <w:r w:rsidR="00091E10" w:rsidRPr="00AB1781">
        <w:t xml:space="preserve"> 4</w:t>
      </w:r>
      <w:r w:rsidR="00091E10">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091E10">
        <w:rPr>
          <w:noProof/>
        </w:rPr>
        <w:t>305</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91E10">
        <w:t>Psalm</w:t>
      </w:r>
      <w:r w:rsidR="00091E10" w:rsidRPr="00AB1781">
        <w:t xml:space="preserve"> 5</w:t>
      </w:r>
      <w:r w:rsidR="00091E10">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91E10">
        <w:rPr>
          <w:noProof/>
        </w:rPr>
        <w:t>306</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91E10">
        <w:t>Psalm</w:t>
      </w:r>
      <w:r w:rsidR="00091E10" w:rsidRPr="00AB1781">
        <w:t xml:space="preserve"> 6</w:t>
      </w:r>
      <w:r w:rsidR="00091E10">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91E10">
        <w:rPr>
          <w:noProof/>
        </w:rPr>
        <w:t>308</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91E10">
        <w:t>Psalm</w:t>
      </w:r>
      <w:r w:rsidR="00091E10" w:rsidRPr="00AB1781">
        <w:t xml:space="preserve"> 8</w:t>
      </w:r>
      <w:r w:rsidR="00091E10">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91E10">
        <w:rPr>
          <w:noProof/>
        </w:rPr>
        <w:t>310</w:t>
      </w:r>
      <w:r w:rsidR="003A78C2">
        <w:fldChar w:fldCharType="end"/>
      </w:r>
    </w:p>
    <w:p w14:paraId="667B0A33" w14:textId="77777777" w:rsidR="00091E10" w:rsidRDefault="001744DD" w:rsidP="00091E10">
      <w:pPr>
        <w:pStyle w:val="EngHang"/>
        <w:tabs>
          <w:tab w:val="left" w:leader="dot" w:pos="8280"/>
        </w:tabs>
      </w:pPr>
      <w:r>
        <w:fldChar w:fldCharType="begin"/>
      </w:r>
      <w:r>
        <w:instrText xml:space="preserve"> REF _Ref412098310 \h  \* MERGEFORMAT </w:instrText>
      </w:r>
      <w:r>
        <w:fldChar w:fldCharType="separate"/>
      </w:r>
      <w:r w:rsidR="00091E10">
        <w:t>Glory…</w:t>
      </w:r>
    </w:p>
    <w:p w14:paraId="03DD40B1" w14:textId="77777777" w:rsidR="00CC066E" w:rsidRDefault="00091E10" w:rsidP="00CC066E">
      <w:pPr>
        <w:pStyle w:val="EngHang"/>
        <w:tabs>
          <w:tab w:val="left" w:leader="dot" w:pos="8280"/>
        </w:tabs>
      </w:pPr>
      <w:r>
        <w:t>Psalm</w:t>
      </w:r>
      <w:r w:rsidRPr="00AB1781">
        <w:t xml:space="preserve"> 11</w:t>
      </w:r>
      <w:r>
        <w:t>: Save me, O Lord, for there is no saint left</w:t>
      </w:r>
      <w:r w:rsidR="001744DD">
        <w:fldChar w:fldCharType="end"/>
      </w:r>
      <w:r w:rsidR="00CC066E">
        <w:tab/>
      </w:r>
      <w:r w:rsidR="003A78C2">
        <w:fldChar w:fldCharType="begin"/>
      </w:r>
      <w:r w:rsidR="00CC066E">
        <w:instrText xml:space="preserve"> PAGEREF _Ref412098310 \h </w:instrText>
      </w:r>
      <w:r w:rsidR="003A78C2">
        <w:fldChar w:fldCharType="separate"/>
      </w:r>
      <w:r>
        <w:rPr>
          <w:noProof/>
        </w:rPr>
        <w:t>315</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91E10">
        <w:t>Psalm</w:t>
      </w:r>
      <w:r w:rsidR="00091E10" w:rsidRPr="00AB1781">
        <w:t xml:space="preserve"> 12</w:t>
      </w:r>
      <w:r w:rsidR="00091E10">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091E10">
        <w:rPr>
          <w:noProof/>
        </w:rPr>
        <w:t>316</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91E10">
        <w:t>Psalm</w:t>
      </w:r>
      <w:r w:rsidR="00091E10" w:rsidRPr="00AB1781">
        <w:t xml:space="preserve"> 14</w:t>
      </w:r>
      <w:r w:rsidR="00091E10">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091E10">
        <w:rPr>
          <w:noProof/>
        </w:rPr>
        <w:t>318</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91E10">
        <w:t>Psalm</w:t>
      </w:r>
      <w:r w:rsidR="00091E10" w:rsidRPr="00AB1781">
        <w:t xml:space="preserve"> 15</w:t>
      </w:r>
      <w:r w:rsidR="00091E10">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091E10">
        <w:rPr>
          <w:noProof/>
        </w:rPr>
        <w:t>318</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91E10">
        <w:t>Psalm</w:t>
      </w:r>
      <w:r w:rsidR="00091E10" w:rsidRPr="00AB1781">
        <w:t xml:space="preserve"> 18</w:t>
      </w:r>
      <w:r w:rsidR="00091E10">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91E10">
        <w:rPr>
          <w:noProof/>
        </w:rPr>
        <w:t>326</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43C9B372" w14:textId="77777777" w:rsidR="00091E10" w:rsidRDefault="001744DD" w:rsidP="00091E10">
      <w:pPr>
        <w:pStyle w:val="EngHang"/>
        <w:tabs>
          <w:tab w:val="left" w:leader="dot" w:pos="8280"/>
        </w:tabs>
      </w:pPr>
      <w:r>
        <w:fldChar w:fldCharType="begin"/>
      </w:r>
      <w:r>
        <w:instrText xml:space="preserve"> REF _Ref412026003 \h  \* MERGEFORMAT </w:instrText>
      </w:r>
      <w:r>
        <w:fldChar w:fldCharType="separate"/>
      </w:r>
      <w:r w:rsidR="00091E10" w:rsidRPr="00AB1781">
        <w:t>K</w:t>
      </w:r>
      <w:r w:rsidR="00091E10">
        <w:t>athisma 4</w:t>
      </w:r>
    </w:p>
    <w:p w14:paraId="030EEEC0" w14:textId="77777777" w:rsidR="00CC066E" w:rsidRDefault="00091E10" w:rsidP="00CC066E">
      <w:pPr>
        <w:pStyle w:val="EngHang"/>
        <w:tabs>
          <w:tab w:val="left" w:leader="dot" w:pos="8280"/>
        </w:tabs>
      </w:pPr>
      <w:r>
        <w:t>Psalm</w:t>
      </w:r>
      <w:r w:rsidRPr="00AB1781">
        <w:t xml:space="preserve"> 24</w:t>
      </w:r>
      <w:r>
        <w:t>: To You, O Lord, I lift up my soul</w:t>
      </w:r>
      <w:r w:rsidR="001744DD">
        <w:fldChar w:fldCharType="end"/>
      </w:r>
      <w:r w:rsidR="00CC066E">
        <w:tab/>
      </w:r>
      <w:r w:rsidR="003A78C2">
        <w:fldChar w:fldCharType="begin"/>
      </w:r>
      <w:r w:rsidR="00CC066E">
        <w:instrText xml:space="preserve"> PAGEREF _Ref412026003 \h </w:instrText>
      </w:r>
      <w:r w:rsidR="003A78C2">
        <w:fldChar w:fldCharType="separate"/>
      </w:r>
      <w:r>
        <w:rPr>
          <w:noProof/>
        </w:rPr>
        <w:t>335</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91E10">
        <w:t>Psalm</w:t>
      </w:r>
      <w:r w:rsidR="00091E10" w:rsidRPr="00AB1781">
        <w:t xml:space="preserve"> 26</w:t>
      </w:r>
      <w:r w:rsidR="00091E10">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91E10">
        <w:rPr>
          <w:noProof/>
        </w:rPr>
        <w:t>338</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91E10">
        <w:t>Psalm</w:t>
      </w:r>
      <w:r w:rsidR="00091E10" w:rsidRPr="00AB1781">
        <w:t xml:space="preserve"> 62</w:t>
      </w:r>
      <w:r w:rsidR="00091E10">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091E10">
        <w:rPr>
          <w:noProof/>
        </w:rPr>
        <w:t>393</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91E10">
        <w:t>Psalm</w:t>
      </w:r>
      <w:r w:rsidR="00091E10" w:rsidRPr="00AB1781">
        <w:t xml:space="preserve"> 66</w:t>
      </w:r>
      <w:r w:rsidR="00091E10">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91E10">
        <w:rPr>
          <w:noProof/>
        </w:rPr>
        <w:t>399</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91E10">
        <w:t>Psalm</w:t>
      </w:r>
      <w:r w:rsidR="00091E10" w:rsidRPr="00AB1781">
        <w:t xml:space="preserve"> 69</w:t>
      </w:r>
      <w:r w:rsidR="00091E10">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091E10">
        <w:rPr>
          <w:noProof/>
        </w:rPr>
        <w:t>406</w:t>
      </w:r>
      <w:r w:rsidR="003A78C2">
        <w:fldChar w:fldCharType="end"/>
      </w:r>
    </w:p>
    <w:p w14:paraId="23808216" w14:textId="77777777" w:rsidR="00091E10" w:rsidRDefault="001744DD" w:rsidP="00091E10">
      <w:pPr>
        <w:pStyle w:val="EngHang"/>
        <w:tabs>
          <w:tab w:val="left" w:leader="dot" w:pos="8280"/>
        </w:tabs>
      </w:pPr>
      <w:r>
        <w:fldChar w:fldCharType="begin"/>
      </w:r>
      <w:r>
        <w:instrText xml:space="preserve"> REF _Ref412098484 \h  \* MERGEFORMAT </w:instrText>
      </w:r>
      <w:r>
        <w:fldChar w:fldCharType="separate"/>
      </w:r>
      <w:r w:rsidR="00091E10">
        <w:t>Glory…</w:t>
      </w:r>
    </w:p>
    <w:p w14:paraId="31570FA5" w14:textId="77777777" w:rsidR="00CC066E" w:rsidRDefault="00091E10" w:rsidP="00CC066E">
      <w:pPr>
        <w:pStyle w:val="EngHang"/>
        <w:tabs>
          <w:tab w:val="left" w:leader="dot" w:pos="8280"/>
        </w:tabs>
      </w:pPr>
      <w:r>
        <w:t>Psalm</w:t>
      </w:r>
      <w:r w:rsidRPr="00AB1781">
        <w:t xml:space="preserve"> 112</w:t>
      </w:r>
      <w:r>
        <w:t>: Praise the Lord, you children</w:t>
      </w:r>
      <w:r w:rsidR="001744DD">
        <w:fldChar w:fldCharType="end"/>
      </w:r>
      <w:r w:rsidR="00CC066E">
        <w:tab/>
      </w:r>
      <w:r w:rsidR="003A78C2">
        <w:fldChar w:fldCharType="begin"/>
      </w:r>
      <w:r w:rsidR="00CC066E">
        <w:instrText xml:space="preserve"> PAGEREF _Ref412098484 \h </w:instrText>
      </w:r>
      <w:r w:rsidR="003A78C2">
        <w:fldChar w:fldCharType="separate"/>
      </w:r>
      <w:r>
        <w:rPr>
          <w:noProof/>
        </w:rPr>
        <w:t>480</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91E10">
        <w:t>Psalm</w:t>
      </w:r>
      <w:r w:rsidR="00091E10" w:rsidRPr="00AB1781">
        <w:t xml:space="preserve"> 142</w:t>
      </w:r>
      <w:r w:rsidR="00091E10">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091E10">
        <w:rPr>
          <w:noProof/>
        </w:rPr>
        <w:t>527</w:t>
      </w:r>
      <w:r w:rsidR="003A78C2">
        <w:fldChar w:fldCharType="end"/>
      </w:r>
    </w:p>
    <w:p w14:paraId="3CD7FD72" w14:textId="4F43604B" w:rsidR="00CC066E" w:rsidRDefault="00CC066E" w:rsidP="00CC066E">
      <w:pPr>
        <w:pStyle w:val="Heading5"/>
      </w:pPr>
      <w:bookmarkStart w:id="827" w:name="_Ref435799363"/>
      <w:r>
        <w:t>T</w:t>
      </w:r>
      <w:r w:rsidR="00AB78C6">
        <w:t>he Gospel from Saint John</w:t>
      </w:r>
      <w:r>
        <w:t xml:space="preserve"> 1:1 17</w:t>
      </w:r>
      <w:bookmarkEnd w:id="827"/>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w:t>
      </w:r>
      <w:r w:rsidR="009D062A">
        <w:lastRenderedPageBreak/>
        <w:t>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91E10">
        <w:rPr>
          <w:noProof/>
        </w:rPr>
        <w:t>260</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w:t>
      </w:r>
      <w:r>
        <w:lastRenderedPageBreak/>
        <w:t xml:space="preserve">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91E10">
        <w:rPr>
          <w:noProof/>
        </w:rPr>
        <w:t>271</w:t>
      </w:r>
      <w:r w:rsidR="003A78C2">
        <w:fldChar w:fldCharType="end"/>
      </w:r>
      <w:r>
        <w:t>.</w:t>
      </w:r>
    </w:p>
    <w:p w14:paraId="1E3BDFB4" w14:textId="77777777" w:rsidR="00CC066E" w:rsidRDefault="00CC066E" w:rsidP="00CC066E">
      <w:pPr>
        <w:pStyle w:val="Heading5non-TOC"/>
      </w:pPr>
      <w:r>
        <w:t>THE GLORIA</w:t>
      </w:r>
    </w:p>
    <w:p w14:paraId="7A01C6DE" w14:textId="77777777" w:rsidR="00CC066E" w:rsidRDefault="00CC066E" w:rsidP="00CC066E">
      <w:pPr>
        <w:pStyle w:val="Prose"/>
      </w:pPr>
      <w:r>
        <w:t>Let us praise with the angels, saying, "Glory to God in the highest, peace on earth and goodwill toward men."</w:t>
      </w:r>
      <w:r w:rsidR="00FE0AE4">
        <w:t xml:space="preserve"> </w:t>
      </w:r>
      <w:r>
        <w:t xml:space="preserve">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14:paraId="3137219E" w14:textId="77777777" w:rsidR="00CC066E" w:rsidRDefault="00CC066E" w:rsidP="00CC066E">
      <w:pPr>
        <w:pStyle w:val="Prose"/>
      </w:pPr>
      <w:r>
        <w:t>O Lord God, Lamb of God, Son of the Father, Who takes away the sin of the world, r</w:t>
      </w:r>
      <w:r>
        <w:t>e</w:t>
      </w:r>
      <w:r>
        <w:t>ceive our prayer</w:t>
      </w:r>
      <w:r w:rsidR="001225FA">
        <w:t xml:space="preserve">. </w:t>
      </w:r>
      <w:r w:rsidR="001040C8">
        <w:t>You</w:t>
      </w:r>
      <w:r>
        <w:t xml:space="preserve"> </w:t>
      </w:r>
      <w:r w:rsidR="006800D4">
        <w:t>sit</w:t>
      </w:r>
      <w:r>
        <w:t xml:space="preserve"> at the right hand of the Father, have mercy on us</w:t>
      </w:r>
      <w:r w:rsidR="001225FA">
        <w:t xml:space="preserve">. </w:t>
      </w:r>
      <w:r>
        <w:t xml:space="preserve">For </w:t>
      </w:r>
      <w:r w:rsidR="001040C8">
        <w:t>You</w:t>
      </w:r>
      <w:r>
        <w:t xml:space="preserve"> only </w:t>
      </w:r>
      <w:r w:rsidR="00C104A1">
        <w:t>are</w:t>
      </w:r>
      <w:r>
        <w:t xml:space="preserve"> Holy; </w:t>
      </w:r>
      <w:r w:rsidR="001040C8">
        <w:t>You</w:t>
      </w:r>
      <w:r>
        <w:t xml:space="preserve"> only </w:t>
      </w:r>
      <w:r w:rsidR="00C104A1">
        <w:t>are</w:t>
      </w:r>
      <w:r>
        <w:t xml:space="preserve"> the Lord, O Jesus Christ, and the Holy Spirit, to the Glory of God the Father</w:t>
      </w:r>
      <w:r w:rsidR="001225FA">
        <w:t xml:space="preserve">. </w:t>
      </w:r>
      <w:r w:rsidR="006800D4">
        <w:t>I will bless you every day</w:t>
      </w:r>
      <w:r>
        <w:t xml:space="preserve">, and I will praise </w:t>
      </w:r>
      <w:r w:rsidR="00E570CB">
        <w:t>Your</w:t>
      </w:r>
      <w:r w:rsidR="006800D4">
        <w:t xml:space="preserve"> Name forever; yes</w:t>
      </w:r>
      <w:r>
        <w:t>, forever and ever</w:t>
      </w:r>
      <w:r w:rsidR="001225FA">
        <w:t xml:space="preserve">. </w:t>
      </w:r>
      <w:r>
        <w:t>Amen.</w:t>
      </w:r>
    </w:p>
    <w:p w14:paraId="2B1184B0" w14:textId="77777777" w:rsidR="00CC066E" w:rsidRDefault="006800D4" w:rsidP="00CC066E">
      <w:pPr>
        <w:pStyle w:val="Prose"/>
      </w:pPr>
      <w:r>
        <w:t>My soul wakes early to You from the night</w:t>
      </w:r>
      <w:r w:rsidR="00CC066E">
        <w:t xml:space="preserve">, O my God, for </w:t>
      </w:r>
      <w:r w:rsidR="00E570CB">
        <w:t>Your</w:t>
      </w:r>
      <w:r w:rsidR="00CC066E">
        <w:t xml:space="preserve"> precepts are a light upon the earth</w:t>
      </w:r>
      <w:r w:rsidR="001225FA">
        <w:t xml:space="preserve">. </w:t>
      </w:r>
      <w:r w:rsidR="00CC066E">
        <w:t xml:space="preserve">I continually pursue </w:t>
      </w:r>
      <w:r w:rsidR="00E570CB">
        <w:t>Your</w:t>
      </w:r>
      <w:r w:rsidR="00CC066E">
        <w:t xml:space="preserve"> ways for </w:t>
      </w:r>
      <w:r w:rsidR="001040C8">
        <w:t>You</w:t>
      </w:r>
      <w:r w:rsidR="00CC066E">
        <w:t xml:space="preserve"> </w:t>
      </w:r>
      <w:r w:rsidR="00556387">
        <w:t>have</w:t>
      </w:r>
      <w:r>
        <w:t xml:space="preserve"> become a help </w:t>
      </w:r>
      <w:r w:rsidR="00CC066E">
        <w:t>to me</w:t>
      </w:r>
      <w:r w:rsidR="001225FA">
        <w:t xml:space="preserve">. </w:t>
      </w:r>
      <w:r w:rsidR="001040C8">
        <w:t>You</w:t>
      </w:r>
      <w:r w:rsidR="00CC066E">
        <w:t xml:space="preserve"> </w:t>
      </w:r>
      <w:r>
        <w:t xml:space="preserve">will </w:t>
      </w:r>
      <w:r w:rsidR="00CC066E">
        <w:t xml:space="preserve">hear </w:t>
      </w:r>
      <w:r>
        <w:t xml:space="preserve">my voice </w:t>
      </w:r>
      <w:r w:rsidR="00CC066E">
        <w:t>in the morning</w:t>
      </w:r>
      <w:r w:rsidR="001225FA">
        <w:t xml:space="preserve">. </w:t>
      </w:r>
      <w:r w:rsidR="00CC066E">
        <w:t xml:space="preserve">I stand before </w:t>
      </w:r>
      <w:r w:rsidR="001040C8">
        <w:t>You</w:t>
      </w:r>
      <w:r>
        <w:t xml:space="preserve"> early</w:t>
      </w:r>
      <w:r w:rsidR="00CC066E">
        <w:t xml:space="preserve">, and </w:t>
      </w:r>
      <w:r w:rsidR="001040C8">
        <w:t>You</w:t>
      </w:r>
      <w:r w:rsidR="00CC066E">
        <w:t xml:space="preserve"> </w:t>
      </w:r>
      <w:r>
        <w:t>will</w:t>
      </w:r>
      <w:r w:rsidR="00CC066E">
        <w:t xml:space="preserve">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055FE51E" w14:textId="77777777" w:rsidR="006800D4" w:rsidRPr="001A4291" w:rsidRDefault="006800D4" w:rsidP="006800D4">
      <w:pPr>
        <w:pStyle w:val="Prose"/>
      </w:pPr>
      <w:r w:rsidRPr="001A4291">
        <w:t>Holy God, Holy Mighty, Holy Immortal, Who was born of the Virgin, have mercy on us.</w:t>
      </w:r>
    </w:p>
    <w:p w14:paraId="4AE55A02" w14:textId="77777777" w:rsidR="006800D4" w:rsidRPr="001A4291" w:rsidRDefault="006800D4" w:rsidP="006800D4">
      <w:pPr>
        <w:pStyle w:val="Prose"/>
      </w:pPr>
      <w:r w:rsidRPr="001A4291">
        <w:t>Holy God, Holy Mighty, Holy Immortal, Who was crucified for us, have mercy on us.</w:t>
      </w:r>
    </w:p>
    <w:p w14:paraId="5BBADBB6" w14:textId="77777777" w:rsidR="006800D4" w:rsidRPr="001A4291" w:rsidRDefault="006800D4" w:rsidP="006800D4">
      <w:pPr>
        <w:pStyle w:val="Prose"/>
      </w:pPr>
      <w:r w:rsidRPr="001A4291">
        <w:t>Holy God, Holy Mighty, Holy Immortal, Who rose from the dead and ascended into the heavens, have mercy on us.</w:t>
      </w:r>
    </w:p>
    <w:p w14:paraId="2A8BBEEB" w14:textId="77777777" w:rsidR="006800D4" w:rsidRPr="001A4291" w:rsidRDefault="006800D4" w:rsidP="006800D4">
      <w:pPr>
        <w:pStyle w:val="Prose"/>
      </w:pPr>
      <w:r w:rsidRPr="001A4291">
        <w:lastRenderedPageBreak/>
        <w:t>Glory be to the Father, and to the Son, and to the Holy Spirit, both now, and always, and unto the ages of ages</w:t>
      </w:r>
      <w:r>
        <w:t xml:space="preserve">. </w:t>
      </w:r>
      <w:r w:rsidRPr="001A4291">
        <w:t>Amen.</w:t>
      </w:r>
    </w:p>
    <w:p w14:paraId="4E280321" w14:textId="77777777" w:rsidR="006800D4" w:rsidRPr="001A4291" w:rsidRDefault="006800D4" w:rsidP="006800D4">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00CE6F2" w14:textId="77777777" w:rsidR="006800D4" w:rsidRPr="001A4291" w:rsidRDefault="006800D4" w:rsidP="006800D4">
      <w:pPr>
        <w:pStyle w:val="Prose"/>
      </w:pPr>
      <w:r w:rsidRPr="001A4291">
        <w:t>O Lord, remit our sins</w:t>
      </w:r>
      <w:r>
        <w:t xml:space="preserve">. </w:t>
      </w:r>
      <w:r w:rsidRPr="001A4291">
        <w:t>O Lord, pardon our iniquities</w:t>
      </w:r>
      <w:r>
        <w:t xml:space="preserve">. </w:t>
      </w:r>
      <w:r w:rsidRPr="001A4291">
        <w:t>O Lord, forgive us our trespasses.</w:t>
      </w:r>
    </w:p>
    <w:p w14:paraId="3A04C993" w14:textId="77777777" w:rsidR="006800D4" w:rsidRPr="001A4291" w:rsidRDefault="006800D4" w:rsidP="006800D4">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Our fathers and our brethren who have fallen asleep, O Lord, repose their souls.</w:t>
      </w:r>
    </w:p>
    <w:p w14:paraId="64B5E963" w14:textId="77777777" w:rsidR="00CC066E" w:rsidRPr="001A4291" w:rsidRDefault="006800D4" w:rsidP="006800D4">
      <w:pPr>
        <w:pStyle w:val="Prose"/>
      </w:pPr>
      <w:r w:rsidRPr="001A4291">
        <w:t xml:space="preserve">O </w:t>
      </w:r>
      <w:r>
        <w:t>You</w:t>
      </w:r>
      <w:r w:rsidRPr="001A4291">
        <w:t xml:space="preserve"> Who </w:t>
      </w:r>
      <w:r>
        <w:t>is</w:t>
      </w:r>
      <w:r w:rsidRPr="001A4291">
        <w:t xml:space="preserve"> sinless, Lord have mercy on us. O </w:t>
      </w:r>
      <w:r>
        <w:t>You</w:t>
      </w:r>
      <w:r w:rsidRPr="001A4291">
        <w:t xml:space="preserve"> Who </w:t>
      </w:r>
      <w:r>
        <w:t>is</w:t>
      </w:r>
      <w:r w:rsidRPr="001A4291">
        <w:t xml:space="preserve"> sinless, Lord help us and receive our supplications</w:t>
      </w:r>
      <w:r>
        <w:t xml:space="preserve">. </w:t>
      </w:r>
      <w:r w:rsidRPr="001A4291">
        <w:t xml:space="preserve">For </w:t>
      </w:r>
      <w:r>
        <w:t>Your</w:t>
      </w:r>
      <w:r w:rsidRPr="001A4291">
        <w:t xml:space="preserve"> is the glory, the dominion, and the triple holiness.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28" w:name="_Toc410196187"/>
      <w:bookmarkStart w:id="829" w:name="_Toc410196429"/>
      <w:bookmarkStart w:id="83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 xml:space="preserve">cording to the scriptures. Ascended into the heavens, He sits at </w:t>
      </w:r>
      <w:r w:rsidRPr="001A4291">
        <w:lastRenderedPageBreak/>
        <w:t>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91E10">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91E10">
        <w:rPr>
          <w:noProof/>
          <w:lang w:val="en-GB"/>
        </w:rPr>
        <w:t>15</w:t>
      </w:r>
      <w:r w:rsidR="003A78C2">
        <w:rPr>
          <w:lang w:val="en-GB"/>
        </w:rPr>
        <w:fldChar w:fldCharType="end"/>
      </w:r>
      <w:r w:rsidRPr="001A4291">
        <w:rPr>
          <w:lang w:val="en-GB"/>
        </w:rPr>
        <w:t>).</w:t>
      </w:r>
    </w:p>
    <w:p w14:paraId="454C0BF9" w14:textId="77777777" w:rsidR="00495F1A" w:rsidRDefault="00495F1A" w:rsidP="00495F1A">
      <w:pPr>
        <w:pStyle w:val="Heading3"/>
      </w:pPr>
      <w:bookmarkStart w:id="831" w:name="_Ref412098903"/>
      <w:r>
        <w:lastRenderedPageBreak/>
        <w:t>The Doxology of Prime</w:t>
      </w:r>
      <w:bookmarkEnd w:id="828"/>
      <w:bookmarkEnd w:id="829"/>
      <w:bookmarkEnd w:id="830"/>
      <w:bookmarkEnd w:id="831"/>
    </w:p>
    <w:p w14:paraId="117416B8" w14:textId="77777777"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32"/>
            <w:r>
              <w:t>That gives light,</w:t>
            </w:r>
            <w:commentRangeEnd w:id="832"/>
            <w:r>
              <w:rPr>
                <w:rStyle w:val="CommentReference"/>
                <w:rFonts w:ascii="Times New Roman" w:eastAsiaTheme="minorHAnsi" w:hAnsi="Times New Roman" w:cstheme="minorBidi"/>
                <w:color w:val="auto"/>
              </w:rPr>
              <w:commentReference w:id="83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lastRenderedPageBreak/>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lastRenderedPageBreak/>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lastRenderedPageBreak/>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3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33"/>
            <w:r>
              <w:rPr>
                <w:rStyle w:val="CommentReference"/>
                <w:rFonts w:ascii="Garamond" w:hAnsi="Garamond" w:cstheme="minorBidi"/>
                <w:noProof w:val="0"/>
                <w:lang w:val="en-CA"/>
              </w:rPr>
              <w:commentReference w:id="83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lastRenderedPageBreak/>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lastRenderedPageBreak/>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lastRenderedPageBreak/>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34"/>
            <w:r w:rsidRPr="007425E1">
              <w:rPr>
                <w:rFonts w:eastAsiaTheme="minorHAnsi"/>
              </w:rPr>
              <w:t>prelate</w:t>
            </w:r>
            <w:commentRangeEnd w:id="834"/>
            <w:r>
              <w:rPr>
                <w:rStyle w:val="CommentReference"/>
                <w:rFonts w:ascii="Times New Roman" w:eastAsiaTheme="minorHAnsi" w:hAnsi="Times New Roman" w:cstheme="minorBidi"/>
                <w:color w:val="auto"/>
              </w:rPr>
              <w:commentReference w:id="83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lastRenderedPageBreak/>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91E10">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91E10">
        <w:rPr>
          <w:noProof/>
        </w:rPr>
        <w:t>166</w:t>
      </w:r>
      <w:r w:rsidR="00237D47">
        <w:fldChar w:fldCharType="end"/>
      </w:r>
      <w:r>
        <w:t>. Note that for the Doxology of Prime, the Adam conclusion is used on both Adam and Batos days.</w:t>
      </w:r>
    </w:p>
    <w:p w14:paraId="67316D19" w14:textId="77777777" w:rsidR="00495F1A" w:rsidRDefault="00495F1A" w:rsidP="00495F1A">
      <w:pPr>
        <w:pStyle w:val="Heading3"/>
      </w:pPr>
      <w:bookmarkStart w:id="835" w:name="_Toc410196188"/>
      <w:bookmarkStart w:id="836" w:name="_Toc410196430"/>
      <w:bookmarkStart w:id="837" w:name="_Toc410196932"/>
      <w:bookmarkStart w:id="838" w:name="_Ref412099016"/>
      <w:bookmarkStart w:id="839" w:name="_Toc298681357"/>
      <w:bookmarkStart w:id="840" w:name="_Ref299211976"/>
      <w:bookmarkStart w:id="841" w:name="_Toc308441947"/>
      <w:r>
        <w:t>The Raising of Morning Incense</w:t>
      </w:r>
      <w:bookmarkEnd w:id="835"/>
      <w:bookmarkEnd w:id="836"/>
      <w:bookmarkEnd w:id="837"/>
      <w:bookmarkEnd w:id="838"/>
    </w:p>
    <w:p w14:paraId="6E334613" w14:textId="77777777"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091E10" w:rsidRPr="00091E10">
        <w:rPr>
          <w:i/>
        </w:rPr>
        <w:t>The Raising of Evening (or Morning)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sidR="00091E10">
        <w:rPr>
          <w:i/>
          <w:noProof/>
        </w:rPr>
        <w:t>15</w:t>
      </w:r>
      <w:r w:rsidR="00237D47">
        <w:rPr>
          <w:i/>
        </w:rPr>
        <w:fldChar w:fldCharType="end"/>
      </w:r>
      <w:r w:rsidR="00257A38">
        <w:rPr>
          <w:i/>
        </w:rPr>
        <w:t>.</w:t>
      </w:r>
    </w:p>
    <w:p w14:paraId="4014399E" w14:textId="77777777" w:rsidR="00495F1A" w:rsidRDefault="00495F1A" w:rsidP="00495F1A">
      <w:pPr>
        <w:pStyle w:val="Heading2"/>
      </w:pPr>
      <w:bookmarkStart w:id="842" w:name="_Toc410196189"/>
      <w:bookmarkStart w:id="843" w:name="_Toc410196431"/>
      <w:bookmarkStart w:id="844" w:name="_Toc410196933"/>
      <w:bookmarkStart w:id="845" w:name="_Toc435800414"/>
      <w:r>
        <w:lastRenderedPageBreak/>
        <w:t>Mid-Morning (The Third Hour)</w:t>
      </w:r>
      <w:bookmarkEnd w:id="842"/>
      <w:bookmarkEnd w:id="843"/>
      <w:bookmarkEnd w:id="844"/>
      <w:bookmarkEnd w:id="845"/>
    </w:p>
    <w:p w14:paraId="62F33FD5" w14:textId="77777777" w:rsidR="00495F1A" w:rsidRDefault="00495F1A" w:rsidP="00495F1A">
      <w:pPr>
        <w:pStyle w:val="Heading3"/>
      </w:pPr>
      <w:bookmarkStart w:id="846" w:name="_Toc410196190"/>
      <w:bookmarkStart w:id="847" w:name="_Toc410196432"/>
      <w:bookmarkStart w:id="848" w:name="_Toc410196934"/>
      <w:bookmarkStart w:id="849" w:name="_Ref435434353"/>
      <w:bookmarkStart w:id="850" w:name="_Ref435434358"/>
      <w:bookmarkStart w:id="851" w:name="_Ref435800051"/>
      <w:bookmarkStart w:id="852" w:name="_Ref435800057"/>
      <w:r>
        <w:t>The Psalms of the Third Hour</w:t>
      </w:r>
      <w:bookmarkEnd w:id="846"/>
      <w:bookmarkEnd w:id="847"/>
      <w:bookmarkEnd w:id="848"/>
      <w:bookmarkEnd w:id="849"/>
      <w:bookmarkEnd w:id="850"/>
      <w:bookmarkEnd w:id="851"/>
      <w:bookmarkEnd w:id="852"/>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91E1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91E1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91E10">
        <w:t>Psalm</w:t>
      </w:r>
      <w:r w:rsidR="00091E10" w:rsidRPr="00AB1781">
        <w:t xml:space="preserve"> 50</w:t>
      </w:r>
      <w:r w:rsidR="00091E1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91E10">
        <w:rPr>
          <w:noProof/>
          <w:lang w:val="en-US"/>
        </w:rPr>
        <w:t>378</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53" w:name="_Ref434576019"/>
      <w:r>
        <w:rPr>
          <w:lang w:val="en-GB"/>
        </w:rPr>
        <w:t>The Psalms</w:t>
      </w:r>
      <w:r w:rsidR="00F14AA6">
        <w:rPr>
          <w:lang w:val="en-GB"/>
        </w:rPr>
        <w:t xml:space="preserve"> of Mid-Morning (The Third Hour)</w:t>
      </w:r>
      <w:bookmarkEnd w:id="853"/>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91E10">
        <w:t>Psalm</w:t>
      </w:r>
      <w:r w:rsidR="00091E10" w:rsidRPr="00AB1781">
        <w:t xml:space="preserve"> 19</w:t>
      </w:r>
      <w:r w:rsidR="00091E10">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091E10">
        <w:rPr>
          <w:noProof/>
        </w:rPr>
        <w:t>327</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91E10">
        <w:t>Psalm</w:t>
      </w:r>
      <w:r w:rsidR="00091E10" w:rsidRPr="00AB1781">
        <w:t xml:space="preserve"> 22</w:t>
      </w:r>
      <w:r w:rsidR="00091E10">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091E10">
        <w:rPr>
          <w:noProof/>
        </w:rPr>
        <w:t>332</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91E10">
        <w:t>Psalm</w:t>
      </w:r>
      <w:r w:rsidR="00091E10" w:rsidRPr="00AB1781">
        <w:t xml:space="preserve"> 23</w:t>
      </w:r>
      <w:r w:rsidR="00091E10">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91E10">
        <w:rPr>
          <w:noProof/>
        </w:rPr>
        <w:t>333</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91E10">
        <w:t>Psalm</w:t>
      </w:r>
      <w:r w:rsidR="00091E10" w:rsidRPr="00AB1781">
        <w:t xml:space="preserve"> 25</w:t>
      </w:r>
      <w:r w:rsidR="00091E10">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91E10">
        <w:rPr>
          <w:noProof/>
        </w:rPr>
        <w:t>336</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91E10">
        <w:t>Psalm</w:t>
      </w:r>
      <w:r w:rsidR="00091E10" w:rsidRPr="00AB1781">
        <w:t xml:space="preserve"> 28</w:t>
      </w:r>
      <w:r w:rsidR="00091E10">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91E10">
        <w:rPr>
          <w:noProof/>
        </w:rPr>
        <w:t>340</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91E10">
        <w:t>Psalm</w:t>
      </w:r>
      <w:r w:rsidR="00091E10" w:rsidRPr="00AB1781">
        <w:t xml:space="preserve"> 29</w:t>
      </w:r>
      <w:r w:rsidR="00091E10">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091E10">
        <w:rPr>
          <w:noProof/>
        </w:rPr>
        <w:t>342</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91E10">
        <w:t>Psalm</w:t>
      </w:r>
      <w:r w:rsidR="00091E10" w:rsidRPr="00AB1781">
        <w:t xml:space="preserve"> 33</w:t>
      </w:r>
      <w:r w:rsidR="00091E10">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91E10">
        <w:rPr>
          <w:noProof/>
        </w:rPr>
        <w:t>348</w:t>
      </w:r>
      <w:r w:rsidR="003A78C2">
        <w:fldChar w:fldCharType="end"/>
      </w:r>
    </w:p>
    <w:p w14:paraId="36F9DD74" w14:textId="77777777" w:rsidR="00091E10" w:rsidRDefault="001744DD" w:rsidP="00091E10">
      <w:pPr>
        <w:pStyle w:val="EngHang"/>
        <w:tabs>
          <w:tab w:val="left" w:leader="dot" w:pos="8280"/>
        </w:tabs>
      </w:pPr>
      <w:r>
        <w:fldChar w:fldCharType="begin"/>
      </w:r>
      <w:r>
        <w:instrText xml:space="preserve"> REF _Ref412110829 \h  \* MERGEFORMAT </w:instrText>
      </w:r>
      <w:r>
        <w:fldChar w:fldCharType="separate"/>
      </w:r>
      <w:r w:rsidR="00091E10">
        <w:t>Glory…</w:t>
      </w:r>
    </w:p>
    <w:p w14:paraId="0F892524" w14:textId="77777777" w:rsidR="00075EAD" w:rsidRDefault="00091E10" w:rsidP="00075EAD">
      <w:pPr>
        <w:pStyle w:val="EngHang"/>
        <w:tabs>
          <w:tab w:val="left" w:leader="dot" w:pos="8280"/>
        </w:tabs>
      </w:pPr>
      <w:r>
        <w:t>Psalm</w:t>
      </w:r>
      <w:r w:rsidRPr="00AB1781">
        <w:t xml:space="preserve"> 40</w:t>
      </w:r>
      <w:r>
        <w:t>: Blessed is he who considers the poor and needy</w:t>
      </w:r>
      <w:r w:rsidR="001744DD">
        <w:fldChar w:fldCharType="end"/>
      </w:r>
      <w:r w:rsidR="00075EAD">
        <w:tab/>
      </w:r>
      <w:r w:rsidR="003A78C2">
        <w:fldChar w:fldCharType="begin"/>
      </w:r>
      <w:r w:rsidR="00075EAD">
        <w:instrText xml:space="preserve"> PAGEREF _Ref412110829 \h </w:instrText>
      </w:r>
      <w:r w:rsidR="003A78C2">
        <w:fldChar w:fldCharType="separate"/>
      </w:r>
      <w:r>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91E10">
        <w:t>Psalm</w:t>
      </w:r>
      <w:r w:rsidR="00091E10" w:rsidRPr="00AB1781">
        <w:t xml:space="preserve"> 42</w:t>
      </w:r>
      <w:r w:rsidR="00091E10">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91E10">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91E10">
        <w:t>Psalm</w:t>
      </w:r>
      <w:r w:rsidR="00091E10" w:rsidRPr="00AB1781">
        <w:t xml:space="preserve"> 44</w:t>
      </w:r>
      <w:r w:rsidR="00091E10">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091E10">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91E10">
        <w:t>Psalm</w:t>
      </w:r>
      <w:r w:rsidR="00091E10" w:rsidRPr="00AB1781">
        <w:t xml:space="preserve"> 45</w:t>
      </w:r>
      <w:r w:rsidR="00091E10">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91E10">
        <w:rPr>
          <w:noProof/>
        </w:rPr>
        <w:t>370</w:t>
      </w:r>
      <w:r w:rsidR="003A78C2">
        <w:fldChar w:fldCharType="end"/>
      </w:r>
    </w:p>
    <w:p w14:paraId="748A0268" w14:textId="77777777" w:rsidR="00091E10" w:rsidRDefault="001744DD" w:rsidP="00091E10">
      <w:pPr>
        <w:pStyle w:val="EngHang"/>
        <w:tabs>
          <w:tab w:val="left" w:leader="dot" w:pos="8280"/>
        </w:tabs>
      </w:pPr>
      <w:r>
        <w:fldChar w:fldCharType="begin"/>
      </w:r>
      <w:r>
        <w:instrText xml:space="preserve"> REF _Ref412110929 \h  \* MERGEFORMAT </w:instrText>
      </w:r>
      <w:r>
        <w:fldChar w:fldCharType="separate"/>
      </w:r>
      <w:r w:rsidR="00091E10" w:rsidRPr="00AB1781">
        <w:t>K</w:t>
      </w:r>
      <w:r w:rsidR="00091E10">
        <w:t>athisma 7</w:t>
      </w:r>
    </w:p>
    <w:p w14:paraId="4BF9A933" w14:textId="77777777" w:rsidR="00075EAD" w:rsidRDefault="00091E10" w:rsidP="00075EAD">
      <w:pPr>
        <w:pStyle w:val="EngHang"/>
        <w:tabs>
          <w:tab w:val="left" w:leader="dot" w:pos="8280"/>
        </w:tabs>
      </w:pPr>
      <w:r>
        <w:t>Psalm</w:t>
      </w:r>
      <w:r w:rsidRPr="00AB1781">
        <w:t xml:space="preserve"> 46</w:t>
      </w:r>
      <w:r>
        <w:t>: All you nations, clap your hands</w:t>
      </w:r>
      <w:r w:rsidR="001744DD">
        <w:fldChar w:fldCharType="end"/>
      </w:r>
      <w:r w:rsidR="00075EAD">
        <w:tab/>
      </w:r>
      <w:r w:rsidR="003A78C2">
        <w:fldChar w:fldCharType="begin"/>
      </w:r>
      <w:r w:rsidR="00075EAD">
        <w:instrText xml:space="preserve"> PAGEREF _Ref412110929 \h </w:instrText>
      </w:r>
      <w:r w:rsidR="003A78C2">
        <w:fldChar w:fldCharType="separate"/>
      </w:r>
      <w:r>
        <w:rPr>
          <w:noProof/>
        </w:rPr>
        <w:t>372</w:t>
      </w:r>
      <w:r w:rsidR="003A78C2">
        <w:fldChar w:fldCharType="end"/>
      </w:r>
    </w:p>
    <w:p w14:paraId="43DCDF05" w14:textId="77777777" w:rsidR="00075EAD" w:rsidRDefault="00F14AA6" w:rsidP="00075EAD">
      <w:pPr>
        <w:pStyle w:val="Heading5"/>
      </w:pPr>
      <w:bookmarkStart w:id="854" w:name="_Ref435800080"/>
      <w:r>
        <w:lastRenderedPageBreak/>
        <w:t>The Gospel from Saint John</w:t>
      </w:r>
      <w:r w:rsidR="009407CD">
        <w:t xml:space="preserve"> 14:26—</w:t>
      </w:r>
      <w:r w:rsidR="00075EAD">
        <w:t>15:3</w:t>
      </w:r>
      <w:bookmarkEnd w:id="854"/>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91E10">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91E1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855" w:name="_Toc410196191"/>
      <w:bookmarkStart w:id="856" w:name="_Toc410196433"/>
      <w:bookmarkStart w:id="857" w:name="_Toc410196935"/>
      <w:bookmarkStart w:id="858" w:name="_Toc435800415"/>
      <w:r>
        <w:lastRenderedPageBreak/>
        <w:t>Noon (The Sixth Hour)</w:t>
      </w:r>
      <w:bookmarkEnd w:id="855"/>
      <w:bookmarkEnd w:id="856"/>
      <w:bookmarkEnd w:id="857"/>
      <w:bookmarkEnd w:id="858"/>
    </w:p>
    <w:p w14:paraId="7BA25D87" w14:textId="77777777" w:rsidR="00495F1A" w:rsidRDefault="00495F1A" w:rsidP="00495F1A">
      <w:pPr>
        <w:pStyle w:val="Heading3"/>
      </w:pPr>
      <w:bookmarkStart w:id="859" w:name="_Toc410196192"/>
      <w:bookmarkStart w:id="860" w:name="_Toc410196434"/>
      <w:bookmarkStart w:id="861" w:name="_Toc410196936"/>
      <w:bookmarkStart w:id="862" w:name="_Ref435434365"/>
      <w:bookmarkStart w:id="863" w:name="_Ref435434371"/>
      <w:r>
        <w:t>The Psalms of the Sixth Hour</w:t>
      </w:r>
      <w:bookmarkEnd w:id="859"/>
      <w:bookmarkEnd w:id="860"/>
      <w:bookmarkEnd w:id="861"/>
      <w:bookmarkEnd w:id="862"/>
      <w:bookmarkEnd w:id="863"/>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91E1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91E1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91E10">
        <w:t>Psalm</w:t>
      </w:r>
      <w:r w:rsidR="00091E10" w:rsidRPr="00AB1781">
        <w:t xml:space="preserve"> 50</w:t>
      </w:r>
      <w:r w:rsidR="00091E1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91E10">
        <w:rPr>
          <w:noProof/>
          <w:lang w:val="en-US"/>
        </w:rPr>
        <w:t>378</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864" w:name="_Ref434576249"/>
      <w:r>
        <w:rPr>
          <w:lang w:val="en-GB"/>
        </w:rPr>
        <w:t>The Psalms</w:t>
      </w:r>
      <w:r w:rsidR="00F14AA6">
        <w:rPr>
          <w:lang w:val="en-GB"/>
        </w:rPr>
        <w:t xml:space="preserve"> of Noon (The Sixth Hour)</w:t>
      </w:r>
      <w:bookmarkEnd w:id="864"/>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91E10">
        <w:t>Psalm</w:t>
      </w:r>
      <w:r w:rsidR="00091E10" w:rsidRPr="00AB1781">
        <w:t xml:space="preserve"> 53</w:t>
      </w:r>
      <w:r w:rsidR="00091E10">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091E10">
        <w:rPr>
          <w:noProof/>
        </w:rPr>
        <w:t>381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91E10">
        <w:t>Psalm</w:t>
      </w:r>
      <w:r w:rsidR="00091E10" w:rsidRPr="00AB1781">
        <w:t xml:space="preserve"> 56</w:t>
      </w:r>
      <w:r w:rsidR="00091E10">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91E10">
        <w:rPr>
          <w:noProof/>
        </w:rPr>
        <w:t>386</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91E10">
        <w:t>Psalm</w:t>
      </w:r>
      <w:r w:rsidR="00091E10" w:rsidRPr="00AB1781">
        <w:t xml:space="preserve"> 60</w:t>
      </w:r>
      <w:r w:rsidR="00091E10">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091E10">
        <w:rPr>
          <w:noProof/>
        </w:rPr>
        <w:t>391</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91E10">
        <w:t>Psalm</w:t>
      </w:r>
      <w:r w:rsidR="00091E10" w:rsidRPr="00AB1781">
        <w:t xml:space="preserve"> 62</w:t>
      </w:r>
      <w:r w:rsidR="00091E10">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091E10">
        <w:rPr>
          <w:noProof/>
        </w:rPr>
        <w:t>393</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91E10">
        <w:t>Psalm</w:t>
      </w:r>
      <w:r w:rsidR="00091E10" w:rsidRPr="00AB1781">
        <w:t xml:space="preserve"> 66</w:t>
      </w:r>
      <w:r w:rsidR="00091E10">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91E10">
        <w:rPr>
          <w:noProof/>
        </w:rPr>
        <w:t>399</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91E10">
        <w:t>Psalm</w:t>
      </w:r>
      <w:r w:rsidR="00091E10" w:rsidRPr="00AB1781">
        <w:t xml:space="preserve"> 66</w:t>
      </w:r>
      <w:r w:rsidR="00091E10">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91E10">
        <w:rPr>
          <w:noProof/>
        </w:rPr>
        <w:t>399</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91E10">
        <w:t>Psalm</w:t>
      </w:r>
      <w:r w:rsidR="00091E10" w:rsidRPr="00AB1781">
        <w:t xml:space="preserve"> 83</w:t>
      </w:r>
      <w:r w:rsidR="00091E10">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91E10">
        <w:rPr>
          <w:noProof/>
        </w:rPr>
        <w:t>431</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91E10">
        <w:t>Psalm</w:t>
      </w:r>
      <w:r w:rsidR="00091E10" w:rsidRPr="00AB1781">
        <w:t xml:space="preserve"> 84</w:t>
      </w:r>
      <w:r w:rsidR="00091E10">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091E10">
        <w:rPr>
          <w:noProof/>
        </w:rPr>
        <w:t>432</w:t>
      </w:r>
      <w:r w:rsidR="003A78C2">
        <w:fldChar w:fldCharType="end"/>
      </w:r>
    </w:p>
    <w:p w14:paraId="15AD7B1B" w14:textId="77777777" w:rsidR="00091E10" w:rsidRPr="00AB1781" w:rsidRDefault="001744DD" w:rsidP="00091E10">
      <w:pPr>
        <w:pStyle w:val="EngHang"/>
        <w:tabs>
          <w:tab w:val="left" w:leader="dot" w:pos="8280"/>
        </w:tabs>
      </w:pPr>
      <w:r>
        <w:fldChar w:fldCharType="begin"/>
      </w:r>
      <w:r>
        <w:instrText xml:space="preserve"> REF _Ref412026212 \h  \* MERGEFORMAT </w:instrText>
      </w:r>
      <w:r>
        <w:fldChar w:fldCharType="separate"/>
      </w:r>
      <w:r w:rsidR="00091E10" w:rsidRPr="00AB1781">
        <w:t>K</w:t>
      </w:r>
      <w:r w:rsidR="00091E10">
        <w:t>athisma</w:t>
      </w:r>
      <w:r w:rsidR="00091E10" w:rsidRPr="00AB1781">
        <w:t xml:space="preserve"> 1</w:t>
      </w:r>
      <w:r w:rsidR="00091E10">
        <w:t>2</w:t>
      </w:r>
    </w:p>
    <w:p w14:paraId="20414052" w14:textId="77777777" w:rsidR="00075EAD" w:rsidRDefault="00091E10" w:rsidP="00075EAD">
      <w:pPr>
        <w:pStyle w:val="EngHang"/>
        <w:tabs>
          <w:tab w:val="left" w:leader="dot" w:pos="8280"/>
        </w:tabs>
      </w:pPr>
      <w:r>
        <w:t>Psalm</w:t>
      </w:r>
      <w:r w:rsidRPr="00AB1781">
        <w:t xml:space="preserve"> 85</w:t>
      </w:r>
      <w:r>
        <w:t>: Incline Your ear, O Lord, and answer me</w:t>
      </w:r>
      <w:r w:rsidR="001744DD">
        <w:fldChar w:fldCharType="end"/>
      </w:r>
      <w:r w:rsidR="00075EAD">
        <w:tab/>
      </w:r>
      <w:r w:rsidR="003A78C2">
        <w:fldChar w:fldCharType="begin"/>
      </w:r>
      <w:r w:rsidR="00075EAD">
        <w:instrText xml:space="preserve"> PAGEREF _Ref412026212 \h </w:instrText>
      </w:r>
      <w:r w:rsidR="003A78C2">
        <w:fldChar w:fldCharType="separate"/>
      </w:r>
      <w:r>
        <w:rPr>
          <w:noProof/>
        </w:rPr>
        <w:t>434</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91E10">
        <w:t>Psalm</w:t>
      </w:r>
      <w:r w:rsidR="00091E10" w:rsidRPr="00AB1781">
        <w:t xml:space="preserve"> 86</w:t>
      </w:r>
      <w:r w:rsidR="00091E10">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91E10">
        <w:rPr>
          <w:noProof/>
        </w:rPr>
        <w:t>435</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91E10">
        <w:t>Psalm</w:t>
      </w:r>
      <w:r w:rsidR="00091E10" w:rsidRPr="00AB1781">
        <w:t xml:space="preserve"> 90</w:t>
      </w:r>
      <w:r w:rsidR="00091E10">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091E10">
        <w:rPr>
          <w:noProof/>
        </w:rPr>
        <w:t>443</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91E10">
        <w:t>Psalm</w:t>
      </w:r>
      <w:r w:rsidR="00091E10" w:rsidRPr="00AB1781">
        <w:t xml:space="preserve"> 92</w:t>
      </w:r>
      <w:r w:rsidR="00091E10">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091E10">
        <w:rPr>
          <w:noProof/>
        </w:rPr>
        <w:t>446</w:t>
      </w:r>
      <w:r w:rsidR="003A78C2">
        <w:fldChar w:fldCharType="end"/>
      </w:r>
    </w:p>
    <w:p w14:paraId="7B6BDCFC" w14:textId="77777777" w:rsidR="00075EAD" w:rsidRDefault="00075EAD" w:rsidP="00075EAD">
      <w:pPr>
        <w:pStyle w:val="Heading5"/>
      </w:pPr>
      <w:r>
        <w:lastRenderedPageBreak/>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lastRenderedPageBreak/>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lastRenderedPageBreak/>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91E10">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865"/>
      <w:r>
        <w:t>Life Giver</w:t>
      </w:r>
      <w:r w:rsidR="00075EAD">
        <w:t>,</w:t>
      </w:r>
      <w:commentRangeEnd w:id="865"/>
      <w:r>
        <w:rPr>
          <w:rStyle w:val="CommentReference"/>
          <w:lang w:val="en-CA"/>
        </w:rPr>
        <w:commentReference w:id="865"/>
      </w:r>
      <w:r w:rsidR="00075EAD">
        <w:t xml:space="preserve"> now, and ever, and unto the ages of ages</w:t>
      </w:r>
      <w:r w:rsidR="00984EE6">
        <w:t>.</w:t>
      </w:r>
    </w:p>
    <w:p w14:paraId="402E0ACF" w14:textId="77777777" w:rsidR="00984EE6" w:rsidRDefault="00984EE6" w:rsidP="00984EE6">
      <w:pPr>
        <w:pStyle w:val="Rubric"/>
      </w:pPr>
      <w:commentRangeStart w:id="866"/>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866"/>
      <w:r w:rsidR="00180AE1">
        <w:rPr>
          <w:rStyle w:val="CommentReference"/>
          <w:i w:val="0"/>
        </w:rPr>
        <w:commentReference w:id="866"/>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91E10">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867" w:name="_Toc410196193"/>
      <w:bookmarkStart w:id="868" w:name="_Toc410196435"/>
      <w:bookmarkStart w:id="869" w:name="_Toc410196937"/>
      <w:bookmarkStart w:id="870" w:name="_Toc435800416"/>
      <w:r>
        <w:lastRenderedPageBreak/>
        <w:t>Afternoon (The Ninth Hour)</w:t>
      </w:r>
      <w:bookmarkEnd w:id="867"/>
      <w:bookmarkEnd w:id="868"/>
      <w:bookmarkEnd w:id="869"/>
      <w:bookmarkEnd w:id="870"/>
    </w:p>
    <w:p w14:paraId="76CF3E2D" w14:textId="77777777" w:rsidR="00495F1A" w:rsidRDefault="00495F1A" w:rsidP="00495F1A">
      <w:pPr>
        <w:pStyle w:val="Heading3"/>
      </w:pPr>
      <w:bookmarkStart w:id="871" w:name="_Toc410196194"/>
      <w:bookmarkStart w:id="872" w:name="_Toc410196436"/>
      <w:bookmarkStart w:id="873" w:name="_Toc410196938"/>
      <w:bookmarkStart w:id="874" w:name="_Ref435434381"/>
      <w:bookmarkStart w:id="875" w:name="_Ref435434387"/>
      <w:r>
        <w:t>The Psalms of the Ninth Hour</w:t>
      </w:r>
      <w:bookmarkEnd w:id="871"/>
      <w:bookmarkEnd w:id="872"/>
      <w:bookmarkEnd w:id="873"/>
      <w:bookmarkEnd w:id="874"/>
      <w:bookmarkEnd w:id="875"/>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91E1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91E1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91E10">
        <w:rPr>
          <w:noProof/>
          <w:lang w:val="en-US"/>
        </w:rPr>
        <w:t>10</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91E10">
        <w:t>Psalm</w:t>
      </w:r>
      <w:r w:rsidR="00091E10" w:rsidRPr="00AB1781">
        <w:t xml:space="preserve"> 50</w:t>
      </w:r>
      <w:r w:rsidR="00091E1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91E10">
        <w:rPr>
          <w:noProof/>
          <w:lang w:val="en-US"/>
        </w:rPr>
        <w:t>378</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876" w:name="_Ref434576482"/>
      <w:r>
        <w:rPr>
          <w:lang w:val="en-GB"/>
        </w:rPr>
        <w:t>The Psalms</w:t>
      </w:r>
      <w:r w:rsidR="00F14AA6">
        <w:rPr>
          <w:lang w:val="en-GB"/>
        </w:rPr>
        <w:t xml:space="preserve"> of the Afternoon (Ninth hour)</w:t>
      </w:r>
      <w:bookmarkEnd w:id="876"/>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91E10">
        <w:t>Psalm</w:t>
      </w:r>
      <w:r w:rsidR="00091E10" w:rsidRPr="00AB1781">
        <w:t xml:space="preserve"> 95</w:t>
      </w:r>
      <w:r w:rsidR="00091E10">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91E10">
        <w:rPr>
          <w:noProof/>
        </w:rPr>
        <w:t>449</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91E10">
        <w:t>Psalm</w:t>
      </w:r>
      <w:r w:rsidR="00091E10" w:rsidRPr="00AB1781">
        <w:t xml:space="preserve"> 96</w:t>
      </w:r>
      <w:r w:rsidR="00091E10">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91E10">
        <w:rPr>
          <w:noProof/>
        </w:rPr>
        <w:t>450</w:t>
      </w:r>
      <w:r w:rsidR="003A78C2">
        <w:fldChar w:fldCharType="end"/>
      </w:r>
    </w:p>
    <w:p w14:paraId="4BC7E9F7" w14:textId="77777777" w:rsidR="00091E10" w:rsidRDefault="001744DD" w:rsidP="00091E10">
      <w:pPr>
        <w:pStyle w:val="EngHang"/>
        <w:tabs>
          <w:tab w:val="left" w:leader="dot" w:pos="8280"/>
        </w:tabs>
      </w:pPr>
      <w:r>
        <w:fldChar w:fldCharType="begin"/>
      </w:r>
      <w:r>
        <w:instrText xml:space="preserve"> REF _Ref412111720 \h  \* MERGEFORMAT </w:instrText>
      </w:r>
      <w:r>
        <w:fldChar w:fldCharType="separate"/>
      </w:r>
      <w:r w:rsidR="00091E10">
        <w:t>Glory…</w:t>
      </w:r>
    </w:p>
    <w:p w14:paraId="1C2440CF" w14:textId="77777777" w:rsidR="00075EAD" w:rsidRDefault="00091E10" w:rsidP="00075EAD">
      <w:pPr>
        <w:pStyle w:val="EngHang"/>
        <w:tabs>
          <w:tab w:val="left" w:leader="dot" w:pos="8280"/>
        </w:tabs>
      </w:pPr>
      <w:r>
        <w:t>Psalm</w:t>
      </w:r>
      <w:r w:rsidRPr="00AB1781">
        <w:t xml:space="preserve"> 97</w:t>
      </w:r>
      <w:r>
        <w:t>: O sing to the Lord a new song, for the Lord has done wonders</w:t>
      </w:r>
      <w:r w:rsidR="001744DD">
        <w:fldChar w:fldCharType="end"/>
      </w:r>
      <w:r w:rsidR="00075EAD">
        <w:tab/>
      </w:r>
      <w:r w:rsidR="003A78C2">
        <w:fldChar w:fldCharType="begin"/>
      </w:r>
      <w:r w:rsidR="00075EAD">
        <w:instrText xml:space="preserve"> PAGEREF _Ref412111720 \h </w:instrText>
      </w:r>
      <w:r w:rsidR="003A78C2">
        <w:fldChar w:fldCharType="separate"/>
      </w:r>
      <w:r>
        <w:rPr>
          <w:noProof/>
        </w:rPr>
        <w:t>451</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91E10">
        <w:t>Psalm</w:t>
      </w:r>
      <w:r w:rsidR="00091E10" w:rsidRPr="00AB1781">
        <w:t xml:space="preserve"> 98</w:t>
      </w:r>
      <w:r w:rsidR="00091E10">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091E10">
        <w:rPr>
          <w:noProof/>
        </w:rPr>
        <w:t>453</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91E10">
        <w:t>Psalm</w:t>
      </w:r>
      <w:r w:rsidR="00091E10" w:rsidRPr="00AB1781">
        <w:t xml:space="preserve"> 99</w:t>
      </w:r>
      <w:r w:rsidR="00091E10">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91E10">
        <w:rPr>
          <w:noProof/>
        </w:rPr>
        <w:t>454</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91E10">
        <w:t>Psalm</w:t>
      </w:r>
      <w:r w:rsidR="00091E10" w:rsidRPr="00AB1781">
        <w:t xml:space="preserve"> 100</w:t>
      </w:r>
      <w:r w:rsidR="00091E10">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91E10">
        <w:rPr>
          <w:noProof/>
        </w:rPr>
        <w:t>454</w:t>
      </w:r>
      <w:r w:rsidR="003A78C2">
        <w:fldChar w:fldCharType="end"/>
      </w:r>
    </w:p>
    <w:p w14:paraId="5205E154" w14:textId="77777777" w:rsidR="00091E10" w:rsidRPr="00AB1781" w:rsidRDefault="001744DD" w:rsidP="00091E10">
      <w:pPr>
        <w:pStyle w:val="EngHang"/>
        <w:tabs>
          <w:tab w:val="left" w:leader="dot" w:pos="8280"/>
        </w:tabs>
      </w:pPr>
      <w:r>
        <w:fldChar w:fldCharType="begin"/>
      </w:r>
      <w:r>
        <w:instrText xml:space="preserve"> REF _Ref412026343 \h  \* MERGEFORMAT </w:instrText>
      </w:r>
      <w:r>
        <w:fldChar w:fldCharType="separate"/>
      </w:r>
      <w:r w:rsidR="00091E10" w:rsidRPr="00AB1781">
        <w:t>K</w:t>
      </w:r>
      <w:r w:rsidR="00091E10">
        <w:t>athisma</w:t>
      </w:r>
      <w:r w:rsidR="00091E10" w:rsidRPr="00AB1781">
        <w:t xml:space="preserve"> 1</w:t>
      </w:r>
      <w:r w:rsidR="00091E10">
        <w:t>6</w:t>
      </w:r>
    </w:p>
    <w:p w14:paraId="13BE8987" w14:textId="77777777" w:rsidR="00075EAD" w:rsidRDefault="00091E10" w:rsidP="00075EAD">
      <w:pPr>
        <w:pStyle w:val="EngHang"/>
        <w:tabs>
          <w:tab w:val="left" w:leader="dot" w:pos="8280"/>
        </w:tabs>
      </w:pPr>
      <w:r>
        <w:t>Psalm</w:t>
      </w:r>
      <w:r w:rsidRPr="00AB1781">
        <w:t xml:space="preserve"> 109</w:t>
      </w:r>
      <w:r>
        <w:t>: The Lord said to my Lord: 'Sit at My right hand</w:t>
      </w:r>
      <w:r w:rsidR="001744DD">
        <w:fldChar w:fldCharType="end"/>
      </w:r>
      <w:r w:rsidR="00075EAD">
        <w:tab/>
      </w:r>
      <w:r w:rsidR="003A78C2">
        <w:fldChar w:fldCharType="begin"/>
      </w:r>
      <w:r w:rsidR="00075EAD">
        <w:instrText xml:space="preserve"> PAGEREF _Ref412026343 \h </w:instrText>
      </w:r>
      <w:r w:rsidR="003A78C2">
        <w:fldChar w:fldCharType="separate"/>
      </w:r>
      <w:r>
        <w:rPr>
          <w:noProof/>
        </w:rPr>
        <w:t>478</w:t>
      </w:r>
      <w:r w:rsidR="003A78C2">
        <w:fldChar w:fldCharType="end"/>
      </w:r>
    </w:p>
    <w:commentRangeStart w:id="877"/>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91E10">
        <w:t>Psalm</w:t>
      </w:r>
      <w:r w:rsidR="00091E10" w:rsidRPr="00AB1781">
        <w:t xml:space="preserve"> 110</w:t>
      </w:r>
      <w:r w:rsidR="00091E10">
        <w:t>: I will thank You, O Lord, with my whole heart</w:t>
      </w:r>
      <w:r>
        <w:fldChar w:fldCharType="end"/>
      </w:r>
      <w:commentRangeEnd w:id="877"/>
      <w:r w:rsidR="00984EE6">
        <w:rPr>
          <w:rStyle w:val="CommentReference"/>
          <w:rFonts w:eastAsiaTheme="minorHAnsi" w:cstheme="minorBidi"/>
          <w:color w:val="auto"/>
          <w:lang w:val="en-CA"/>
        </w:rPr>
        <w:commentReference w:id="877"/>
      </w:r>
      <w:r w:rsidR="00075EAD">
        <w:tab/>
      </w:r>
      <w:r>
        <w:fldChar w:fldCharType="begin"/>
      </w:r>
      <w:r w:rsidR="00075EAD">
        <w:instrText xml:space="preserve"> PAGEREF _Ref412111792 \h </w:instrText>
      </w:r>
      <w:r>
        <w:fldChar w:fldCharType="separate"/>
      </w:r>
      <w:r w:rsidR="00091E10">
        <w:rPr>
          <w:noProof/>
        </w:rPr>
        <w:t>479</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91E10">
        <w:t>Psalm</w:t>
      </w:r>
      <w:r w:rsidR="00091E10" w:rsidRPr="00AB1781">
        <w:t xml:space="preserve"> 111</w:t>
      </w:r>
      <w:r w:rsidR="00091E10">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91E10">
        <w:rPr>
          <w:noProof/>
        </w:rPr>
        <w:t>480</w:t>
      </w:r>
      <w:r w:rsidR="003A78C2">
        <w:fldChar w:fldCharType="end"/>
      </w:r>
    </w:p>
    <w:p w14:paraId="1494F45E" w14:textId="77777777" w:rsidR="00091E10" w:rsidRDefault="001744DD" w:rsidP="00091E10">
      <w:pPr>
        <w:pStyle w:val="EngHang"/>
        <w:tabs>
          <w:tab w:val="left" w:leader="dot" w:pos="8280"/>
        </w:tabs>
      </w:pPr>
      <w:r>
        <w:fldChar w:fldCharType="begin"/>
      </w:r>
      <w:r>
        <w:instrText xml:space="preserve"> REF _Ref412098484 \h  \* MERGEFORMAT </w:instrText>
      </w:r>
      <w:r>
        <w:fldChar w:fldCharType="separate"/>
      </w:r>
      <w:r w:rsidR="00091E10">
        <w:t>Glory…</w:t>
      </w:r>
    </w:p>
    <w:p w14:paraId="25F5E92C" w14:textId="77777777" w:rsidR="00075EAD" w:rsidRDefault="00091E10" w:rsidP="00075EAD">
      <w:pPr>
        <w:pStyle w:val="EngHang"/>
        <w:tabs>
          <w:tab w:val="left" w:leader="dot" w:pos="8280"/>
        </w:tabs>
      </w:pPr>
      <w:r>
        <w:t>Psalm</w:t>
      </w:r>
      <w:r w:rsidRPr="00AB1781">
        <w:t xml:space="preserve"> 112</w:t>
      </w:r>
      <w:r>
        <w:t>: Praise the Lord, you children</w:t>
      </w:r>
      <w:r w:rsidR="001744DD">
        <w:fldChar w:fldCharType="end"/>
      </w:r>
      <w:r w:rsidR="00075EAD">
        <w:tab/>
      </w:r>
      <w:r w:rsidR="003A78C2">
        <w:fldChar w:fldCharType="begin"/>
      </w:r>
      <w:r w:rsidR="00075EAD">
        <w:instrText xml:space="preserve"> PAGEREF _Ref412098484 \h </w:instrText>
      </w:r>
      <w:r w:rsidR="003A78C2">
        <w:fldChar w:fldCharType="separate"/>
      </w:r>
      <w:r>
        <w:rPr>
          <w:noProof/>
        </w:rPr>
        <w:t>480</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91E10">
        <w:t>Psalm</w:t>
      </w:r>
      <w:r w:rsidR="00091E10" w:rsidRPr="00AB1781">
        <w:t xml:space="preserve"> 114</w:t>
      </w:r>
      <w:r w:rsidR="00091E10">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091E10">
        <w:rPr>
          <w:noProof/>
        </w:rPr>
        <w:t>484</w:t>
      </w:r>
      <w:r w:rsidR="003A78C2">
        <w:fldChar w:fldCharType="end"/>
      </w:r>
    </w:p>
    <w:p w14:paraId="1CF82BD7" w14:textId="77777777" w:rsidR="00091E10" w:rsidRDefault="001744DD" w:rsidP="00091E10">
      <w:pPr>
        <w:pStyle w:val="EngHang"/>
        <w:tabs>
          <w:tab w:val="left" w:leader="dot" w:pos="8280"/>
        </w:tabs>
      </w:pPr>
      <w:r>
        <w:lastRenderedPageBreak/>
        <w:fldChar w:fldCharType="begin"/>
      </w:r>
      <w:r>
        <w:instrText xml:space="preserve"> REF _Ref412026376 \h  \* MERGEFORMAT </w:instrText>
      </w:r>
      <w:r>
        <w:fldChar w:fldCharType="separate"/>
      </w:r>
      <w:r w:rsidR="00091E10">
        <w:t>Glory…</w:t>
      </w:r>
    </w:p>
    <w:p w14:paraId="0612CEB7" w14:textId="77777777" w:rsidR="00075EAD" w:rsidRDefault="00091E10" w:rsidP="00075EAD">
      <w:pPr>
        <w:pStyle w:val="EngHang"/>
        <w:tabs>
          <w:tab w:val="left" w:leader="dot" w:pos="8280"/>
        </w:tabs>
      </w:pPr>
      <w:r>
        <w:t>Psalm</w:t>
      </w:r>
      <w:r w:rsidRPr="00AB1781">
        <w:t xml:space="preserve"> 115</w:t>
      </w:r>
      <w:r>
        <w:t>: I believed and so I spoke; but I was deeply humiliated</w:t>
      </w:r>
      <w:r w:rsidR="001744DD">
        <w:fldChar w:fldCharType="end"/>
      </w:r>
      <w:r w:rsidR="00075EAD">
        <w:tab/>
      </w:r>
      <w:r w:rsidR="003A78C2">
        <w:fldChar w:fldCharType="begin"/>
      </w:r>
      <w:r w:rsidR="00075EAD">
        <w:instrText xml:space="preserve"> PAGEREF _Ref412026376 \h </w:instrText>
      </w:r>
      <w:r w:rsidR="003A78C2">
        <w:fldChar w:fldCharType="separate"/>
      </w:r>
      <w:r>
        <w:rPr>
          <w:noProof/>
        </w:rPr>
        <w:t>484</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lastRenderedPageBreak/>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91E10">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w:t>
      </w:r>
      <w:r>
        <w:lastRenderedPageBreak/>
        <w:t>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91E10">
        <w:rPr>
          <w:noProof/>
          <w:lang w:val="en-GB"/>
        </w:rPr>
        <w:t>15</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878" w:name="_Toc435800417"/>
      <w:r>
        <w:rPr>
          <w:lang w:val="en-GB"/>
        </w:rPr>
        <w:lastRenderedPageBreak/>
        <w:t>Reader’s Service</w:t>
      </w:r>
      <w:bookmarkEnd w:id="878"/>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7446870" w14:textId="0E43C4B8" w:rsidR="00865FD4" w:rsidRDefault="00865FD4" w:rsidP="00865FD4">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91E10">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91E10">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Pr>
          <w:lang w:val="en-US"/>
        </w:rPr>
      </w:r>
      <w:r>
        <w:rPr>
          <w:lang w:val="en-US"/>
        </w:rPr>
        <w:fldChar w:fldCharType="separate"/>
      </w:r>
      <w:r w:rsidR="00091E10">
        <w:t>Vespers Praise</w:t>
      </w:r>
      <w:r>
        <w:rPr>
          <w:lang w:val="en-US"/>
        </w:rPr>
        <w:fldChar w:fldCharType="end"/>
      </w:r>
      <w:r>
        <w:rPr>
          <w:lang w:val="en-US"/>
        </w:rPr>
        <w:t xml:space="preserve">, page </w:t>
      </w:r>
      <w:r>
        <w:rPr>
          <w:lang w:val="en-US"/>
        </w:rPr>
        <w:fldChar w:fldCharType="begin"/>
      </w:r>
      <w:r>
        <w:rPr>
          <w:lang w:val="en-US"/>
        </w:rPr>
        <w:instrText xml:space="preserve"> PAGEREF _Ref435790486 \h </w:instrText>
      </w:r>
      <w:r>
        <w:rPr>
          <w:lang w:val="en-US"/>
        </w:rPr>
      </w:r>
      <w:r>
        <w:rPr>
          <w:lang w:val="en-US"/>
        </w:rPr>
        <w:fldChar w:fldCharType="separate"/>
      </w:r>
      <w:r w:rsidR="00091E10">
        <w:rPr>
          <w:noProof/>
          <w:lang w:val="en-US"/>
        </w:rPr>
        <w:t>10</w:t>
      </w:r>
      <w:r>
        <w:rPr>
          <w:lang w:val="en-US"/>
        </w:rPr>
        <w:fldChar w:fldCharType="end"/>
      </w:r>
      <w:r>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091E10">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91E10">
        <w:rPr>
          <w:noProof/>
          <w:lang w:val="en-US"/>
        </w:rPr>
        <w:t>10</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091E10">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91E10">
        <w:rPr>
          <w:noProof/>
          <w:lang w:val="en-US"/>
        </w:rPr>
        <w:t>10</w:t>
      </w:r>
      <w:r>
        <w:rPr>
          <w:lang w:val="en-US"/>
        </w:rPr>
        <w:fldChar w:fldCharType="end"/>
      </w:r>
      <w:r>
        <w:rPr>
          <w:lang w:val="en-US"/>
        </w:rPr>
        <w:t>.</w:t>
      </w:r>
    </w:p>
    <w:p w14:paraId="4889099E" w14:textId="06864C11" w:rsidR="00865FD4" w:rsidRDefault="00865FD4" w:rsidP="00865FD4">
      <w:pPr>
        <w:pStyle w:val="Rubric"/>
      </w:pPr>
      <w:r>
        <w:t xml:space="preserve">In the morning, recite </w:t>
      </w:r>
      <w:r>
        <w:fldChar w:fldCharType="begin"/>
      </w:r>
      <w:r>
        <w:instrText xml:space="preserve"> REF _Ref412098903 \h </w:instrText>
      </w:r>
      <w:r>
        <w:fldChar w:fldCharType="separate"/>
      </w:r>
      <w:r w:rsidR="00091E10">
        <w:t>The Doxology of Prime</w:t>
      </w:r>
      <w:r>
        <w:fldChar w:fldCharType="end"/>
      </w:r>
      <w:r>
        <w:t xml:space="preserve">, page </w:t>
      </w:r>
      <w:r>
        <w:fldChar w:fldCharType="begin"/>
      </w:r>
      <w:r>
        <w:instrText xml:space="preserve"> PAGEREF _Ref412098903 \h </w:instrText>
      </w:r>
      <w:r>
        <w:fldChar w:fldCharType="separate"/>
      </w:r>
      <w:r w:rsidR="00091E10">
        <w:rPr>
          <w:noProof/>
        </w:rPr>
        <w:t>260</w:t>
      </w:r>
      <w:r>
        <w:fldChar w:fldCharType="end"/>
      </w:r>
      <w:r w:rsidR="00AB78C6">
        <w:t>, stopping before “O true light”</w:t>
      </w:r>
      <w:r>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091E10">
        <w:t>The Verses of the Cymbals</w:t>
      </w:r>
      <w:r>
        <w:fldChar w:fldCharType="end"/>
      </w:r>
      <w:r>
        <w:t xml:space="preserve">, page </w:t>
      </w:r>
      <w:r>
        <w:fldChar w:fldCharType="begin"/>
      </w:r>
      <w:r>
        <w:instrText xml:space="preserve"> PAGEREF _Ref435789344 \h </w:instrText>
      </w:r>
      <w:r>
        <w:fldChar w:fldCharType="separate"/>
      </w:r>
      <w:r w:rsidR="00091E10">
        <w:rPr>
          <w:noProof/>
        </w:rPr>
        <w:t>18</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091E10">
        <w:t>Psalm</w:t>
      </w:r>
      <w:r w:rsidR="00091E10" w:rsidRPr="00AB1781">
        <w:t xml:space="preserve"> 50</w:t>
      </w:r>
      <w:r w:rsidR="00091E10">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91E10">
        <w:rPr>
          <w:noProof/>
          <w:lang w:val="en-US"/>
        </w:rPr>
        <w:t>378</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lastRenderedPageBreak/>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6A67A1EB" w14:textId="77777777" w:rsidR="000265CA" w:rsidRPr="00E91FC8" w:rsidRDefault="000265CA" w:rsidP="00865FD4">
      <w:pPr>
        <w:pStyle w:val="Priest"/>
      </w:pPr>
    </w:p>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05E975F6" w14:textId="7332D96E" w:rsidR="00AB78C6" w:rsidRPr="007E0213" w:rsidRDefault="00AB78C6" w:rsidP="00AB78C6">
      <w:pPr>
        <w:pStyle w:val="Rubric"/>
        <w:rPr>
          <w:lang w:val="en-GB"/>
        </w:rPr>
      </w:pPr>
      <w:r>
        <w:rPr>
          <w:lang w:val="en-GB"/>
        </w:rPr>
        <w:t xml:space="preserve">Read </w:t>
      </w:r>
      <w:r>
        <w:rPr>
          <w:lang w:val="en-GB"/>
        </w:rPr>
        <w:fldChar w:fldCharType="begin"/>
      </w:r>
      <w:r>
        <w:rPr>
          <w:lang w:val="en-GB"/>
        </w:rPr>
        <w:instrText xml:space="preserve"> REF _Ref435799254 \h </w:instrText>
      </w:r>
      <w:r>
        <w:rPr>
          <w:lang w:val="en-GB"/>
        </w:rPr>
      </w:r>
      <w:r>
        <w:rPr>
          <w:lang w:val="en-GB"/>
        </w:rPr>
        <w:fldChar w:fldCharType="separate"/>
      </w:r>
      <w:r w:rsidR="00091E10">
        <w:t>The Psalms of Prime</w:t>
      </w:r>
      <w:r>
        <w:rPr>
          <w:lang w:val="en-GB"/>
        </w:rPr>
        <w:fldChar w:fldCharType="end"/>
      </w:r>
      <w:r>
        <w:rPr>
          <w:lang w:val="en-GB"/>
        </w:rPr>
        <w:t xml:space="preserve">, page </w:t>
      </w:r>
      <w:r>
        <w:rPr>
          <w:lang w:val="en-GB"/>
        </w:rPr>
        <w:fldChar w:fldCharType="begin"/>
      </w:r>
      <w:r>
        <w:rPr>
          <w:lang w:val="en-GB"/>
        </w:rPr>
        <w:instrText xml:space="preserve"> PAGEREF _Ref435799261 \h </w:instrText>
      </w:r>
      <w:r>
        <w:rPr>
          <w:lang w:val="en-GB"/>
        </w:rPr>
      </w:r>
      <w:r>
        <w:rPr>
          <w:lang w:val="en-GB"/>
        </w:rPr>
        <w:fldChar w:fldCharType="separate"/>
      </w:r>
      <w:r w:rsidR="00091E10">
        <w:rPr>
          <w:noProof/>
          <w:lang w:val="en-GB"/>
        </w:rPr>
        <w:t>255</w:t>
      </w:r>
      <w:r>
        <w:rPr>
          <w:lang w:val="en-GB"/>
        </w:rPr>
        <w:fldChar w:fldCharType="end"/>
      </w:r>
      <w:r>
        <w:rPr>
          <w:lang w:val="en-GB"/>
        </w:rPr>
        <w:t xml:space="preserve">, and </w:t>
      </w:r>
      <w:r>
        <w:rPr>
          <w:lang w:val="en-GB"/>
        </w:rPr>
        <w:fldChar w:fldCharType="begin"/>
      </w:r>
      <w:r>
        <w:rPr>
          <w:lang w:val="en-GB"/>
        </w:rPr>
        <w:instrText xml:space="preserve"> REF _Ref435799363 \h </w:instrText>
      </w:r>
      <w:r>
        <w:rPr>
          <w:lang w:val="en-GB"/>
        </w:rPr>
      </w:r>
      <w:r>
        <w:rPr>
          <w:lang w:val="en-GB"/>
        </w:rPr>
        <w:fldChar w:fldCharType="separate"/>
      </w:r>
      <w:r w:rsidR="00091E10">
        <w:t>The Gospel from Saint John 1:1 17</w:t>
      </w:r>
      <w:r>
        <w:rPr>
          <w:lang w:val="en-GB"/>
        </w:rPr>
        <w:fldChar w:fldCharType="end"/>
      </w:r>
      <w:r>
        <w:rPr>
          <w:lang w:val="en-GB"/>
        </w:rPr>
        <w:t xml:space="preserve">, page </w:t>
      </w:r>
      <w:r>
        <w:rPr>
          <w:lang w:val="en-GB"/>
        </w:rPr>
        <w:fldChar w:fldCharType="begin"/>
      </w:r>
      <w:r>
        <w:rPr>
          <w:lang w:val="en-GB"/>
        </w:rPr>
        <w:instrText xml:space="preserve"> PAGEREF _Ref435799363 \h </w:instrText>
      </w:r>
      <w:r>
        <w:rPr>
          <w:lang w:val="en-GB"/>
        </w:rPr>
      </w:r>
      <w:r>
        <w:rPr>
          <w:lang w:val="en-GB"/>
        </w:rPr>
        <w:fldChar w:fldCharType="separate"/>
      </w:r>
      <w:r w:rsidR="00091E10">
        <w:rPr>
          <w:noProof/>
          <w:lang w:val="en-GB"/>
        </w:rPr>
        <w:t>256</w:t>
      </w:r>
      <w:r>
        <w:rPr>
          <w:lang w:val="en-GB"/>
        </w:rPr>
        <w:fldChar w:fldCharType="end"/>
      </w:r>
      <w:r>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ABA23F" w14:textId="1EDF6740" w:rsidR="00865FD4" w:rsidRDefault="00AB78C6" w:rsidP="00AB78C6">
      <w:pPr>
        <w:pStyle w:val="Rubric"/>
        <w:rPr>
          <w:lang w:val="en-GB"/>
        </w:rPr>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91E10">
        <w:rPr>
          <w:noProof/>
          <w:lang w:val="en-GB"/>
        </w:rPr>
        <w:t>256</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91E10">
        <w:t>The Doxology of Prime</w:t>
      </w:r>
      <w:r>
        <w:rPr>
          <w:lang w:val="en-GB"/>
        </w:rPr>
        <w:fldChar w:fldCharType="end"/>
      </w:r>
      <w:r>
        <w:rPr>
          <w:lang w:val="en-GB"/>
        </w:rPr>
        <w:t xml:space="preserve">, page </w:t>
      </w:r>
      <w:r>
        <w:rPr>
          <w:lang w:val="en-GB"/>
        </w:rPr>
        <w:fldChar w:fldCharType="begin"/>
      </w:r>
      <w:r>
        <w:rPr>
          <w:lang w:val="en-GB"/>
        </w:rPr>
        <w:instrText xml:space="preserve"> PAGEREF _Ref412098903 \h </w:instrText>
      </w:r>
      <w:r>
        <w:rPr>
          <w:lang w:val="en-GB"/>
        </w:rPr>
      </w:r>
      <w:r>
        <w:rPr>
          <w:lang w:val="en-GB"/>
        </w:rPr>
        <w:fldChar w:fldCharType="separate"/>
      </w:r>
      <w:r w:rsidR="00091E10">
        <w:rPr>
          <w:noProof/>
          <w:lang w:val="en-GB"/>
        </w:rPr>
        <w:t>260</w:t>
      </w:r>
      <w:r>
        <w:rPr>
          <w:lang w:val="en-GB"/>
        </w:rPr>
        <w:fldChar w:fldCharType="end"/>
      </w:r>
      <w:r>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2C6B1C53" w14:textId="17DF01BA" w:rsidR="00AB78C6" w:rsidRDefault="00AB78C6" w:rsidP="00AB78C6">
      <w:pPr>
        <w:pStyle w:val="Rubric"/>
      </w:pPr>
      <w:r>
        <w:lastRenderedPageBreak/>
        <w:t xml:space="preserve">Recite </w:t>
      </w:r>
      <w:r>
        <w:fldChar w:fldCharType="begin"/>
      </w:r>
      <w:r>
        <w:instrText xml:space="preserve"> REF _Ref435789927 \h </w:instrText>
      </w:r>
      <w:r>
        <w:fldChar w:fldCharType="separate"/>
      </w:r>
      <w:r w:rsidR="00091E10">
        <w:t>The Gloria</w:t>
      </w:r>
      <w:r>
        <w:fldChar w:fldCharType="end"/>
      </w:r>
      <w:r>
        <w:t xml:space="preserve"> and </w:t>
      </w:r>
      <w:r>
        <w:fldChar w:fldCharType="begin"/>
      </w:r>
      <w:r>
        <w:instrText xml:space="preserve"> REF _Ref435789969 \h </w:instrText>
      </w:r>
      <w:r>
        <w:fldChar w:fldCharType="separate"/>
      </w:r>
      <w:r w:rsidR="00091E10">
        <w:t>The Trisagion</w:t>
      </w:r>
      <w:r>
        <w:fldChar w:fldCharType="end"/>
      </w:r>
      <w:r>
        <w:t xml:space="preserve">, page </w:t>
      </w:r>
      <w:r>
        <w:fldChar w:fldCharType="begin"/>
      </w:r>
      <w:r>
        <w:instrText xml:space="preserve"> PAGEREF _Ref435789927 \h </w:instrText>
      </w:r>
      <w:r>
        <w:fldChar w:fldCharType="separate"/>
      </w:r>
      <w:r w:rsidR="00091E10">
        <w:rPr>
          <w:noProof/>
        </w:rPr>
        <w:t>29</w:t>
      </w:r>
      <w:r>
        <w:fldChar w:fldCharType="end"/>
      </w:r>
      <w:r>
        <w:t xml:space="preserve">. Continue through </w:t>
      </w:r>
      <w:r>
        <w:fldChar w:fldCharType="begin"/>
      </w:r>
      <w:r>
        <w:instrText xml:space="preserve"> REF _Ref435799700 \h </w:instrText>
      </w:r>
      <w:r>
        <w:fldChar w:fldCharType="separate"/>
      </w:r>
      <w:r w:rsidR="00091E10">
        <w:t>The Doxologies</w:t>
      </w:r>
      <w:r>
        <w:fldChar w:fldCharType="end"/>
      </w:r>
      <w:r>
        <w:t xml:space="preserve"> and </w:t>
      </w:r>
      <w:r>
        <w:fldChar w:fldCharType="begin"/>
      </w:r>
      <w:r>
        <w:instrText xml:space="preserve"> REF _Ref435799710 \h </w:instrText>
      </w:r>
      <w:r>
        <w:fldChar w:fldCharType="separate"/>
      </w:r>
      <w:r w:rsidR="00091E10">
        <w:t>The Orthodox Creed</w:t>
      </w:r>
      <w:r>
        <w:fldChar w:fldCharType="end"/>
      </w:r>
      <w:r>
        <w:t>.</w:t>
      </w:r>
      <w:r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lastRenderedPageBreak/>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77777777"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lastRenderedPageBreak/>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t>
      </w:r>
      <w:r>
        <w:lastRenderedPageBreak/>
        <w:t>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3520E082" w14:textId="5FD9EF76" w:rsidR="00D74F7B" w:rsidRDefault="00D74F7B" w:rsidP="00D74F7B">
      <w:pPr>
        <w:pStyle w:val="Heading3"/>
      </w:pPr>
      <w:r>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091E10">
        <w:t>The Psalms of the Third Hour</w:t>
      </w:r>
      <w:r>
        <w:fldChar w:fldCharType="end"/>
      </w:r>
      <w:r>
        <w:t xml:space="preserve">, page </w:t>
      </w:r>
      <w:r>
        <w:fldChar w:fldCharType="begin"/>
      </w:r>
      <w:r>
        <w:instrText xml:space="preserve"> PAGEREF _Ref435800057 \h </w:instrText>
      </w:r>
      <w:r>
        <w:fldChar w:fldCharType="separate"/>
      </w:r>
      <w:r w:rsidR="00091E10">
        <w:rPr>
          <w:noProof/>
        </w:rPr>
        <w:t>272</w:t>
      </w:r>
      <w:r>
        <w:fldChar w:fldCharType="end"/>
      </w:r>
      <w:r>
        <w:t xml:space="preserve">, and continue with </w:t>
      </w:r>
      <w:r>
        <w:fldChar w:fldCharType="begin"/>
      </w:r>
      <w:r>
        <w:instrText xml:space="preserve"> REF _Ref435800080 \h </w:instrText>
      </w:r>
      <w:r>
        <w:fldChar w:fldCharType="separate"/>
      </w:r>
      <w:r w:rsidR="00091E10">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161F5B">
        <w:trPr>
          <w:jc w:val="center"/>
        </w:trPr>
        <w:tc>
          <w:tcPr>
            <w:tcW w:w="3623" w:type="dxa"/>
          </w:tcPr>
          <w:p w14:paraId="1707E3CB" w14:textId="77777777" w:rsidR="00D74F7B" w:rsidRPr="004A6996" w:rsidRDefault="00D74F7B" w:rsidP="00161F5B">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161F5B">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161F5B">
        <w:trPr>
          <w:jc w:val="center"/>
        </w:trPr>
        <w:tc>
          <w:tcPr>
            <w:tcW w:w="3623" w:type="dxa"/>
          </w:tcPr>
          <w:p w14:paraId="0D32BB84" w14:textId="77777777" w:rsidR="00D74F7B" w:rsidRPr="004A6996" w:rsidRDefault="00D74F7B" w:rsidP="00161F5B">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161F5B">
            <w:pPr>
              <w:pStyle w:val="BodyNoIndent"/>
            </w:pPr>
            <w:r>
              <w:t>Tai shoori en noob en katharos: etfai kha pi aromata: et khen nen jij en Aaron pi owib: ef tali oo-esthoinoofi epshoi ejen pi ma-en-ershooshi.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161F5B">
        <w:trPr>
          <w:jc w:val="center"/>
        </w:trPr>
        <w:tc>
          <w:tcPr>
            <w:tcW w:w="3623" w:type="dxa"/>
          </w:tcPr>
          <w:p w14:paraId="033278BE" w14:textId="77777777" w:rsidR="00D74F7B" w:rsidRPr="004A6996" w:rsidRDefault="00D74F7B" w:rsidP="00161F5B">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161F5B">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lastRenderedPageBreak/>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161F5B">
        <w:trPr>
          <w:cantSplit/>
          <w:jc w:val="center"/>
        </w:trPr>
        <w:tc>
          <w:tcPr>
            <w:tcW w:w="3623" w:type="dxa"/>
          </w:tcPr>
          <w:p w14:paraId="2E127B02" w14:textId="77777777" w:rsidR="00D74F7B" w:rsidRPr="004A6996" w:rsidRDefault="00D74F7B" w:rsidP="00161F5B">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161F5B">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161F5B">
        <w:trPr>
          <w:cantSplit/>
          <w:jc w:val="center"/>
        </w:trPr>
        <w:tc>
          <w:tcPr>
            <w:tcW w:w="3623" w:type="dxa"/>
          </w:tcPr>
          <w:p w14:paraId="026675E4" w14:textId="77777777" w:rsidR="00D74F7B" w:rsidRDefault="00D74F7B" w:rsidP="00161F5B">
            <w:pPr>
              <w:pStyle w:val="BodyNoIndent"/>
            </w:pPr>
            <w:r>
              <w:t>Through the intercessions of the holy Mother of God, Mary, O Lord, grant us the forgiveness of our sins.</w:t>
            </w:r>
          </w:p>
        </w:tc>
        <w:tc>
          <w:tcPr>
            <w:tcW w:w="3624" w:type="dxa"/>
          </w:tcPr>
          <w:p w14:paraId="2FC5527E" w14:textId="77777777" w:rsidR="00D74F7B" w:rsidRDefault="00D74F7B" w:rsidP="00161F5B">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161F5B">
        <w:trPr>
          <w:cantSplit/>
          <w:jc w:val="center"/>
        </w:trPr>
        <w:tc>
          <w:tcPr>
            <w:tcW w:w="3623" w:type="dxa"/>
          </w:tcPr>
          <w:p w14:paraId="075252D2" w14:textId="77777777" w:rsidR="00D74F7B" w:rsidRPr="00CA2BDD" w:rsidRDefault="00D74F7B" w:rsidP="00161F5B">
            <w:pPr>
              <w:pStyle w:val="BodyNoIndent"/>
            </w:pPr>
            <w:r w:rsidRPr="00CA2BDD">
              <w:t>Through the intercessions of the Seven Archangels, and the heavenly orders, O Lord, grant us the forgiveness of our sins.</w:t>
            </w:r>
          </w:p>
          <w:p w14:paraId="7C3FEDBE" w14:textId="77777777" w:rsidR="00D74F7B" w:rsidRDefault="00D74F7B" w:rsidP="00161F5B">
            <w:pPr>
              <w:pStyle w:val="BodyNoIndent"/>
            </w:pPr>
          </w:p>
        </w:tc>
        <w:tc>
          <w:tcPr>
            <w:tcW w:w="3624" w:type="dxa"/>
          </w:tcPr>
          <w:p w14:paraId="3B909FB7" w14:textId="77777777" w:rsidR="00D74F7B" w:rsidRDefault="00D74F7B" w:rsidP="00161F5B">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161F5B">
        <w:trPr>
          <w:cantSplit/>
          <w:jc w:val="center"/>
        </w:trPr>
        <w:tc>
          <w:tcPr>
            <w:tcW w:w="3623" w:type="dxa"/>
          </w:tcPr>
          <w:p w14:paraId="1B17829B" w14:textId="77777777" w:rsidR="00D74F7B" w:rsidRDefault="00D74F7B" w:rsidP="00161F5B">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161F5B">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161F5B">
        <w:trPr>
          <w:cantSplit/>
          <w:jc w:val="center"/>
        </w:trPr>
        <w:tc>
          <w:tcPr>
            <w:tcW w:w="3623" w:type="dxa"/>
          </w:tcPr>
          <w:p w14:paraId="3989CF3B" w14:textId="77777777" w:rsidR="00D74F7B" w:rsidRDefault="00D74F7B" w:rsidP="00161F5B">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161F5B">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161F5B">
        <w:trPr>
          <w:cantSplit/>
          <w:jc w:val="center"/>
        </w:trPr>
        <w:tc>
          <w:tcPr>
            <w:tcW w:w="3623" w:type="dxa"/>
          </w:tcPr>
          <w:p w14:paraId="16295554" w14:textId="77777777" w:rsidR="00D74F7B" w:rsidRDefault="00D74F7B" w:rsidP="00161F5B">
            <w:pPr>
              <w:pStyle w:val="BodyNoIndent"/>
            </w:pPr>
            <w:r>
              <w:t>Through the prayers of the struggle-bearer, the martyr, my lord the prince, George, O Lord, grant us the forgiveness of our sins.</w:t>
            </w:r>
          </w:p>
        </w:tc>
        <w:tc>
          <w:tcPr>
            <w:tcW w:w="3624" w:type="dxa"/>
          </w:tcPr>
          <w:p w14:paraId="4ABB2693" w14:textId="77777777" w:rsidR="00D74F7B" w:rsidRDefault="00D74F7B" w:rsidP="00161F5B">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161F5B">
            <w:pPr>
              <w:pStyle w:val="BodyNoIndent"/>
            </w:pPr>
          </w:p>
        </w:tc>
      </w:tr>
      <w:tr w:rsidR="00D74F7B" w14:paraId="7A2A24F4" w14:textId="77777777" w:rsidTr="00161F5B">
        <w:trPr>
          <w:cantSplit/>
          <w:jc w:val="center"/>
        </w:trPr>
        <w:tc>
          <w:tcPr>
            <w:tcW w:w="3623" w:type="dxa"/>
          </w:tcPr>
          <w:p w14:paraId="58A00308" w14:textId="77777777" w:rsidR="00D74F7B" w:rsidRDefault="00D74F7B" w:rsidP="00161F5B">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161F5B">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161F5B">
        <w:trPr>
          <w:cantSplit/>
          <w:jc w:val="center"/>
        </w:trPr>
        <w:tc>
          <w:tcPr>
            <w:tcW w:w="3623" w:type="dxa"/>
          </w:tcPr>
          <w:p w14:paraId="3DD88E37" w14:textId="77777777" w:rsidR="00D74F7B" w:rsidRDefault="00D74F7B" w:rsidP="00161F5B">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161F5B">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161F5B">
        <w:trPr>
          <w:cantSplit/>
          <w:jc w:val="center"/>
        </w:trPr>
        <w:tc>
          <w:tcPr>
            <w:tcW w:w="3623" w:type="dxa"/>
          </w:tcPr>
          <w:p w14:paraId="54790079" w14:textId="77777777" w:rsidR="00D74F7B" w:rsidRDefault="00D74F7B" w:rsidP="00161F5B">
            <w:pPr>
              <w:pStyle w:val="BodyNoIndent"/>
            </w:pPr>
            <w:r>
              <w:lastRenderedPageBreak/>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161F5B">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161F5B">
        <w:trPr>
          <w:cantSplit/>
          <w:jc w:val="center"/>
        </w:trPr>
        <w:tc>
          <w:tcPr>
            <w:tcW w:w="3623" w:type="dxa"/>
          </w:tcPr>
          <w:p w14:paraId="04549F7F" w14:textId="77777777" w:rsidR="00D74F7B" w:rsidRDefault="00D74F7B" w:rsidP="00161F5B">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161F5B">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161F5B">
        <w:trPr>
          <w:jc w:val="center"/>
        </w:trPr>
        <w:tc>
          <w:tcPr>
            <w:tcW w:w="3623" w:type="dxa"/>
          </w:tcPr>
          <w:p w14:paraId="07957C36" w14:textId="77777777" w:rsidR="00D74F7B" w:rsidRPr="004A6996" w:rsidRDefault="00D74F7B" w:rsidP="00161F5B">
            <w:pPr>
              <w:pStyle w:val="BodyNoIndent"/>
            </w:pPr>
            <w:r w:rsidRPr="004A6996">
              <w:t>We worship Thee, O Christ, with Thy Good Father and the Holy Spirit, for Thou hast {come} and saved us. (Have mercy on us.)</w:t>
            </w:r>
          </w:p>
        </w:tc>
        <w:tc>
          <w:tcPr>
            <w:tcW w:w="3624" w:type="dxa"/>
          </w:tcPr>
          <w:p w14:paraId="0CCAC6B0" w14:textId="77777777" w:rsidR="00D74F7B" w:rsidRPr="004A6996" w:rsidRDefault="00D74F7B" w:rsidP="00161F5B">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lastRenderedPageBreak/>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161F5B">
        <w:trPr>
          <w:jc w:val="center"/>
        </w:trPr>
        <w:tc>
          <w:tcPr>
            <w:tcW w:w="3623" w:type="dxa"/>
          </w:tcPr>
          <w:p w14:paraId="2FF1C68A" w14:textId="77777777" w:rsidR="00D74F7B" w:rsidRDefault="00D74F7B" w:rsidP="00161F5B">
            <w:pPr>
              <w:pStyle w:val="BodyNoIndent"/>
            </w:pPr>
            <w:r w:rsidRPr="004B5E8A">
              <w:t>Hail to you, Mary, the fair dove, who has borne unto us God the Logos.</w:t>
            </w:r>
          </w:p>
        </w:tc>
        <w:tc>
          <w:tcPr>
            <w:tcW w:w="3624" w:type="dxa"/>
          </w:tcPr>
          <w:p w14:paraId="695A7705" w14:textId="77777777" w:rsidR="00D74F7B" w:rsidRDefault="00D74F7B" w:rsidP="00161F5B">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161F5B">
        <w:trPr>
          <w:jc w:val="center"/>
        </w:trPr>
        <w:tc>
          <w:tcPr>
            <w:tcW w:w="3623" w:type="dxa"/>
          </w:tcPr>
          <w:p w14:paraId="2783744E" w14:textId="77777777" w:rsidR="00D74F7B" w:rsidRDefault="00D74F7B" w:rsidP="00161F5B">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161F5B">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161F5B">
        <w:trPr>
          <w:cantSplit/>
          <w:jc w:val="center"/>
        </w:trPr>
        <w:tc>
          <w:tcPr>
            <w:tcW w:w="3623" w:type="dxa"/>
          </w:tcPr>
          <w:p w14:paraId="3276807E" w14:textId="77777777" w:rsidR="00D74F7B" w:rsidRDefault="00D74F7B" w:rsidP="00161F5B">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161F5B">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161F5B">
        <w:trPr>
          <w:cantSplit/>
          <w:jc w:val="center"/>
        </w:trPr>
        <w:tc>
          <w:tcPr>
            <w:tcW w:w="3623" w:type="dxa"/>
          </w:tcPr>
          <w:p w14:paraId="1F0DB18C" w14:textId="77777777" w:rsidR="00D74F7B" w:rsidRDefault="00D74F7B" w:rsidP="00161F5B">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161F5B">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161F5B">
        <w:trPr>
          <w:cantSplit/>
          <w:jc w:val="center"/>
        </w:trPr>
        <w:tc>
          <w:tcPr>
            <w:tcW w:w="3623" w:type="dxa"/>
          </w:tcPr>
          <w:p w14:paraId="0C71F77A" w14:textId="77777777" w:rsidR="00D74F7B" w:rsidRDefault="00D74F7B" w:rsidP="00161F5B">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161F5B">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161F5B">
        <w:trPr>
          <w:cantSplit/>
          <w:jc w:val="center"/>
        </w:trPr>
        <w:tc>
          <w:tcPr>
            <w:tcW w:w="3623" w:type="dxa"/>
          </w:tcPr>
          <w:p w14:paraId="53D4D7C0" w14:textId="77777777" w:rsidR="00D74F7B" w:rsidRPr="00037657" w:rsidRDefault="00D74F7B" w:rsidP="00161F5B">
            <w:pPr>
              <w:pStyle w:val="BodyNoIndent"/>
            </w:pPr>
            <w:r>
              <w:rPr>
                <w:rFonts w:cs="@MingLiU"/>
              </w:rPr>
              <w:lastRenderedPageBreak/>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161F5B">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161F5B">
        <w:trPr>
          <w:cantSplit/>
          <w:jc w:val="center"/>
        </w:trPr>
        <w:tc>
          <w:tcPr>
            <w:tcW w:w="3623" w:type="dxa"/>
          </w:tcPr>
          <w:p w14:paraId="05D7CCB9" w14:textId="77777777" w:rsidR="00D74F7B" w:rsidRDefault="00D74F7B" w:rsidP="00161F5B">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161F5B">
            <w:pPr>
              <w:pStyle w:val="BodyNoIndent"/>
            </w:pPr>
            <w:r w:rsidRPr="000A7CDC">
              <w:t>O oonia too khen oo methmi: ni eth owab enté pai ého oo: pi owai pi owai: kata pef rän: ni menrati enté Pi Khristos.</w:t>
            </w:r>
          </w:p>
        </w:tc>
      </w:tr>
      <w:tr w:rsidR="00D74F7B" w14:paraId="5EA597DA" w14:textId="77777777" w:rsidTr="00161F5B">
        <w:trPr>
          <w:jc w:val="center"/>
        </w:trPr>
        <w:tc>
          <w:tcPr>
            <w:tcW w:w="3623" w:type="dxa"/>
          </w:tcPr>
          <w:p w14:paraId="5CDDF557" w14:textId="77777777" w:rsidR="00D74F7B" w:rsidRDefault="00D74F7B" w:rsidP="00161F5B">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161F5B">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 xml:space="preserve">otokos: Maria eth Mav em pen Sotir: Entef ka nen novi </w:t>
            </w:r>
            <w:r>
              <w:rPr>
                <w:rFonts w:cs="@MingLiU"/>
              </w:rPr>
              <w:lastRenderedPageBreak/>
              <w:t>nan evol.</w:t>
            </w:r>
          </w:p>
        </w:tc>
      </w:tr>
    </w:tbl>
    <w:p w14:paraId="11BF6BA7" w14:textId="77777777" w:rsidR="00D74F7B" w:rsidRPr="00785C26" w:rsidRDefault="00D74F7B" w:rsidP="00D74F7B">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161F5B">
        <w:trPr>
          <w:cantSplit/>
          <w:jc w:val="center"/>
        </w:trPr>
        <w:tc>
          <w:tcPr>
            <w:tcW w:w="3623" w:type="dxa"/>
          </w:tcPr>
          <w:p w14:paraId="779196E5" w14:textId="77777777" w:rsidR="00D74F7B" w:rsidRDefault="00D74F7B" w:rsidP="00161F5B">
            <w:pPr>
              <w:pStyle w:val="BodyNoIndent"/>
            </w:pPr>
            <w:r>
              <w:t>Blessed be the Father and the Son/ And the Holy Spirit:/ The perfect Trinity./ We worship Him and glorify Him.</w:t>
            </w:r>
          </w:p>
        </w:tc>
        <w:tc>
          <w:tcPr>
            <w:tcW w:w="3624" w:type="dxa"/>
          </w:tcPr>
          <w:p w14:paraId="2756B5FF" w14:textId="77777777" w:rsidR="00D74F7B" w:rsidRDefault="00D74F7B" w:rsidP="00161F5B">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161F5B">
        <w:trPr>
          <w:jc w:val="center"/>
        </w:trPr>
        <w:tc>
          <w:tcPr>
            <w:tcW w:w="3623" w:type="dxa"/>
          </w:tcPr>
          <w:p w14:paraId="6AA6801E" w14:textId="77777777" w:rsidR="00D74F7B" w:rsidRDefault="00D74F7B" w:rsidP="00161F5B">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w:t>
            </w:r>
            <w:r w:rsidRPr="007D1A2B">
              <w:lastRenderedPageBreak/>
              <w:t>priests, deacons, clergy, laity; and all the Orthodox [people].</w:t>
            </w:r>
            <w:r>
              <w:t xml:space="preserve"> </w:t>
            </w:r>
            <w:r w:rsidRPr="007D1A2B">
              <w:t>(Amen.)</w:t>
            </w:r>
          </w:p>
        </w:tc>
        <w:tc>
          <w:tcPr>
            <w:tcW w:w="3624" w:type="dxa"/>
          </w:tcPr>
          <w:p w14:paraId="108DF849" w14:textId="77777777" w:rsidR="00D74F7B" w:rsidRDefault="00D74F7B" w:rsidP="00161F5B">
            <w:pPr>
              <w:pStyle w:val="BodyNoIndent"/>
            </w:pPr>
            <w:r w:rsidRPr="007D1A2B">
              <w:lastRenderedPageBreak/>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 xml:space="preserve">orthos didaxanton ton logon tis alithias: Orthodoxon </w:t>
            </w:r>
            <w:r w:rsidRPr="007D1A2B">
              <w:lastRenderedPageBreak/>
              <w:t>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lastRenderedPageBreak/>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161F5B">
        <w:trPr>
          <w:cantSplit/>
          <w:jc w:val="center"/>
        </w:trPr>
        <w:tc>
          <w:tcPr>
            <w:tcW w:w="3623" w:type="dxa"/>
          </w:tcPr>
          <w:p w14:paraId="2917C3BB" w14:textId="77777777" w:rsidR="00D74F7B" w:rsidRDefault="00D74F7B" w:rsidP="00161F5B">
            <w:pPr>
              <w:pStyle w:val="BodyNoIndent"/>
            </w:pPr>
            <w:r w:rsidRPr="007D1A2B">
              <w:t>Glory to Thee,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161F5B">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lastRenderedPageBreak/>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lastRenderedPageBreak/>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t>
      </w:r>
      <w:r>
        <w:lastRenderedPageBreak/>
        <w:t xml:space="preserve">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C45B08" w14:textId="1C385CEC" w:rsidR="00D74F7B" w:rsidRPr="00D74F7B" w:rsidRDefault="00D74F7B" w:rsidP="00FB6528">
      <w:pPr>
        <w:pStyle w:val="Rubrics0"/>
      </w:pPr>
      <w:r>
        <w:t xml:space="preserve">The people may continue with the Sixth hour, as usual, before departing. </w:t>
      </w:r>
    </w:p>
    <w:p w14:paraId="4DC14F28" w14:textId="77777777" w:rsidR="00FB6528" w:rsidRDefault="00FB6528" w:rsidP="00495F1A">
      <w:pPr>
        <w:pStyle w:val="Heading1"/>
      </w:pPr>
      <w:bookmarkStart w:id="879" w:name="_Toc410196195"/>
      <w:bookmarkStart w:id="880" w:name="_Toc410196437"/>
      <w:bookmarkStart w:id="881" w:name="_Toc410196939"/>
      <w:bookmarkStart w:id="882" w:name="_Toc435800418"/>
      <w:r>
        <w:br w:type="page"/>
      </w:r>
    </w:p>
    <w:p w14:paraId="3E3884D1" w14:textId="09063238" w:rsidR="00495F1A" w:rsidRDefault="00495F1A" w:rsidP="00495F1A">
      <w:pPr>
        <w:pStyle w:val="Heading1"/>
      </w:pPr>
      <w:r>
        <w:lastRenderedPageBreak/>
        <w:t>The Book of the Psalter</w:t>
      </w:r>
      <w:bookmarkEnd w:id="879"/>
      <w:bookmarkEnd w:id="880"/>
      <w:bookmarkEnd w:id="881"/>
      <w:bookmarkEnd w:id="882"/>
    </w:p>
    <w:p w14:paraId="56CD18CB" w14:textId="108ADFC9" w:rsidR="0044639B" w:rsidRDefault="0044639B" w:rsidP="0044639B">
      <w:r>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6C7BA29D" w:rsidR="00CB700D" w:rsidRDefault="00CB700D" w:rsidP="00CB700D">
            <w:r>
              <w:fldChar w:fldCharType="begin"/>
            </w:r>
            <w:r>
              <w:instrText xml:space="preserve"> REF _Ref435438401 \h </w:instrText>
            </w:r>
            <w:r>
              <w:fldChar w:fldCharType="separate"/>
            </w:r>
            <w:r w:rsidR="00091E10" w:rsidRPr="00AB1781">
              <w:t>K</w:t>
            </w:r>
            <w:r w:rsidR="00091E10">
              <w:t>athisma</w:t>
            </w:r>
            <w:r w:rsidR="00091E10" w:rsidRPr="00AB1781">
              <w:t xml:space="preserve"> 1</w:t>
            </w:r>
            <w:r>
              <w:fldChar w:fldCharType="end"/>
            </w:r>
          </w:p>
        </w:tc>
        <w:tc>
          <w:tcPr>
            <w:tcW w:w="3024" w:type="dxa"/>
          </w:tcPr>
          <w:p w14:paraId="3E7DF9CE" w14:textId="65370D77" w:rsidR="00CB700D" w:rsidRDefault="00CB700D" w:rsidP="0044639B">
            <w:r>
              <w:fldChar w:fldCharType="begin"/>
            </w:r>
            <w:r>
              <w:instrText xml:space="preserve"> REF _Ref435438475 \h </w:instrText>
            </w:r>
            <w:r>
              <w:fldChar w:fldCharType="separate"/>
            </w:r>
            <w:r w:rsidR="00091E10" w:rsidRPr="00AB1781">
              <w:t>K</w:t>
            </w:r>
            <w:r w:rsidR="00091E10">
              <w:t>athisma 2</w:t>
            </w:r>
            <w:r>
              <w:fldChar w:fldCharType="end"/>
            </w:r>
            <w:r>
              <w:t xml:space="preserve">, </w:t>
            </w:r>
            <w:r>
              <w:fldChar w:fldCharType="begin"/>
            </w:r>
            <w:r>
              <w:instrText xml:space="preserve"> REF _Ref435438484 \h </w:instrText>
            </w:r>
            <w:r>
              <w:fldChar w:fldCharType="separate"/>
            </w:r>
            <w:r w:rsidR="00091E10" w:rsidRPr="00AB1781">
              <w:t>K</w:t>
            </w:r>
            <w:r w:rsidR="00091E10">
              <w:t>athisma 3</w:t>
            </w:r>
            <w:r>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20117AD" w:rsidR="00CB700D" w:rsidRDefault="00CB700D" w:rsidP="0044639B">
            <w:r>
              <w:fldChar w:fldCharType="begin"/>
            </w:r>
            <w:r>
              <w:instrText xml:space="preserve"> REF _Ref435438525 \h </w:instrText>
            </w:r>
            <w:r>
              <w:fldChar w:fldCharType="separate"/>
            </w:r>
            <w:r w:rsidR="00091E10" w:rsidRPr="00AB1781">
              <w:t>K</w:t>
            </w:r>
            <w:r w:rsidR="00091E10">
              <w:t>athisma 4</w:t>
            </w:r>
            <w:r>
              <w:fldChar w:fldCharType="end"/>
            </w:r>
            <w:r>
              <w:t xml:space="preserve">, </w:t>
            </w:r>
            <w:r>
              <w:fldChar w:fldCharType="begin"/>
            </w:r>
            <w:r>
              <w:instrText xml:space="preserve"> REF _Ref435438533 \h </w:instrText>
            </w:r>
            <w:r>
              <w:fldChar w:fldCharType="separate"/>
            </w:r>
            <w:r w:rsidR="00091E10" w:rsidRPr="00AB1781">
              <w:t>K</w:t>
            </w:r>
            <w:r w:rsidR="00091E10">
              <w:t>athisma 5</w:t>
            </w:r>
            <w:r>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7AC1D3E9" w:rsidR="00CB700D" w:rsidRDefault="00CB700D" w:rsidP="0044639B">
            <w:r>
              <w:fldChar w:fldCharType="begin"/>
            </w:r>
            <w:r>
              <w:instrText xml:space="preserve"> REF _Ref435438548 \h </w:instrText>
            </w:r>
            <w:r>
              <w:fldChar w:fldCharType="separate"/>
            </w:r>
            <w:r w:rsidR="00091E10" w:rsidRPr="00AB1781">
              <w:t>K</w:t>
            </w:r>
            <w:r w:rsidR="00091E10">
              <w:t>athisma 6</w:t>
            </w:r>
            <w:r>
              <w:fldChar w:fldCharType="end"/>
            </w:r>
          </w:p>
        </w:tc>
        <w:tc>
          <w:tcPr>
            <w:tcW w:w="3024" w:type="dxa"/>
          </w:tcPr>
          <w:p w14:paraId="082B149A" w14:textId="11A7637C" w:rsidR="00CB700D" w:rsidRDefault="00CB700D" w:rsidP="0044639B">
            <w:r>
              <w:fldChar w:fldCharType="begin"/>
            </w:r>
            <w:r>
              <w:instrText xml:space="preserve"> REF _Ref435438556 \h </w:instrText>
            </w:r>
            <w:r>
              <w:fldChar w:fldCharType="separate"/>
            </w:r>
            <w:r w:rsidR="00091E10" w:rsidRPr="00AB1781">
              <w:t>K</w:t>
            </w:r>
            <w:r w:rsidR="00091E10">
              <w:t>athisma 7</w:t>
            </w:r>
            <w:r>
              <w:fldChar w:fldCharType="end"/>
            </w:r>
            <w:r>
              <w:t xml:space="preserve">, </w:t>
            </w:r>
            <w:r>
              <w:fldChar w:fldCharType="begin"/>
            </w:r>
            <w:r>
              <w:instrText xml:space="preserve"> REF _Ref435438564 \h </w:instrText>
            </w:r>
            <w:r>
              <w:fldChar w:fldCharType="separate"/>
            </w:r>
            <w:r w:rsidR="00091E10" w:rsidRPr="00AB1781">
              <w:t>K</w:t>
            </w:r>
            <w:r w:rsidR="00091E10">
              <w:t>athisma 8</w:t>
            </w:r>
            <w:r>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D9B79AD" w:rsidR="00CB700D" w:rsidRDefault="00CB700D" w:rsidP="0044639B">
            <w:r>
              <w:fldChar w:fldCharType="begin"/>
            </w:r>
            <w:r>
              <w:instrText xml:space="preserve"> REF _Ref435438574 \h </w:instrText>
            </w:r>
            <w:r>
              <w:fldChar w:fldCharType="separate"/>
            </w:r>
            <w:r w:rsidR="00091E10" w:rsidRPr="00AB1781">
              <w:t>K</w:t>
            </w:r>
            <w:r w:rsidR="00091E10">
              <w:t>athisma 9</w:t>
            </w:r>
            <w:r>
              <w:fldChar w:fldCharType="end"/>
            </w:r>
          </w:p>
        </w:tc>
        <w:tc>
          <w:tcPr>
            <w:tcW w:w="3024" w:type="dxa"/>
          </w:tcPr>
          <w:p w14:paraId="223BE2C2" w14:textId="34F7DEB1" w:rsidR="00CB700D" w:rsidRDefault="00CB700D" w:rsidP="0044639B">
            <w:r>
              <w:fldChar w:fldCharType="begin"/>
            </w:r>
            <w:r>
              <w:instrText xml:space="preserve"> REF _Ref435438582 \h </w:instrText>
            </w:r>
            <w:r>
              <w:fldChar w:fldCharType="separate"/>
            </w:r>
            <w:r w:rsidR="00091E10" w:rsidRPr="00AB1781">
              <w:t>K</w:t>
            </w:r>
            <w:r w:rsidR="00091E10">
              <w:t>athisma 10</w:t>
            </w:r>
            <w:r>
              <w:fldChar w:fldCharType="end"/>
            </w:r>
            <w:r>
              <w:t xml:space="preserve">, </w:t>
            </w:r>
            <w:r>
              <w:fldChar w:fldCharType="begin"/>
            </w:r>
            <w:r>
              <w:instrText xml:space="preserve"> REF _Ref435438587 \h </w:instrText>
            </w:r>
            <w:r>
              <w:fldChar w:fldCharType="separate"/>
            </w:r>
            <w:r w:rsidR="00091E10" w:rsidRPr="00AB1781">
              <w:t>K</w:t>
            </w:r>
            <w:r w:rsidR="00091E10">
              <w:t>athisma</w:t>
            </w:r>
            <w:r w:rsidR="00091E10" w:rsidRPr="00AB1781">
              <w:t xml:space="preserve"> 1</w:t>
            </w:r>
            <w:r w:rsidR="00091E10">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11842A3A" w:rsidR="00CB700D" w:rsidRDefault="00CB700D" w:rsidP="0044639B">
            <w:r>
              <w:fldChar w:fldCharType="begin"/>
            </w:r>
            <w:r>
              <w:instrText xml:space="preserve"> REF _Ref435438597 \h </w:instrText>
            </w:r>
            <w:r>
              <w:fldChar w:fldCharType="separate"/>
            </w:r>
            <w:r w:rsidR="00091E10" w:rsidRPr="00AB1781">
              <w:t>K</w:t>
            </w:r>
            <w:r w:rsidR="00091E10">
              <w:t>athisma</w:t>
            </w:r>
            <w:r w:rsidR="00091E10" w:rsidRPr="00AB1781">
              <w:t xml:space="preserve"> 1</w:t>
            </w:r>
            <w:r w:rsidR="00091E10">
              <w:t>2</w:t>
            </w:r>
            <w:r>
              <w:fldChar w:fldCharType="end"/>
            </w:r>
          </w:p>
        </w:tc>
        <w:tc>
          <w:tcPr>
            <w:tcW w:w="3024" w:type="dxa"/>
          </w:tcPr>
          <w:p w14:paraId="353A9FDD" w14:textId="484646C3" w:rsidR="00CB700D" w:rsidRDefault="00CB700D" w:rsidP="0044639B">
            <w:r>
              <w:fldChar w:fldCharType="begin"/>
            </w:r>
            <w:r>
              <w:instrText xml:space="preserve"> REF _Ref435438606 \h </w:instrText>
            </w:r>
            <w:r>
              <w:fldChar w:fldCharType="separate"/>
            </w:r>
            <w:r w:rsidR="00091E10" w:rsidRPr="00AB1781">
              <w:t>K</w:t>
            </w:r>
            <w:r w:rsidR="00091E10">
              <w:t>athisma</w:t>
            </w:r>
            <w:r w:rsidR="00091E10" w:rsidRPr="00AB1781">
              <w:t xml:space="preserve"> 1</w:t>
            </w:r>
            <w:r w:rsidR="00091E10">
              <w:t>3</w:t>
            </w:r>
            <w:r>
              <w:fldChar w:fldCharType="end"/>
            </w:r>
            <w:r>
              <w:t xml:space="preserve">, </w:t>
            </w:r>
            <w:r>
              <w:fldChar w:fldCharType="begin"/>
            </w:r>
            <w:r>
              <w:instrText xml:space="preserve"> REF _Ref435438613 \h </w:instrText>
            </w:r>
            <w:r>
              <w:fldChar w:fldCharType="separate"/>
            </w:r>
            <w:r w:rsidR="00091E10" w:rsidRPr="00AB1781">
              <w:t>K</w:t>
            </w:r>
            <w:r w:rsidR="00091E10">
              <w:t>athisma</w:t>
            </w:r>
            <w:r w:rsidR="00091E10" w:rsidRPr="00AB1781">
              <w:t xml:space="preserve"> 1</w:t>
            </w:r>
            <w:r w:rsidR="00091E10">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312A5FE1" w:rsidR="00CB700D" w:rsidRDefault="00CB700D" w:rsidP="0044639B">
            <w:r>
              <w:fldChar w:fldCharType="begin"/>
            </w:r>
            <w:r>
              <w:instrText xml:space="preserve"> REF _Ref435438622 \h </w:instrText>
            </w:r>
            <w:r>
              <w:fldChar w:fldCharType="separate"/>
            </w:r>
            <w:r w:rsidR="00091E10" w:rsidRPr="00AB1781">
              <w:t>K</w:t>
            </w:r>
            <w:r w:rsidR="00091E10">
              <w:t>athisma</w:t>
            </w:r>
            <w:r w:rsidR="00091E10" w:rsidRPr="00AB1781">
              <w:t xml:space="preserve"> 1</w:t>
            </w:r>
            <w:r w:rsidR="00091E10">
              <w:t>5</w:t>
            </w:r>
            <w:r>
              <w:fldChar w:fldCharType="end"/>
            </w:r>
          </w:p>
        </w:tc>
        <w:tc>
          <w:tcPr>
            <w:tcW w:w="3024" w:type="dxa"/>
          </w:tcPr>
          <w:p w14:paraId="6DD26E94" w14:textId="7C82AD97" w:rsidR="00CB700D" w:rsidRDefault="00CB700D" w:rsidP="0044639B">
            <w:r>
              <w:fldChar w:fldCharType="begin"/>
            </w:r>
            <w:r>
              <w:instrText xml:space="preserve"> REF _Ref435438630 \h </w:instrText>
            </w:r>
            <w:r>
              <w:fldChar w:fldCharType="separate"/>
            </w:r>
            <w:r w:rsidR="00091E10" w:rsidRPr="00AB1781">
              <w:t>K</w:t>
            </w:r>
            <w:r w:rsidR="00091E10">
              <w:t>athisma</w:t>
            </w:r>
            <w:r w:rsidR="00091E10" w:rsidRPr="00AB1781">
              <w:t xml:space="preserve"> 1</w:t>
            </w:r>
            <w:r w:rsidR="00091E10">
              <w:t>6</w:t>
            </w:r>
            <w:r>
              <w:fldChar w:fldCharType="end"/>
            </w:r>
            <w:r>
              <w:t xml:space="preserve">, </w:t>
            </w:r>
            <w:r>
              <w:fldChar w:fldCharType="begin"/>
            </w:r>
            <w:r>
              <w:instrText xml:space="preserve"> REF _Ref435438638 \h </w:instrText>
            </w:r>
            <w:r>
              <w:fldChar w:fldCharType="separate"/>
            </w:r>
            <w:r w:rsidR="00091E10" w:rsidRPr="00AB1781">
              <w:t>K</w:t>
            </w:r>
            <w:r w:rsidR="00091E10">
              <w:t>athisma</w:t>
            </w:r>
            <w:r w:rsidR="00091E10" w:rsidRPr="00AB1781">
              <w:t xml:space="preserve"> 1</w:t>
            </w:r>
            <w:r w:rsidR="00091E10">
              <w:t>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592C6A34" w:rsidR="00CB700D" w:rsidRDefault="00CB700D" w:rsidP="0044639B">
            <w:r>
              <w:fldChar w:fldCharType="begin"/>
            </w:r>
            <w:r>
              <w:instrText xml:space="preserve"> REF _Ref435438650 \h </w:instrText>
            </w:r>
            <w:r>
              <w:fldChar w:fldCharType="separate"/>
            </w:r>
            <w:r w:rsidR="00091E10" w:rsidRPr="00AB1781">
              <w:t>K</w:t>
            </w:r>
            <w:r w:rsidR="00091E10">
              <w:t>athisma</w:t>
            </w:r>
            <w:r w:rsidR="00091E10" w:rsidRPr="00AB1781">
              <w:t xml:space="preserve"> 1</w:t>
            </w:r>
            <w:r w:rsidR="00091E10">
              <w:t>8</w:t>
            </w:r>
            <w:r>
              <w:fldChar w:fldCharType="end"/>
            </w:r>
          </w:p>
        </w:tc>
        <w:tc>
          <w:tcPr>
            <w:tcW w:w="3024" w:type="dxa"/>
          </w:tcPr>
          <w:p w14:paraId="0F5729C0" w14:textId="7BA94EC8" w:rsidR="00CB700D" w:rsidRDefault="00CB700D" w:rsidP="0044639B">
            <w:r>
              <w:fldChar w:fldCharType="begin"/>
            </w:r>
            <w:r>
              <w:instrText xml:space="preserve"> REF _Ref435438658 \h </w:instrText>
            </w:r>
            <w:r>
              <w:fldChar w:fldCharType="separate"/>
            </w:r>
            <w:r w:rsidR="00091E10" w:rsidRPr="00AB1781">
              <w:t>K</w:t>
            </w:r>
            <w:r w:rsidR="00091E10">
              <w:t>athisma</w:t>
            </w:r>
            <w:r w:rsidR="00091E10" w:rsidRPr="00AB1781">
              <w:t xml:space="preserve"> 1</w:t>
            </w:r>
            <w:r w:rsidR="00091E10">
              <w:t>9</w:t>
            </w:r>
            <w:r>
              <w:fldChar w:fldCharType="end"/>
            </w:r>
            <w:r>
              <w:t xml:space="preserve">, </w:t>
            </w:r>
            <w:r>
              <w:fldChar w:fldCharType="begin"/>
            </w:r>
            <w:r>
              <w:instrText xml:space="preserve"> REF _Ref435438665 \h </w:instrText>
            </w:r>
            <w:r>
              <w:fldChar w:fldCharType="separate"/>
            </w:r>
            <w:r w:rsidR="00091E10" w:rsidRPr="00AB1781">
              <w:t>K</w:t>
            </w:r>
            <w:r w:rsidR="00091E10">
              <w:t>athisma 20</w:t>
            </w:r>
            <w:r>
              <w:fldChar w:fldCharType="end"/>
            </w:r>
          </w:p>
        </w:tc>
      </w:tr>
    </w:tbl>
    <w:p w14:paraId="180CC246" w14:textId="149F5FEB" w:rsidR="00CB700D" w:rsidRDefault="00CB700D" w:rsidP="0044639B">
      <w:r>
        <w:t>During Great Lent in the Byzantine Rite, the Psalms are divided between all the hours to be said twice a week, in weeks 1-4, and 5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3795FC61" w:rsidR="0023608C" w:rsidRDefault="0023608C" w:rsidP="00860FCB">
            <w:pPr>
              <w:jc w:val="left"/>
            </w:pPr>
            <w:r>
              <w:fldChar w:fldCharType="begin"/>
            </w:r>
            <w:r>
              <w:instrText xml:space="preserve"> REF _Ref435438475 \h  \* MERGEFORMAT </w:instrText>
            </w:r>
            <w:r>
              <w:fldChar w:fldCharType="separate"/>
            </w:r>
            <w:r w:rsidR="00091E10" w:rsidRPr="00AB1781">
              <w:t>K</w:t>
            </w:r>
            <w:r w:rsidR="00091E10">
              <w:t>athisma 2</w:t>
            </w:r>
            <w:r>
              <w:fldChar w:fldCharType="end"/>
            </w:r>
            <w:r>
              <w:t xml:space="preserve">, </w:t>
            </w:r>
            <w:r>
              <w:fldChar w:fldCharType="begin"/>
            </w:r>
            <w:r>
              <w:instrText xml:space="preserve"> REF _Ref435438484 \h  \* MERGEFORMAT </w:instrText>
            </w:r>
            <w:r>
              <w:fldChar w:fldCharType="separate"/>
            </w:r>
            <w:r w:rsidR="00091E10" w:rsidRPr="00AB1781">
              <w:t>K</w:t>
            </w:r>
            <w:r w:rsidR="00091E10">
              <w:t>athisma 3</w:t>
            </w:r>
            <w:r>
              <w:fldChar w:fldCharType="end"/>
            </w:r>
            <w:r>
              <w:t xml:space="preserve">, </w:t>
            </w:r>
            <w:r>
              <w:fldChar w:fldCharType="begin"/>
            </w:r>
            <w:r>
              <w:instrText xml:space="preserve"> REF _Ref435438638 \h  \* MERGEFORMAT </w:instrText>
            </w:r>
            <w:r>
              <w:fldChar w:fldCharType="separate"/>
            </w:r>
            <w:r w:rsidR="00091E10" w:rsidRPr="00AB1781">
              <w:t>K</w:t>
            </w:r>
            <w:r w:rsidR="00091E10">
              <w:t>athisma</w:t>
            </w:r>
            <w:r w:rsidR="00091E10" w:rsidRPr="00AB1781">
              <w:t xml:space="preserve"> 1</w:t>
            </w:r>
            <w:r w:rsidR="00091E10">
              <w:t>7</w:t>
            </w:r>
            <w:r>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4620AD43" w:rsidR="0023608C" w:rsidRDefault="0023608C" w:rsidP="00860FCB">
            <w:pPr>
              <w:jc w:val="left"/>
            </w:pPr>
            <w:r>
              <w:fldChar w:fldCharType="begin"/>
            </w:r>
            <w:r>
              <w:instrText xml:space="preserve"> REF _Ref435438525 \h  \* MERGEFORMAT </w:instrText>
            </w:r>
            <w:r>
              <w:fldChar w:fldCharType="separate"/>
            </w:r>
            <w:r w:rsidR="00091E10" w:rsidRPr="00AB1781">
              <w:t>K</w:t>
            </w:r>
            <w:r w:rsidR="00091E10">
              <w:t>athisma 4</w:t>
            </w:r>
            <w:r>
              <w:fldChar w:fldCharType="end"/>
            </w:r>
            <w:r>
              <w:t xml:space="preserve">, </w:t>
            </w:r>
            <w:r>
              <w:fldChar w:fldCharType="begin"/>
            </w:r>
            <w:r>
              <w:instrText xml:space="preserve"> REF _Ref435438533 \h  \* MERGEFORMAT </w:instrText>
            </w:r>
            <w:r>
              <w:fldChar w:fldCharType="separate"/>
            </w:r>
            <w:r w:rsidR="00091E10" w:rsidRPr="00AB1781">
              <w:t>K</w:t>
            </w:r>
            <w:r w:rsidR="00091E10">
              <w:t>athisma 5</w:t>
            </w:r>
            <w:r>
              <w:fldChar w:fldCharType="end"/>
            </w:r>
            <w:r>
              <w:t xml:space="preserve">, </w:t>
            </w:r>
            <w:r>
              <w:fldChar w:fldCharType="begin"/>
            </w:r>
            <w:r>
              <w:instrText xml:space="preserve"> REF _Ref435438548 \h  \* MERGEFORMAT </w:instrText>
            </w:r>
            <w:r>
              <w:fldChar w:fldCharType="separate"/>
            </w:r>
            <w:r w:rsidR="00091E10" w:rsidRPr="00AB1781">
              <w:t>K</w:t>
            </w:r>
            <w:r w:rsidR="00091E10">
              <w:t>athisma 6</w:t>
            </w:r>
            <w:r>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6EA3CD23" w:rsidR="0023608C" w:rsidRDefault="0023608C" w:rsidP="0044639B">
            <w:r>
              <w:fldChar w:fldCharType="begin"/>
            </w:r>
            <w:r>
              <w:instrText xml:space="preserve"> REF _Ref435438556 \h  \* MERGEFORMAT </w:instrText>
            </w:r>
            <w:r>
              <w:fldChar w:fldCharType="separate"/>
            </w:r>
            <w:r w:rsidR="00091E10" w:rsidRPr="00AB1781">
              <w:t>K</w:t>
            </w:r>
            <w:r w:rsidR="00091E10">
              <w:t>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091E10" w:rsidRPr="00AB1781">
              <w:t>K</w:t>
            </w:r>
            <w:r w:rsidR="00091E10">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091E10" w:rsidRPr="00AB1781">
              <w:t>K</w:t>
            </w:r>
            <w:r w:rsidR="00091E10">
              <w:t>athisma 9</w:t>
            </w:r>
            <w:r>
              <w:fldChar w:fldCharType="end"/>
            </w:r>
          </w:p>
        </w:tc>
        <w:tc>
          <w:tcPr>
            <w:tcW w:w="1224" w:type="dxa"/>
          </w:tcPr>
          <w:p w14:paraId="2F051557" w14:textId="3709C544" w:rsidR="0023608C" w:rsidRDefault="0023608C" w:rsidP="0044639B">
            <w:r>
              <w:fldChar w:fldCharType="begin"/>
            </w:r>
            <w:r>
              <w:instrText xml:space="preserve"> REF _Ref435438650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4CF1A6D8" w:rsidR="0023608C" w:rsidRDefault="0023608C" w:rsidP="00860FCB">
            <w:pPr>
              <w:jc w:val="left"/>
            </w:pPr>
            <w:r>
              <w:fldChar w:fldCharType="begin"/>
            </w:r>
            <w:r>
              <w:instrText xml:space="preserve"> REF _Ref435438582 \h </w:instrText>
            </w:r>
            <w:r w:rsidR="00860FCB">
              <w:instrText xml:space="preserve"> \* MERGEFORMAT </w:instrText>
            </w:r>
            <w:r>
              <w:fldChar w:fldCharType="separate"/>
            </w:r>
            <w:r w:rsidR="00091E10" w:rsidRPr="00AB1781">
              <w:t>K</w:t>
            </w:r>
            <w:r w:rsidR="00091E10">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1</w:t>
            </w:r>
            <w:r>
              <w:fldChar w:fldCharType="end"/>
            </w:r>
            <w:r>
              <w:t xml:space="preserve">, </w:t>
            </w:r>
            <w:r>
              <w:fldChar w:fldCharType="begin"/>
            </w:r>
            <w:r>
              <w:instrText xml:space="preserve"> REF _Ref435438597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2</w:t>
            </w:r>
            <w:r>
              <w:fldChar w:fldCharType="end"/>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5</w:t>
            </w:r>
            <w:r>
              <w:fldChar w:fldCharType="end"/>
            </w:r>
          </w:p>
        </w:tc>
        <w:tc>
          <w:tcPr>
            <w:tcW w:w="1296" w:type="dxa"/>
          </w:tcPr>
          <w:p w14:paraId="3EC74CAE" w14:textId="3A9A5D22" w:rsidR="0023608C" w:rsidRDefault="0023608C" w:rsidP="0044639B">
            <w:r>
              <w:fldChar w:fldCharType="begin"/>
            </w:r>
            <w:r>
              <w:instrText xml:space="preserve"> REF _Ref435438630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6</w:t>
            </w:r>
            <w:r>
              <w:fldChar w:fldCharType="end"/>
            </w:r>
          </w:p>
        </w:tc>
        <w:tc>
          <w:tcPr>
            <w:tcW w:w="1224" w:type="dxa"/>
          </w:tcPr>
          <w:p w14:paraId="2242B4C0" w14:textId="4EF3C262" w:rsidR="0023608C" w:rsidRDefault="0023608C" w:rsidP="0044639B">
            <w:r>
              <w:fldChar w:fldCharType="begin"/>
            </w:r>
            <w:r>
              <w:instrText xml:space="preserve"> REF _Ref435438650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8</w:t>
            </w:r>
            <w:r>
              <w:fldChar w:fldCharType="end"/>
            </w:r>
          </w:p>
        </w:tc>
      </w:tr>
      <w:tr w:rsidR="0023608C" w14:paraId="6E328F91" w14:textId="741CF919" w:rsidTr="00860FCB">
        <w:tc>
          <w:tcPr>
            <w:tcW w:w="1188" w:type="dxa"/>
          </w:tcPr>
          <w:p w14:paraId="60CC6B55" w14:textId="263107B5" w:rsidR="0023608C" w:rsidRDefault="0023608C" w:rsidP="0044639B">
            <w:r>
              <w:t>Wednesday</w:t>
            </w:r>
          </w:p>
        </w:tc>
        <w:tc>
          <w:tcPr>
            <w:tcW w:w="1440" w:type="dxa"/>
          </w:tcPr>
          <w:p w14:paraId="7309AC0B" w14:textId="1D2F3F1A" w:rsidR="0023608C" w:rsidRDefault="0023608C" w:rsidP="00860FCB">
            <w:pPr>
              <w:jc w:val="left"/>
            </w:pPr>
            <w:r>
              <w:fldChar w:fldCharType="begin"/>
            </w:r>
            <w:r>
              <w:instrText xml:space="preserve"> REF _Ref435438658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91E10" w:rsidRPr="00AB1781">
              <w:t>K</w:t>
            </w:r>
            <w:r w:rsidR="00091E10">
              <w:t>athisma 20</w:t>
            </w:r>
            <w:r>
              <w:fldChar w:fldCharType="end"/>
            </w:r>
            <w:r>
              <w:t xml:space="preserve">, </w:t>
            </w:r>
            <w:r>
              <w:fldChar w:fldCharType="begin"/>
            </w:r>
            <w:r>
              <w:instrText xml:space="preserve"> REF _Ref435438401 \h </w:instrText>
            </w:r>
            <w:r w:rsidR="00860FCB">
              <w:instrText xml:space="preserve"> \* MERGEFORMAT </w:instrText>
            </w:r>
            <w:r>
              <w:fldChar w:fldCharType="separate"/>
            </w:r>
            <w:r w:rsidR="00091E10" w:rsidRPr="00AB1781">
              <w:t>K</w:t>
            </w:r>
            <w:r w:rsidR="00091E10">
              <w:t>athisma</w:t>
            </w:r>
            <w:r w:rsidR="00091E10" w:rsidRPr="00AB1781">
              <w:t xml:space="preserve"> 1</w:t>
            </w:r>
            <w:r>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091E10" w:rsidRPr="00AB1781">
              <w:t>K</w:t>
            </w:r>
            <w:r w:rsidR="00091E10">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091E10" w:rsidRPr="00AB1781">
              <w:t>K</w:t>
            </w:r>
            <w:r w:rsidR="00091E10">
              <w:t>athisma 3</w:t>
            </w:r>
            <w:r>
              <w:fldChar w:fldCharType="end"/>
            </w:r>
          </w:p>
        </w:tc>
        <w:tc>
          <w:tcPr>
            <w:tcW w:w="1357" w:type="dxa"/>
          </w:tcPr>
          <w:p w14:paraId="01C738AC" w14:textId="61417F0F" w:rsidR="0023608C" w:rsidRDefault="0023608C" w:rsidP="0044639B">
            <w:r>
              <w:fldChar w:fldCharType="begin"/>
            </w:r>
            <w:r>
              <w:instrText xml:space="preserve"> REF _Ref435438525 \h </w:instrText>
            </w:r>
            <w:r w:rsidR="00860FCB">
              <w:instrText xml:space="preserve"> \* MERGEFORMAT </w:instrText>
            </w:r>
            <w:r>
              <w:fldChar w:fldCharType="separate"/>
            </w:r>
            <w:r w:rsidR="00091E10" w:rsidRPr="00AB1781">
              <w:t>K</w:t>
            </w:r>
            <w:r w:rsidR="00091E10">
              <w:t>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091E10" w:rsidRPr="00AB1781">
              <w:t>K</w:t>
            </w:r>
            <w:r w:rsidR="00091E10">
              <w:t>athisma 5</w:t>
            </w:r>
            <w:r>
              <w:fldChar w:fldCharType="end"/>
            </w:r>
          </w:p>
        </w:tc>
        <w:tc>
          <w:tcPr>
            <w:tcW w:w="1224" w:type="dxa"/>
          </w:tcPr>
          <w:p w14:paraId="168D1BA3" w14:textId="298A45BE" w:rsidR="0023608C" w:rsidRDefault="0023608C" w:rsidP="0044639B">
            <w:r>
              <w:fldChar w:fldCharType="begin"/>
            </w:r>
            <w:r>
              <w:instrText xml:space="preserve"> REF _Ref435438650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5D6BD8B0" w:rsidR="0023608C" w:rsidRDefault="0023608C" w:rsidP="00860FCB">
            <w:pPr>
              <w:jc w:val="left"/>
            </w:pPr>
            <w:r>
              <w:fldChar w:fldCharType="begin"/>
            </w:r>
            <w:r>
              <w:instrText xml:space="preserve"> REF _Ref435438548 \h </w:instrText>
            </w:r>
            <w:r w:rsidR="00860FCB">
              <w:instrText xml:space="preserve"> \* MERGEFORMAT </w:instrText>
            </w:r>
            <w:r>
              <w:fldChar w:fldCharType="separate"/>
            </w:r>
            <w:r w:rsidR="00091E10" w:rsidRPr="00AB1781">
              <w:t>K</w:t>
            </w:r>
            <w:r w:rsidR="00091E10">
              <w:t>athisma 6</w:t>
            </w:r>
            <w:r>
              <w:fldChar w:fldCharType="end"/>
            </w:r>
            <w:r>
              <w:t xml:space="preserve">, </w:t>
            </w:r>
            <w:r>
              <w:fldChar w:fldCharType="begin"/>
            </w:r>
            <w:r>
              <w:instrText xml:space="preserve"> REF _Ref435438556 \h </w:instrText>
            </w:r>
            <w:r w:rsidR="00860FCB">
              <w:instrText xml:space="preserve"> \* MERGEFORMAT </w:instrText>
            </w:r>
            <w:r>
              <w:fldChar w:fldCharType="separate"/>
            </w:r>
            <w:r w:rsidR="00091E10" w:rsidRPr="00AB1781">
              <w:t>K</w:t>
            </w:r>
            <w:r w:rsidR="00091E10">
              <w:t>athisma 7</w:t>
            </w:r>
            <w:r>
              <w:fldChar w:fldCharType="end"/>
            </w:r>
            <w:r>
              <w:t xml:space="preserve">, </w:t>
            </w:r>
            <w:r>
              <w:fldChar w:fldCharType="begin"/>
            </w:r>
            <w:r>
              <w:instrText xml:space="preserve"> REF _Ref435438564 \h </w:instrText>
            </w:r>
            <w:r w:rsidR="00860FCB">
              <w:instrText xml:space="preserve"> \* MERGEFORMAT </w:instrText>
            </w:r>
            <w:r>
              <w:fldChar w:fldCharType="separate"/>
            </w:r>
            <w:r w:rsidR="00091E10" w:rsidRPr="00AB1781">
              <w:t>K</w:t>
            </w:r>
            <w:r w:rsidR="00091E10">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091E10" w:rsidRPr="00AB1781">
              <w:t>K</w:t>
            </w:r>
            <w:r w:rsidR="00091E10">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091E10" w:rsidRPr="00AB1781">
              <w:t>K</w:t>
            </w:r>
            <w:r w:rsidR="00091E10">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1</w:t>
            </w:r>
            <w:r>
              <w:fldChar w:fldCharType="end"/>
            </w:r>
          </w:p>
        </w:tc>
        <w:tc>
          <w:tcPr>
            <w:tcW w:w="1296" w:type="dxa"/>
          </w:tcPr>
          <w:p w14:paraId="770BA86D" w14:textId="795A11C6" w:rsidR="0023608C" w:rsidRDefault="0023608C" w:rsidP="0044639B">
            <w:r>
              <w:fldChar w:fldCharType="begin"/>
            </w:r>
            <w:r>
              <w:instrText xml:space="preserve"> REF _Ref435438597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2</w:t>
            </w:r>
            <w:r>
              <w:fldChar w:fldCharType="end"/>
            </w:r>
          </w:p>
        </w:tc>
        <w:tc>
          <w:tcPr>
            <w:tcW w:w="1224" w:type="dxa"/>
          </w:tcPr>
          <w:p w14:paraId="0145692B" w14:textId="0F68D8FC" w:rsidR="0023608C" w:rsidRDefault="0023608C" w:rsidP="0044639B">
            <w:r>
              <w:fldChar w:fldCharType="begin"/>
            </w:r>
            <w:r>
              <w:instrText xml:space="preserve"> REF _Ref435438650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091E10" w:rsidRPr="00AB1781">
              <w:t>K</w:t>
            </w:r>
            <w:r w:rsidR="00091E10">
              <w:t>athisma 20</w:t>
            </w:r>
            <w:r>
              <w:fldChar w:fldCharType="end"/>
            </w:r>
          </w:p>
        </w:tc>
        <w:tc>
          <w:tcPr>
            <w:tcW w:w="1296" w:type="dxa"/>
          </w:tcPr>
          <w:p w14:paraId="5DADC05D" w14:textId="77777777" w:rsidR="0023608C" w:rsidRDefault="0023608C" w:rsidP="0044639B"/>
        </w:tc>
        <w:tc>
          <w:tcPr>
            <w:tcW w:w="1224" w:type="dxa"/>
          </w:tcPr>
          <w:p w14:paraId="5A9094E5" w14:textId="16629F2B" w:rsidR="0023608C" w:rsidRDefault="00860FCB" w:rsidP="0044639B">
            <w:r>
              <w:fldChar w:fldCharType="begin"/>
            </w:r>
            <w:r>
              <w:instrText xml:space="preserve"> REF _Ref435438650 \h  \* MERGEFORMAT </w:instrText>
            </w:r>
            <w:r>
              <w:fldChar w:fldCharType="separate"/>
            </w:r>
            <w:r w:rsidR="00091E10" w:rsidRPr="00AB1781">
              <w:t>K</w:t>
            </w:r>
            <w:r w:rsidR="00091E10">
              <w:t>athisma</w:t>
            </w:r>
            <w:r w:rsidR="00091E10" w:rsidRPr="00AB1781">
              <w:t xml:space="preserve"> 1</w:t>
            </w:r>
            <w:r w:rsidR="00091E10">
              <w:t>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4B57E422" w:rsidR="0023608C" w:rsidRDefault="0023608C" w:rsidP="00860FCB">
            <w:pPr>
              <w:jc w:val="left"/>
            </w:pPr>
            <w:r>
              <w:fldChar w:fldCharType="begin"/>
            </w:r>
            <w:r>
              <w:instrText xml:space="preserve"> REF _Ref435438630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6</w:t>
            </w:r>
            <w:r>
              <w:fldChar w:fldCharType="end"/>
            </w:r>
            <w:r>
              <w:t xml:space="preserve">, </w:t>
            </w:r>
            <w:r>
              <w:fldChar w:fldCharType="begin"/>
            </w:r>
            <w:r>
              <w:instrText xml:space="preserve"> REF _Ref435438638 \h </w:instrText>
            </w:r>
            <w:r w:rsidR="00860FCB">
              <w:instrText xml:space="preserve"> \* MERGEFORMAT </w:instrText>
            </w:r>
            <w:r>
              <w:fldChar w:fldCharType="separate"/>
            </w:r>
            <w:r w:rsidR="00091E10" w:rsidRPr="00AB1781">
              <w:t>K</w:t>
            </w:r>
            <w:r w:rsidR="00091E10">
              <w:t>athisma</w:t>
            </w:r>
            <w:r w:rsidR="00091E10" w:rsidRPr="00AB1781">
              <w:t xml:space="preserve"> 1</w:t>
            </w:r>
            <w:r w:rsidR="00091E10">
              <w:t>7</w:t>
            </w:r>
            <w:r>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05D7D721" w:rsidR="0023608C" w:rsidRDefault="00860FCB" w:rsidP="0044639B">
            <w:r>
              <w:fldChar w:fldCharType="begin"/>
            </w:r>
            <w:r>
              <w:instrText xml:space="preserve"> REF _Ref435438401 \h  \* MERGEFORMAT </w:instrText>
            </w:r>
            <w:r>
              <w:fldChar w:fldCharType="separate"/>
            </w:r>
            <w:r w:rsidR="00091E10" w:rsidRPr="00AB1781">
              <w:t>K</w:t>
            </w:r>
            <w:r w:rsidR="00091E10">
              <w:t>athisma</w:t>
            </w:r>
            <w:r w:rsidR="00091E10" w:rsidRPr="00AB1781">
              <w:t xml:space="preserve"> 1</w:t>
            </w:r>
            <w:r>
              <w:fldChar w:fldCharType="end"/>
            </w:r>
          </w:p>
        </w:tc>
      </w:tr>
    </w:tbl>
    <w:p w14:paraId="3807EC02" w14:textId="77777777" w:rsidR="00860FCB" w:rsidRDefault="00860FCB" w:rsidP="0044639B"/>
    <w:p w14:paraId="4F96F41D" w14:textId="77777777" w:rsidR="00860FCB" w:rsidRDefault="00860FCB">
      <w:pPr>
        <w:jc w:val="left"/>
      </w:pPr>
      <w:r>
        <w:br w:type="page"/>
      </w:r>
    </w:p>
    <w:p w14:paraId="3E1AE777" w14:textId="22F5ED22" w:rsidR="00CB700D" w:rsidRDefault="00CB700D" w:rsidP="0044639B">
      <w:r>
        <w:lastRenderedPageBreak/>
        <w:t>Week 5 of Lent:</w:t>
      </w:r>
    </w:p>
    <w:tbl>
      <w:tblPr>
        <w:tblStyle w:val="TableGrid"/>
        <w:tblW w:w="0" w:type="auto"/>
        <w:tblLook w:val="04A0" w:firstRow="1" w:lastRow="0" w:firstColumn="1" w:lastColumn="0" w:noHBand="0" w:noVBand="1"/>
      </w:tblPr>
      <w:tblGrid>
        <w:gridCol w:w="1410"/>
        <w:gridCol w:w="1122"/>
        <w:gridCol w:w="1312"/>
        <w:gridCol w:w="1312"/>
        <w:gridCol w:w="1312"/>
        <w:gridCol w:w="1363"/>
        <w:gridCol w:w="1241"/>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404BEE50" w:rsidR="00860FCB" w:rsidRDefault="00860FCB" w:rsidP="00CB700D">
            <w:r>
              <w:fldChar w:fldCharType="begin"/>
            </w:r>
            <w:r>
              <w:instrText xml:space="preserve"> REF _Ref435438475 \h  \* MERGEFORMAT </w:instrText>
            </w:r>
            <w:r>
              <w:fldChar w:fldCharType="separate"/>
            </w:r>
            <w:r w:rsidR="00091E10" w:rsidRPr="00AB1781">
              <w:t>K</w:t>
            </w:r>
            <w:r w:rsidR="00091E10">
              <w:t>athisma 2</w:t>
            </w:r>
            <w:r>
              <w:fldChar w:fldCharType="end"/>
            </w:r>
            <w:r>
              <w:t xml:space="preserve">, </w:t>
            </w:r>
            <w:r>
              <w:fldChar w:fldCharType="begin"/>
            </w:r>
            <w:r>
              <w:instrText xml:space="preserve"> REF _Ref435438484 \h  \* MERGEFORMAT </w:instrText>
            </w:r>
            <w:r>
              <w:fldChar w:fldCharType="separate"/>
            </w:r>
            <w:r w:rsidR="00091E10" w:rsidRPr="00AB1781">
              <w:t>K</w:t>
            </w:r>
            <w:r w:rsidR="00091E10">
              <w:t>athisma 3</w:t>
            </w:r>
            <w:r>
              <w:fldChar w:fldCharType="end"/>
            </w:r>
            <w:r>
              <w:t xml:space="preserve">, </w:t>
            </w:r>
            <w:r>
              <w:fldChar w:fldCharType="begin"/>
            </w:r>
            <w:r>
              <w:instrText xml:space="preserve"> REF _Ref435438638 \h  \* MERGEFORMAT </w:instrText>
            </w:r>
            <w:r>
              <w:fldChar w:fldCharType="separate"/>
            </w:r>
            <w:r w:rsidR="00091E10" w:rsidRPr="00AB1781">
              <w:t>K</w:t>
            </w:r>
            <w:r w:rsidR="00091E10">
              <w:t>athisma</w:t>
            </w:r>
            <w:r w:rsidR="00091E10" w:rsidRPr="00AB1781">
              <w:t xml:space="preserve"> 1</w:t>
            </w:r>
            <w:r w:rsidR="00091E10">
              <w:t>7</w:t>
            </w:r>
            <w:r>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77777777" w:rsidR="00860FCB" w:rsidRDefault="00860FCB" w:rsidP="00860FCB">
            <w:pPr>
              <w:jc w:val="left"/>
            </w:pPr>
            <w:r>
              <w:fldChar w:fldCharType="begin"/>
            </w:r>
            <w:r>
              <w:instrText xml:space="preserve"> REF _Ref435438525 \h  \* MERGEFORMAT </w:instrText>
            </w:r>
            <w:r>
              <w:fldChar w:fldCharType="separate"/>
            </w:r>
            <w:r w:rsidR="00091E10" w:rsidRPr="00AB1781">
              <w:t>K</w:t>
            </w:r>
            <w:r w:rsidR="00091E10">
              <w:t>athisma 4</w:t>
            </w:r>
            <w:r>
              <w:fldChar w:fldCharType="end"/>
            </w:r>
            <w:r>
              <w:t xml:space="preserve">, </w:t>
            </w:r>
            <w:r>
              <w:fldChar w:fldCharType="begin"/>
            </w:r>
            <w:r>
              <w:instrText xml:space="preserve"> REF _Ref435438533 \h  \* MERGEFORMAT </w:instrText>
            </w:r>
            <w:r>
              <w:fldChar w:fldCharType="separate"/>
            </w:r>
            <w:r w:rsidR="00091E10" w:rsidRPr="00AB1781">
              <w:t>K</w:t>
            </w:r>
            <w:r w:rsidR="00091E10">
              <w:t>athisma 5</w:t>
            </w:r>
            <w:r>
              <w:fldChar w:fldCharType="end"/>
            </w:r>
            <w:r>
              <w:t xml:space="preserve">, </w:t>
            </w:r>
            <w:r>
              <w:fldChar w:fldCharType="begin"/>
            </w:r>
            <w:r>
              <w:instrText xml:space="preserve"> REF _Ref435438548 \h  \* MERGEFORMAT </w:instrText>
            </w:r>
            <w:r>
              <w:fldChar w:fldCharType="separate"/>
            </w:r>
            <w:r w:rsidR="00091E10" w:rsidRPr="00AB1781">
              <w:t>K</w:t>
            </w:r>
            <w:r w:rsidR="00091E10">
              <w:t>athisma 6</w:t>
            </w:r>
            <w:r>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77777777" w:rsidR="00860FCB" w:rsidRDefault="00860FCB" w:rsidP="00CB700D">
            <w:r>
              <w:fldChar w:fldCharType="begin"/>
            </w:r>
            <w:r>
              <w:instrText xml:space="preserve"> REF _Ref435438556 \h </w:instrText>
            </w:r>
            <w:r>
              <w:fldChar w:fldCharType="separate"/>
            </w:r>
            <w:r w:rsidR="00091E10" w:rsidRPr="00AB1781">
              <w:t>K</w:t>
            </w:r>
            <w:r w:rsidR="00091E10">
              <w:t>athisma 7</w:t>
            </w:r>
            <w:r>
              <w:fldChar w:fldCharType="end"/>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091E10" w:rsidRPr="00AB1781">
              <w:t>K</w:t>
            </w:r>
            <w:r w:rsidR="00091E10">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091E10" w:rsidRPr="00AB1781">
              <w:t>K</w:t>
            </w:r>
            <w:r w:rsidR="00091E10">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091E10" w:rsidRPr="00AB1781">
              <w:t>K</w:t>
            </w:r>
            <w:r w:rsidR="00091E10">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17C88759" w:rsidR="00860FCB" w:rsidRDefault="00860FCB" w:rsidP="00CB700D">
            <w:r>
              <w:fldChar w:fldCharType="begin"/>
            </w:r>
            <w:r>
              <w:instrText xml:space="preserve"> REF _Ref435438587 \h  \* MERGEFORMAT </w:instrText>
            </w:r>
            <w:r>
              <w:fldChar w:fldCharType="separate"/>
            </w:r>
            <w:r w:rsidR="00091E10" w:rsidRPr="00AB1781">
              <w:t>K</w:t>
            </w:r>
            <w:r w:rsidR="00091E10">
              <w:t>athisma</w:t>
            </w:r>
            <w:r w:rsidR="00091E10" w:rsidRPr="00AB1781">
              <w:t xml:space="preserve"> 1</w:t>
            </w:r>
            <w:r w:rsidR="00091E10">
              <w:t>1</w:t>
            </w:r>
            <w:r>
              <w:fldChar w:fldCharType="end"/>
            </w:r>
            <w:r>
              <w:t xml:space="preserve">, </w:t>
            </w:r>
            <w:r>
              <w:fldChar w:fldCharType="begin"/>
            </w:r>
            <w:r>
              <w:instrText xml:space="preserve"> REF _Ref435438597 \h  \* MERGEFORMAT </w:instrText>
            </w:r>
            <w:r>
              <w:fldChar w:fldCharType="separate"/>
            </w:r>
            <w:r w:rsidR="00091E10" w:rsidRPr="00AB1781">
              <w:t>K</w:t>
            </w:r>
            <w:r w:rsidR="00091E10">
              <w:t>athisma</w:t>
            </w:r>
            <w:r w:rsidR="00091E10" w:rsidRPr="00AB1781">
              <w:t xml:space="preserve"> 1</w:t>
            </w:r>
            <w:r w:rsidR="00091E10">
              <w:t>2</w:t>
            </w:r>
            <w:r>
              <w:fldChar w:fldCharType="end"/>
            </w:r>
            <w:r>
              <w:t xml:space="preserve">, </w:t>
            </w:r>
            <w:r>
              <w:fldChar w:fldCharType="begin"/>
            </w:r>
            <w:r>
              <w:instrText xml:space="preserve"> REF _Ref435438606 \h  \* MERGEFORMAT </w:instrText>
            </w:r>
            <w:r>
              <w:fldChar w:fldCharType="separate"/>
            </w:r>
            <w:r w:rsidR="00091E10" w:rsidRPr="00AB1781">
              <w:t>K</w:t>
            </w:r>
            <w:r w:rsidR="00091E10">
              <w:t>athisma</w:t>
            </w:r>
            <w:r w:rsidR="00091E10" w:rsidRPr="00AB1781">
              <w:t xml:space="preserve"> 1</w:t>
            </w:r>
            <w:r w:rsidR="00091E10">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091E10" w:rsidRPr="00AB1781">
              <w:t>K</w:t>
            </w:r>
            <w:r w:rsidR="00091E10">
              <w:t>athisma</w:t>
            </w:r>
            <w:r w:rsidR="00091E10" w:rsidRPr="00AB1781">
              <w:t xml:space="preserve"> 1</w:t>
            </w:r>
            <w:r w:rsidR="00091E10">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091E10" w:rsidRPr="00AB1781">
              <w:t>K</w:t>
            </w:r>
            <w:r w:rsidR="00091E10">
              <w:t>athisma</w:t>
            </w:r>
            <w:r w:rsidR="00091E10" w:rsidRPr="00AB1781">
              <w:t xml:space="preserve"> 1</w:t>
            </w:r>
            <w:r w:rsidR="00091E10">
              <w:t>5</w:t>
            </w:r>
            <w:r>
              <w:fldChar w:fldCharType="end"/>
            </w:r>
          </w:p>
        </w:tc>
        <w:tc>
          <w:tcPr>
            <w:tcW w:w="1349" w:type="dxa"/>
          </w:tcPr>
          <w:p w14:paraId="083DEB75" w14:textId="6A0DF80A" w:rsidR="00860FCB" w:rsidRDefault="00860FCB" w:rsidP="00CB700D">
            <w:r>
              <w:fldChar w:fldCharType="begin"/>
            </w:r>
            <w:r>
              <w:instrText xml:space="preserve"> REF _Ref435438630 \h </w:instrText>
            </w:r>
            <w:r>
              <w:fldChar w:fldCharType="separate"/>
            </w:r>
            <w:r w:rsidR="00091E10" w:rsidRPr="00AB1781">
              <w:t>K</w:t>
            </w:r>
            <w:r w:rsidR="00091E10">
              <w:t>athisma</w:t>
            </w:r>
            <w:r w:rsidR="00091E10" w:rsidRPr="00AB1781">
              <w:t xml:space="preserve"> 1</w:t>
            </w:r>
            <w:r w:rsidR="00091E10">
              <w:t>6</w:t>
            </w:r>
            <w:r>
              <w:fldChar w:fldCharType="end"/>
            </w:r>
          </w:p>
        </w:tc>
        <w:tc>
          <w:tcPr>
            <w:tcW w:w="1397" w:type="dxa"/>
          </w:tcPr>
          <w:p w14:paraId="4A7EA8FE" w14:textId="5EBAEE1D" w:rsidR="00860FCB" w:rsidRDefault="00860FCB" w:rsidP="00CB700D">
            <w:r>
              <w:fldChar w:fldCharType="begin"/>
            </w:r>
            <w:r>
              <w:instrText xml:space="preserve"> REF _Ref435438650 \h </w:instrText>
            </w:r>
            <w:r>
              <w:fldChar w:fldCharType="separate"/>
            </w:r>
            <w:r w:rsidR="00091E10" w:rsidRPr="00AB1781">
              <w:t>K</w:t>
            </w:r>
            <w:r w:rsidR="00091E10">
              <w:t>athisma</w:t>
            </w:r>
            <w:r w:rsidR="00091E10" w:rsidRPr="00AB1781">
              <w:t xml:space="preserve"> 1</w:t>
            </w:r>
            <w:r w:rsidR="00091E10">
              <w:t>8</w:t>
            </w:r>
            <w:r>
              <w:fldChar w:fldCharType="end"/>
            </w:r>
          </w:p>
        </w:tc>
        <w:tc>
          <w:tcPr>
            <w:tcW w:w="1053" w:type="dxa"/>
          </w:tcPr>
          <w:p w14:paraId="44703D7B" w14:textId="2FAD1A67" w:rsidR="00860FCB" w:rsidRDefault="00860FCB" w:rsidP="00860FCB">
            <w:r>
              <w:fldChar w:fldCharType="begin"/>
            </w:r>
            <w:r>
              <w:instrText xml:space="preserve"> REF _Ref435438658 \h </w:instrText>
            </w:r>
            <w:r>
              <w:fldChar w:fldCharType="separate"/>
            </w:r>
            <w:r w:rsidR="00091E10" w:rsidRPr="00AB1781">
              <w:t>K</w:t>
            </w:r>
            <w:r w:rsidR="00091E10">
              <w:t>athisma</w:t>
            </w:r>
            <w:r w:rsidR="00091E10" w:rsidRPr="00AB1781">
              <w:t xml:space="preserve"> 1</w:t>
            </w:r>
            <w:r w:rsidR="00091E10">
              <w:t>9</w:t>
            </w:r>
            <w:r>
              <w:fldChar w:fldCharType="end"/>
            </w:r>
            <w:r>
              <w:fldChar w:fldCharType="begin"/>
            </w:r>
            <w:r>
              <w:instrText xml:space="preserve"> REF _Ref435438613 \h </w:instrText>
            </w:r>
            <w:r>
              <w:fldChar w:fldCharType="separate"/>
            </w:r>
            <w:r w:rsidR="00091E10" w:rsidRPr="00AB1781">
              <w:t>K</w:t>
            </w:r>
            <w:r w:rsidR="00091E10">
              <w:t>athisma</w:t>
            </w:r>
            <w:r w:rsidR="00091E10" w:rsidRPr="00AB1781">
              <w:t xml:space="preserve"> 1</w:t>
            </w:r>
            <w:r w:rsidR="00091E10">
              <w:t>4</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3592BAB2" w:rsidR="00860FCB" w:rsidRDefault="00860FCB" w:rsidP="00CB700D">
            <w:r>
              <w:fldChar w:fldCharType="begin"/>
            </w:r>
            <w:r>
              <w:instrText xml:space="preserve"> REF _Ref435438665 \h  \* MERGEFORMAT </w:instrText>
            </w:r>
            <w:r>
              <w:fldChar w:fldCharType="separate"/>
            </w:r>
            <w:r w:rsidR="00091E10" w:rsidRPr="00AB1781">
              <w:t>K</w:t>
            </w:r>
            <w:r w:rsidR="00091E10">
              <w:t>athisma 20</w:t>
            </w:r>
            <w:r>
              <w:fldChar w:fldCharType="end"/>
            </w:r>
            <w:r>
              <w:t xml:space="preserve">, </w:t>
            </w:r>
            <w:r>
              <w:fldChar w:fldCharType="begin"/>
            </w:r>
            <w:r>
              <w:instrText xml:space="preserve"> REF _Ref435438401 \h  \* MERGEFORMAT </w:instrText>
            </w:r>
            <w:r>
              <w:fldChar w:fldCharType="separate"/>
            </w:r>
            <w:r w:rsidR="00091E10" w:rsidRPr="00AB1781">
              <w:t>K</w:t>
            </w:r>
            <w:r w:rsidR="00091E10">
              <w:t>athisma</w:t>
            </w:r>
            <w:r w:rsidR="00091E10" w:rsidRPr="00AB1781">
              <w:t xml:space="preserve"> 1</w:t>
            </w:r>
            <w:r>
              <w:fldChar w:fldCharType="end"/>
            </w:r>
            <w:r>
              <w:t xml:space="preserve">, </w:t>
            </w:r>
            <w:r>
              <w:fldChar w:fldCharType="begin"/>
            </w:r>
            <w:r>
              <w:instrText xml:space="preserve"> REF _Ref435438475 \h  \* MERGEFORMAT </w:instrText>
            </w:r>
            <w:r>
              <w:fldChar w:fldCharType="separate"/>
            </w:r>
            <w:r w:rsidR="00091E10" w:rsidRPr="00AB1781">
              <w:t>K</w:t>
            </w:r>
            <w:r w:rsidR="00091E10">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091E10" w:rsidRPr="00AB1781">
              <w:t>K</w:t>
            </w:r>
            <w:r w:rsidR="00091E10">
              <w:t>athisma 3</w:t>
            </w:r>
            <w:r>
              <w:fldChar w:fldCharType="end"/>
            </w:r>
          </w:p>
        </w:tc>
        <w:tc>
          <w:tcPr>
            <w:tcW w:w="1349" w:type="dxa"/>
          </w:tcPr>
          <w:p w14:paraId="1E69249F" w14:textId="14C4066B" w:rsidR="00860FCB" w:rsidRDefault="00860FCB" w:rsidP="00CB700D">
            <w:r>
              <w:fldChar w:fldCharType="begin"/>
            </w:r>
            <w:r>
              <w:instrText xml:space="preserve"> REF _Ref435438525 \h </w:instrText>
            </w:r>
            <w:r>
              <w:fldChar w:fldCharType="separate"/>
            </w:r>
            <w:r w:rsidR="00091E10" w:rsidRPr="00AB1781">
              <w:t>K</w:t>
            </w:r>
            <w:r w:rsidR="00091E10">
              <w:t>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091E10" w:rsidRPr="00AB1781">
              <w:t>K</w:t>
            </w:r>
            <w:r w:rsidR="00091E10">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091E10" w:rsidRPr="00AB1781">
              <w:t>K</w:t>
            </w:r>
            <w:r w:rsidR="00091E10">
              <w:t>athisma 6</w:t>
            </w:r>
            <w:r>
              <w:fldChar w:fldCharType="end"/>
            </w:r>
          </w:p>
        </w:tc>
        <w:tc>
          <w:tcPr>
            <w:tcW w:w="1053" w:type="dxa"/>
          </w:tcPr>
          <w:p w14:paraId="34010E41" w14:textId="5333E058" w:rsidR="00860FCB" w:rsidRDefault="00860FCB" w:rsidP="00CB700D">
            <w:r>
              <w:fldChar w:fldCharType="begin"/>
            </w:r>
            <w:r>
              <w:instrText xml:space="preserve"> REF _Ref435438556 \h </w:instrText>
            </w:r>
            <w:r>
              <w:fldChar w:fldCharType="separate"/>
            </w:r>
            <w:r w:rsidR="00091E10" w:rsidRPr="00AB1781">
              <w:t>K</w:t>
            </w:r>
            <w:r w:rsidR="00091E10">
              <w:t>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091E10" w:rsidRPr="00AB1781">
              <w:t>K</w:t>
            </w:r>
            <w:r w:rsidR="00091E10">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091E10" w:rsidRPr="00AB1781">
              <w:t>K</w:t>
            </w:r>
            <w:r w:rsidR="00091E10">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091E10" w:rsidRPr="00AB1781">
              <w:t>K</w:t>
            </w:r>
            <w:r w:rsidR="00091E10">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091E10" w:rsidRPr="00AB1781">
              <w:t>K</w:t>
            </w:r>
            <w:r w:rsidR="00091E10">
              <w:t>athisma</w:t>
            </w:r>
            <w:r w:rsidR="00091E10" w:rsidRPr="00AB1781">
              <w:t xml:space="preserve"> 1</w:t>
            </w:r>
            <w:r w:rsidR="00091E10">
              <w:t>1</w:t>
            </w:r>
            <w:r>
              <w:fldChar w:fldCharType="end"/>
            </w:r>
          </w:p>
        </w:tc>
        <w:tc>
          <w:tcPr>
            <w:tcW w:w="1053" w:type="dxa"/>
          </w:tcPr>
          <w:p w14:paraId="570FF90A" w14:textId="5BC25CFE" w:rsidR="00860FCB" w:rsidRDefault="00860FCB" w:rsidP="00CB700D">
            <w:r>
              <w:fldChar w:fldCharType="begin"/>
            </w:r>
            <w:r>
              <w:instrText xml:space="preserve"> REF _Ref435438597 \h  \* MERGEFORMAT </w:instrText>
            </w:r>
            <w:r>
              <w:fldChar w:fldCharType="separate"/>
            </w:r>
            <w:r w:rsidR="00091E10" w:rsidRPr="00AB1781">
              <w:t>K</w:t>
            </w:r>
            <w:r w:rsidR="00091E10">
              <w:t>athisma</w:t>
            </w:r>
            <w:r w:rsidR="00091E10" w:rsidRPr="00AB1781">
              <w:t xml:space="preserve"> 1</w:t>
            </w:r>
            <w:r w:rsidR="00091E10">
              <w:t>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091E10" w:rsidRPr="00AB1781">
              <w:t>K</w:t>
            </w:r>
            <w:r w:rsidR="00091E10">
              <w:t>athisma</w:t>
            </w:r>
            <w:r w:rsidR="00091E10" w:rsidRPr="00AB1781">
              <w:t xml:space="preserve"> 1</w:t>
            </w:r>
            <w:r w:rsidR="00091E10">
              <w:t>3</w:t>
            </w:r>
            <w:r>
              <w:fldChar w:fldCharType="end"/>
            </w:r>
            <w:r>
              <w:t xml:space="preserve">, </w:t>
            </w:r>
            <w:r>
              <w:fldChar w:fldCharType="begin"/>
            </w:r>
            <w:r>
              <w:instrText xml:space="preserve"> REF _Ref435438613 \h  \* MERGEFORMAT </w:instrText>
            </w:r>
            <w:r>
              <w:fldChar w:fldCharType="separate"/>
            </w:r>
            <w:r w:rsidR="00091E10" w:rsidRPr="00AB1781">
              <w:t>K</w:t>
            </w:r>
            <w:r w:rsidR="00091E10">
              <w:t>athisma</w:t>
            </w:r>
            <w:r w:rsidR="00091E10" w:rsidRPr="00AB1781">
              <w:t xml:space="preserve"> 1</w:t>
            </w:r>
            <w:r w:rsidR="00091E10">
              <w:t>4</w:t>
            </w:r>
            <w:r>
              <w:fldChar w:fldCharType="end"/>
            </w:r>
            <w:r>
              <w:t xml:space="preserve">, </w:t>
            </w:r>
            <w:r>
              <w:fldChar w:fldCharType="begin"/>
            </w:r>
            <w:r>
              <w:instrText xml:space="preserve"> REF _Ref435438622 \h  \* MERGEFORMAT </w:instrText>
            </w:r>
            <w:r>
              <w:fldChar w:fldCharType="separate"/>
            </w:r>
            <w:r w:rsidR="00091E10" w:rsidRPr="00AB1781">
              <w:t>K</w:t>
            </w:r>
            <w:r w:rsidR="00091E10">
              <w:t>athisma</w:t>
            </w:r>
            <w:r w:rsidR="00091E10" w:rsidRPr="00AB1781">
              <w:t xml:space="preserve"> 1</w:t>
            </w:r>
            <w:r w:rsidR="00091E10">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091E10" w:rsidRPr="00AB1781">
              <w:t>K</w:t>
            </w:r>
            <w:r w:rsidR="00091E10">
              <w:t>athisma</w:t>
            </w:r>
            <w:r w:rsidR="00091E10" w:rsidRPr="00AB1781">
              <w:t xml:space="preserve"> 1</w:t>
            </w:r>
            <w:r w:rsidR="00091E10">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091E10" w:rsidRPr="00AB1781">
              <w:t>K</w:t>
            </w:r>
            <w:r w:rsidR="00091E10">
              <w:t>athisma 20</w:t>
            </w:r>
            <w:r>
              <w:fldChar w:fldCharType="end"/>
            </w:r>
          </w:p>
        </w:tc>
        <w:tc>
          <w:tcPr>
            <w:tcW w:w="1397" w:type="dxa"/>
          </w:tcPr>
          <w:p w14:paraId="42095843" w14:textId="77777777" w:rsidR="00860FCB" w:rsidRDefault="00860FCB" w:rsidP="00CB700D"/>
        </w:tc>
        <w:tc>
          <w:tcPr>
            <w:tcW w:w="1053" w:type="dxa"/>
          </w:tcPr>
          <w:p w14:paraId="02181986" w14:textId="0863EC33" w:rsidR="00860FCB" w:rsidRDefault="00860FCB" w:rsidP="00CB700D">
            <w:r>
              <w:fldChar w:fldCharType="begin"/>
            </w:r>
            <w:r>
              <w:instrText xml:space="preserve"> REF _Ref435438650 \h </w:instrText>
            </w:r>
            <w:r>
              <w:fldChar w:fldCharType="separate"/>
            </w:r>
            <w:r w:rsidR="00091E10" w:rsidRPr="00AB1781">
              <w:t>K</w:t>
            </w:r>
            <w:r w:rsidR="00091E10">
              <w:t>athisma</w:t>
            </w:r>
            <w:r w:rsidR="00091E10" w:rsidRPr="00AB1781">
              <w:t xml:space="preserve"> 1</w:t>
            </w:r>
            <w:r w:rsidR="00091E10">
              <w:t>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7DD1027" w:rsidR="00860FCB" w:rsidRDefault="00860FCB" w:rsidP="00CB700D">
            <w:r>
              <w:fldChar w:fldCharType="begin"/>
            </w:r>
            <w:r>
              <w:instrText xml:space="preserve"> REF _Ref435438630 \h  \* MERGEFORMAT </w:instrText>
            </w:r>
            <w:r>
              <w:fldChar w:fldCharType="separate"/>
            </w:r>
            <w:r w:rsidR="00091E10" w:rsidRPr="00AB1781">
              <w:t>K</w:t>
            </w:r>
            <w:r w:rsidR="00091E10">
              <w:t>athisma</w:t>
            </w:r>
            <w:r w:rsidR="00091E10" w:rsidRPr="00AB1781">
              <w:t xml:space="preserve"> 1</w:t>
            </w:r>
            <w:r w:rsidR="00091E10">
              <w:t>6</w:t>
            </w:r>
            <w:r>
              <w:fldChar w:fldCharType="end"/>
            </w:r>
            <w:r>
              <w:t xml:space="preserve">, </w:t>
            </w:r>
            <w:r>
              <w:fldChar w:fldCharType="begin"/>
            </w:r>
            <w:r>
              <w:instrText xml:space="preserve"> REF _Ref435438638 \h  \* MERGEFORMAT </w:instrText>
            </w:r>
            <w:r>
              <w:fldChar w:fldCharType="separate"/>
            </w:r>
            <w:r w:rsidR="00091E10" w:rsidRPr="00AB1781">
              <w:t>K</w:t>
            </w:r>
            <w:r w:rsidR="00091E10">
              <w:t>athisma</w:t>
            </w:r>
            <w:r w:rsidR="00091E10" w:rsidRPr="00AB1781">
              <w:t xml:space="preserve"> 1</w:t>
            </w:r>
            <w:r w:rsidR="00091E10">
              <w:t>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B8FD95A" w:rsidR="00860FCB" w:rsidRDefault="00860FCB" w:rsidP="00CB700D">
            <w:r>
              <w:fldChar w:fldCharType="begin"/>
            </w:r>
            <w:r>
              <w:instrText xml:space="preserve"> REF _Ref435438401 \h  \* MERGEFORMAT </w:instrText>
            </w:r>
            <w:r>
              <w:fldChar w:fldCharType="separate"/>
            </w:r>
            <w:r w:rsidR="00091E10" w:rsidRPr="00AB1781">
              <w:t>K</w:t>
            </w:r>
            <w:r w:rsidR="00091E10">
              <w:t>athisma</w:t>
            </w:r>
            <w:r w:rsidR="00091E10" w:rsidRPr="00AB1781">
              <w:t xml:space="preserve"> 1</w:t>
            </w:r>
            <w:r>
              <w:fldChar w:fldCharType="end"/>
            </w:r>
          </w:p>
        </w:tc>
      </w:tr>
    </w:tbl>
    <w:p w14:paraId="78871D05" w14:textId="77777777" w:rsidR="00860FCB" w:rsidRDefault="00860FCB" w:rsidP="0044639B"/>
    <w:p w14:paraId="7D44EAFE" w14:textId="77777777" w:rsidR="00860FCB" w:rsidRDefault="00860FCB">
      <w:pPr>
        <w:jc w:val="left"/>
      </w:pPr>
      <w:r>
        <w:br w:type="page"/>
      </w:r>
    </w:p>
    <w:p w14:paraId="2CD23EA8" w14:textId="72713D2D"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439145C5" w:rsidR="00860FCB" w:rsidRDefault="00860FCB" w:rsidP="0044639B">
            <w:r>
              <w:fldChar w:fldCharType="begin"/>
            </w:r>
            <w:r>
              <w:instrText xml:space="preserve"> REF _Ref435438401 \h  \* MERGEFORMAT </w:instrText>
            </w:r>
            <w:r>
              <w:fldChar w:fldCharType="separate"/>
            </w:r>
            <w:r w:rsidR="00091E10" w:rsidRPr="00AB1781">
              <w:t>K</w:t>
            </w:r>
            <w:r w:rsidR="00091E10">
              <w:t>athisma</w:t>
            </w:r>
            <w:r w:rsidR="00091E10" w:rsidRPr="00AB1781">
              <w:t xml:space="preserve"> 1</w:t>
            </w:r>
            <w:r>
              <w:fldChar w:fldCharType="end"/>
            </w:r>
            <w:r>
              <w:t xml:space="preserve">, </w:t>
            </w:r>
            <w:r>
              <w:fldChar w:fldCharType="begin"/>
            </w:r>
            <w:r>
              <w:instrText xml:space="preserve"> REF _Ref435438475 \h  \* MERGEFORMAT </w:instrText>
            </w:r>
            <w:r>
              <w:fldChar w:fldCharType="separate"/>
            </w:r>
            <w:r w:rsidR="00091E10" w:rsidRPr="00AB1781">
              <w:t>K</w:t>
            </w:r>
            <w:r w:rsidR="00091E10">
              <w:t>athisma 2</w:t>
            </w:r>
            <w:r>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05051CC8" w:rsidR="00860FCB" w:rsidRDefault="00860FCB" w:rsidP="0044639B">
            <w:r>
              <w:fldChar w:fldCharType="begin"/>
            </w:r>
            <w:r>
              <w:instrText xml:space="preserve"> REF _Ref435438525 \h </w:instrText>
            </w:r>
            <w:r>
              <w:fldChar w:fldCharType="separate"/>
            </w:r>
            <w:r w:rsidR="00091E10" w:rsidRPr="00AB1781">
              <w:t>K</w:t>
            </w:r>
            <w:r w:rsidR="00091E10">
              <w:t>athisma 4</w:t>
            </w:r>
            <w:r>
              <w:fldChar w:fldCharType="end"/>
            </w:r>
            <w:r>
              <w:t xml:space="preserve">, </w:t>
            </w:r>
            <w:r>
              <w:fldChar w:fldCharType="begin"/>
            </w:r>
            <w:r>
              <w:instrText xml:space="preserve"> REF _Ref435438533 \h </w:instrText>
            </w:r>
            <w:r>
              <w:fldChar w:fldCharType="separate"/>
            </w:r>
            <w:r w:rsidR="00091E10" w:rsidRPr="00AB1781">
              <w:t>K</w:t>
            </w:r>
            <w:r w:rsidR="00091E10">
              <w:t>athisma 5</w:t>
            </w:r>
            <w:r>
              <w:fldChar w:fldCharType="end"/>
            </w:r>
            <w:r>
              <w:t xml:space="preserve">, </w:t>
            </w:r>
            <w:r>
              <w:fldChar w:fldCharType="begin"/>
            </w:r>
            <w:r>
              <w:instrText xml:space="preserve"> REF _Ref435438548 \h </w:instrText>
            </w:r>
            <w:r>
              <w:fldChar w:fldCharType="separate"/>
            </w:r>
            <w:r w:rsidR="00091E10" w:rsidRPr="00AB1781">
              <w:t>K</w:t>
            </w:r>
            <w:r w:rsidR="00091E10">
              <w:t>athisma 6</w:t>
            </w:r>
            <w:r>
              <w:fldChar w:fldCharType="end"/>
            </w:r>
          </w:p>
        </w:tc>
        <w:tc>
          <w:tcPr>
            <w:tcW w:w="1897" w:type="dxa"/>
          </w:tcPr>
          <w:p w14:paraId="7DB9D2A0" w14:textId="44BAD988" w:rsidR="00860FCB" w:rsidRDefault="00860FCB" w:rsidP="0044639B">
            <w:r>
              <w:fldChar w:fldCharType="begin"/>
            </w:r>
            <w:r>
              <w:instrText xml:space="preserve"> REF _Ref435438556 \h </w:instrText>
            </w:r>
            <w:r>
              <w:fldChar w:fldCharType="separate"/>
            </w:r>
            <w:r w:rsidR="00091E10" w:rsidRPr="00AB1781">
              <w:t>K</w:t>
            </w:r>
            <w:r w:rsidR="00091E10">
              <w:t>athisma 7</w:t>
            </w:r>
            <w:r>
              <w:fldChar w:fldCharType="end"/>
            </w:r>
          </w:p>
        </w:tc>
        <w:tc>
          <w:tcPr>
            <w:tcW w:w="1897" w:type="dxa"/>
          </w:tcPr>
          <w:p w14:paraId="5CD23E42" w14:textId="4A60653B" w:rsidR="00860FCB" w:rsidRDefault="00860FCB" w:rsidP="0044639B">
            <w:r>
              <w:fldChar w:fldCharType="begin"/>
            </w:r>
            <w:r>
              <w:instrText xml:space="preserve"> REF _Ref435438564 \h </w:instrText>
            </w:r>
            <w:r>
              <w:fldChar w:fldCharType="separate"/>
            </w:r>
            <w:r w:rsidR="00091E10" w:rsidRPr="00AB1781">
              <w:t>K</w:t>
            </w:r>
            <w:r w:rsidR="00091E10">
              <w:t>athisma 8</w:t>
            </w:r>
            <w:r>
              <w:fldChar w:fldCharType="end"/>
            </w:r>
          </w:p>
        </w:tc>
        <w:tc>
          <w:tcPr>
            <w:tcW w:w="1626" w:type="dxa"/>
          </w:tcPr>
          <w:p w14:paraId="19B7455E" w14:textId="3486C17A" w:rsidR="00860FCB" w:rsidRDefault="00860FCB" w:rsidP="0044639B">
            <w:r>
              <w:fldChar w:fldCharType="begin"/>
            </w:r>
            <w:r>
              <w:instrText xml:space="preserve"> REF _Ref435438650 \h </w:instrText>
            </w:r>
            <w:r>
              <w:fldChar w:fldCharType="separate"/>
            </w:r>
            <w:r w:rsidR="00091E10" w:rsidRPr="00AB1781">
              <w:t>K</w:t>
            </w:r>
            <w:r w:rsidR="00091E10">
              <w:t>athisma</w:t>
            </w:r>
            <w:r w:rsidR="00091E10" w:rsidRPr="00AB1781">
              <w:t xml:space="preserve"> 1</w:t>
            </w:r>
            <w:r w:rsidR="00091E10">
              <w:t>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4E1A0D32" w:rsidR="00860FCB" w:rsidRDefault="00860FCB" w:rsidP="0044639B">
            <w:r>
              <w:fldChar w:fldCharType="begin"/>
            </w:r>
            <w:r>
              <w:instrText xml:space="preserve"> REF _Ref435438574 \h </w:instrText>
            </w:r>
            <w:r>
              <w:fldChar w:fldCharType="separate"/>
            </w:r>
            <w:r w:rsidR="00091E10" w:rsidRPr="00AB1781">
              <w:t>K</w:t>
            </w:r>
            <w:r w:rsidR="00091E10">
              <w:t>athisma 9</w:t>
            </w:r>
            <w:r>
              <w:fldChar w:fldCharType="end"/>
            </w:r>
            <w:r>
              <w:t xml:space="preserve">, </w:t>
            </w:r>
            <w:r>
              <w:fldChar w:fldCharType="begin"/>
            </w:r>
            <w:r>
              <w:instrText xml:space="preserve"> REF _Ref435438582 \h </w:instrText>
            </w:r>
            <w:r>
              <w:fldChar w:fldCharType="separate"/>
            </w:r>
            <w:r w:rsidR="00091E10" w:rsidRPr="00AB1781">
              <w:t>K</w:t>
            </w:r>
            <w:r w:rsidR="00091E10">
              <w:t>athisma 10</w:t>
            </w:r>
            <w:r>
              <w:fldChar w:fldCharType="end"/>
            </w:r>
            <w:r>
              <w:t xml:space="preserve">, </w:t>
            </w:r>
            <w:r>
              <w:fldChar w:fldCharType="begin"/>
            </w:r>
            <w:r>
              <w:instrText xml:space="preserve"> REF _Ref435438587 \h </w:instrText>
            </w:r>
            <w:r>
              <w:fldChar w:fldCharType="separate"/>
            </w:r>
            <w:r w:rsidR="00091E10" w:rsidRPr="00AB1781">
              <w:t>K</w:t>
            </w:r>
            <w:r w:rsidR="00091E10">
              <w:t>athisma</w:t>
            </w:r>
            <w:r w:rsidR="00091E10" w:rsidRPr="00AB1781">
              <w:t xml:space="preserve"> 1</w:t>
            </w:r>
            <w:r w:rsidR="00091E10">
              <w:t>1</w:t>
            </w:r>
            <w:r>
              <w:fldChar w:fldCharType="end"/>
            </w:r>
          </w:p>
        </w:tc>
        <w:tc>
          <w:tcPr>
            <w:tcW w:w="1897" w:type="dxa"/>
          </w:tcPr>
          <w:p w14:paraId="21C0D0D2" w14:textId="35FF051C" w:rsidR="00860FCB" w:rsidRDefault="00860FCB" w:rsidP="0044639B">
            <w:r>
              <w:fldChar w:fldCharType="begin"/>
            </w:r>
            <w:r>
              <w:instrText xml:space="preserve"> REF _Ref435438597 \h </w:instrText>
            </w:r>
            <w:r>
              <w:fldChar w:fldCharType="separate"/>
            </w:r>
            <w:r w:rsidR="00091E10" w:rsidRPr="00AB1781">
              <w:t>K</w:t>
            </w:r>
            <w:r w:rsidR="00091E10">
              <w:t>athisma</w:t>
            </w:r>
            <w:r w:rsidR="00091E10" w:rsidRPr="00AB1781">
              <w:t xml:space="preserve"> 1</w:t>
            </w:r>
            <w:r w:rsidR="00091E10">
              <w:t>2</w:t>
            </w:r>
            <w:r>
              <w:fldChar w:fldCharType="end"/>
            </w:r>
          </w:p>
        </w:tc>
        <w:tc>
          <w:tcPr>
            <w:tcW w:w="1897" w:type="dxa"/>
          </w:tcPr>
          <w:p w14:paraId="7D17BE62" w14:textId="150BEE47" w:rsidR="00860FCB" w:rsidRDefault="00860FCB" w:rsidP="0044639B">
            <w:r>
              <w:fldChar w:fldCharType="begin"/>
            </w:r>
            <w:r>
              <w:instrText xml:space="preserve"> REF _Ref435438606 \h </w:instrText>
            </w:r>
            <w:r>
              <w:fldChar w:fldCharType="separate"/>
            </w:r>
            <w:r w:rsidR="00091E10" w:rsidRPr="00AB1781">
              <w:t>K</w:t>
            </w:r>
            <w:r w:rsidR="00091E10">
              <w:t>athisma</w:t>
            </w:r>
            <w:r w:rsidR="00091E10" w:rsidRPr="00AB1781">
              <w:t xml:space="preserve"> 1</w:t>
            </w:r>
            <w:r w:rsidR="00091E10">
              <w:t>3</w:t>
            </w:r>
            <w:r>
              <w:fldChar w:fldCharType="end"/>
            </w:r>
          </w:p>
        </w:tc>
        <w:tc>
          <w:tcPr>
            <w:tcW w:w="1626" w:type="dxa"/>
          </w:tcPr>
          <w:p w14:paraId="699A0621" w14:textId="30B937D1" w:rsidR="00860FCB" w:rsidRDefault="00860FCB" w:rsidP="0044639B">
            <w:r>
              <w:fldChar w:fldCharType="begin"/>
            </w:r>
            <w:r>
              <w:instrText xml:space="preserve"> REF _Ref435438650 \h </w:instrText>
            </w:r>
            <w:r>
              <w:fldChar w:fldCharType="separate"/>
            </w:r>
            <w:r w:rsidR="00091E10" w:rsidRPr="00AB1781">
              <w:t>K</w:t>
            </w:r>
            <w:r w:rsidR="00091E10">
              <w:t>athisma</w:t>
            </w:r>
            <w:r w:rsidR="00091E10" w:rsidRPr="00AB1781">
              <w:t xml:space="preserve"> 1</w:t>
            </w:r>
            <w:r w:rsidR="00091E10">
              <w:t>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148BD400" w:rsidR="00860FCB" w:rsidRDefault="00860FCB" w:rsidP="0044639B">
            <w:r>
              <w:fldChar w:fldCharType="begin"/>
            </w:r>
            <w:r>
              <w:instrText xml:space="preserve"> REF _Ref435438613 \h  \* MERGEFORMAT </w:instrText>
            </w:r>
            <w:r>
              <w:fldChar w:fldCharType="separate"/>
            </w:r>
            <w:r w:rsidR="00091E10" w:rsidRPr="00AB1781">
              <w:t>K</w:t>
            </w:r>
            <w:r w:rsidR="00091E10">
              <w:t>athisma</w:t>
            </w:r>
            <w:r w:rsidR="00091E10" w:rsidRPr="00AB1781">
              <w:t xml:space="preserve"> 1</w:t>
            </w:r>
            <w:r w:rsidR="00091E10">
              <w:t>4</w:t>
            </w:r>
            <w:r>
              <w:fldChar w:fldCharType="end"/>
            </w:r>
            <w:r>
              <w:t xml:space="preserve">, </w:t>
            </w:r>
            <w:r>
              <w:fldChar w:fldCharType="begin"/>
            </w:r>
            <w:r>
              <w:instrText xml:space="preserve"> REF _Ref435438622 \h  \* MERGEFORMAT </w:instrText>
            </w:r>
            <w:r>
              <w:fldChar w:fldCharType="separate"/>
            </w:r>
            <w:r w:rsidR="00091E10" w:rsidRPr="00AB1781">
              <w:t>K</w:t>
            </w:r>
            <w:r w:rsidR="00091E10">
              <w:t>athisma</w:t>
            </w:r>
            <w:r w:rsidR="00091E10" w:rsidRPr="00AB1781">
              <w:t xml:space="preserve"> 1</w:t>
            </w:r>
            <w:r w:rsidR="00091E10">
              <w:t>5</w:t>
            </w:r>
            <w:r>
              <w:fldChar w:fldCharType="end"/>
            </w:r>
            <w:r>
              <w:t xml:space="preserve">, </w:t>
            </w:r>
            <w:r>
              <w:fldChar w:fldCharType="begin"/>
            </w:r>
            <w:r>
              <w:instrText xml:space="preserve"> REF _Ref435438630 \h  \* MERGEFORMAT </w:instrText>
            </w:r>
            <w:r>
              <w:fldChar w:fldCharType="separate"/>
            </w:r>
            <w:r w:rsidR="00091E10" w:rsidRPr="00AB1781">
              <w:t>K</w:t>
            </w:r>
            <w:r w:rsidR="00091E10">
              <w:t>athisma</w:t>
            </w:r>
            <w:r w:rsidR="00091E10" w:rsidRPr="00AB1781">
              <w:t xml:space="preserve"> 1</w:t>
            </w:r>
            <w:r w:rsidR="00091E10">
              <w:t>6</w:t>
            </w:r>
            <w:r>
              <w:fldChar w:fldCharType="end"/>
            </w:r>
          </w:p>
        </w:tc>
        <w:tc>
          <w:tcPr>
            <w:tcW w:w="1897" w:type="dxa"/>
          </w:tcPr>
          <w:p w14:paraId="3852DD66" w14:textId="5DE459EB" w:rsidR="00860FCB" w:rsidRDefault="00860FCB" w:rsidP="0044639B">
            <w:r>
              <w:fldChar w:fldCharType="begin"/>
            </w:r>
            <w:r>
              <w:instrText xml:space="preserve"> REF _Ref435438658 \h </w:instrText>
            </w:r>
            <w:r>
              <w:fldChar w:fldCharType="separate"/>
            </w:r>
            <w:r w:rsidR="00091E10" w:rsidRPr="00AB1781">
              <w:t>K</w:t>
            </w:r>
            <w:r w:rsidR="00091E10">
              <w:t>athisma</w:t>
            </w:r>
            <w:r w:rsidR="00091E10" w:rsidRPr="00AB1781">
              <w:t xml:space="preserve"> 1</w:t>
            </w:r>
            <w:r w:rsidR="00091E10">
              <w:t>9</w:t>
            </w:r>
            <w:r>
              <w:fldChar w:fldCharType="end"/>
            </w:r>
          </w:p>
        </w:tc>
        <w:tc>
          <w:tcPr>
            <w:tcW w:w="1897" w:type="dxa"/>
          </w:tcPr>
          <w:p w14:paraId="5E045184" w14:textId="7A08C695" w:rsidR="00860FCB" w:rsidRDefault="00860FCB" w:rsidP="0044639B">
            <w:r>
              <w:fldChar w:fldCharType="begin"/>
            </w:r>
            <w:r>
              <w:instrText xml:space="preserve"> REF _Ref435438665 \h </w:instrText>
            </w:r>
            <w:r>
              <w:fldChar w:fldCharType="separate"/>
            </w:r>
            <w:r w:rsidR="00091E10" w:rsidRPr="00AB1781">
              <w:t>K</w:t>
            </w:r>
            <w:r w:rsidR="00091E10">
              <w:t>athisma 20</w:t>
            </w:r>
            <w:r>
              <w:fldChar w:fldCharType="end"/>
            </w:r>
          </w:p>
        </w:tc>
        <w:tc>
          <w:tcPr>
            <w:tcW w:w="1626" w:type="dxa"/>
          </w:tcPr>
          <w:p w14:paraId="3107D5D5" w14:textId="4C9F263D" w:rsidR="00860FCB" w:rsidRDefault="00860FCB" w:rsidP="0044639B">
            <w:r>
              <w:fldChar w:fldCharType="begin"/>
            </w:r>
            <w:r>
              <w:instrText xml:space="preserve"> REF _Ref435438650 \h </w:instrText>
            </w:r>
            <w:r>
              <w:fldChar w:fldCharType="separate"/>
            </w:r>
            <w:r w:rsidR="00091E10" w:rsidRPr="00AB1781">
              <w:t>K</w:t>
            </w:r>
            <w:r w:rsidR="00091E10">
              <w:t>athisma</w:t>
            </w:r>
            <w:r w:rsidR="00091E10" w:rsidRPr="00AB1781">
              <w:t xml:space="preserve"> 1</w:t>
            </w:r>
            <w:r w:rsidR="00091E10">
              <w:t>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5BC743F7" w:rsidR="00860FCB" w:rsidRDefault="00860FCB" w:rsidP="0044639B">
            <w:r>
              <w:fldChar w:fldCharType="begin"/>
            </w:r>
            <w:r>
              <w:instrText xml:space="preserve"> REF _Ref435438638 \h  \* MERGEFORMAT </w:instrText>
            </w:r>
            <w:r>
              <w:fldChar w:fldCharType="separate"/>
            </w:r>
            <w:r w:rsidR="00091E10" w:rsidRPr="00AB1781">
              <w:t>K</w:t>
            </w:r>
            <w:r w:rsidR="00091E10">
              <w:t>athisma</w:t>
            </w:r>
            <w:r w:rsidR="00091E10" w:rsidRPr="00AB1781">
              <w:t xml:space="preserve"> 1</w:t>
            </w:r>
            <w:r w:rsidR="00091E10">
              <w:t>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77777777" w:rsidR="00F933DE" w:rsidRDefault="00F933DE" w:rsidP="00F933DE">
      <w:r>
        <w:tab/>
        <w:t>Alleluia. Alleluia. Alleluia. Glory to Thee, O God.</w:t>
      </w:r>
    </w:p>
    <w:p w14:paraId="04FD5483" w14:textId="77777777" w:rsidR="00F933DE" w:rsidRDefault="00F933DE" w:rsidP="00F933DE">
      <w:r>
        <w:tab/>
        <w:t>Alleluia. Alleluia. Alleluia. Glory to Thee, O God.</w:t>
      </w:r>
    </w:p>
    <w:p w14:paraId="059FDA32" w14:textId="77777777" w:rsidR="00F933DE" w:rsidRDefault="00F933DE" w:rsidP="00F933DE">
      <w:r>
        <w:tab/>
        <w:t>Alleluia. Alleluia. Alleluia. Glory to Thee,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8FBDA95" w14:textId="3A5D73F9" w:rsidR="00F933DE" w:rsidRPr="0044639B" w:rsidRDefault="00F933DE" w:rsidP="00F933DE">
      <w:r>
        <w:tab/>
        <w:t>now and ever, and to the ages of ages. Amen.</w:t>
      </w:r>
    </w:p>
    <w:p w14:paraId="088E4514" w14:textId="52E7DC05" w:rsidR="00646263" w:rsidRPr="00AB1781" w:rsidRDefault="00646263" w:rsidP="00646263">
      <w:pPr>
        <w:pStyle w:val="Heading2"/>
      </w:pPr>
      <w:bookmarkStart w:id="883" w:name="_Ref435438401"/>
      <w:bookmarkStart w:id="884" w:name="_Toc435800419"/>
      <w:bookmarkStart w:id="885" w:name="_Ref412098127"/>
      <w:r w:rsidRPr="00AB1781">
        <w:lastRenderedPageBreak/>
        <w:t>K</w:t>
      </w:r>
      <w:r>
        <w:t>athisma</w:t>
      </w:r>
      <w:r w:rsidRPr="00AB1781">
        <w:t xml:space="preserve"> 1</w:t>
      </w:r>
      <w:bookmarkEnd w:id="883"/>
      <w:bookmarkEnd w:id="884"/>
    </w:p>
    <w:p w14:paraId="194C0DDC" w14:textId="77777777" w:rsidR="00980D99" w:rsidRDefault="00980D99" w:rsidP="00980D99">
      <w:pPr>
        <w:pStyle w:val="Heading3"/>
      </w:pPr>
      <w:r>
        <w:t>Psalm 1: Blessed is the man</w:t>
      </w:r>
      <w:bookmarkEnd w:id="885"/>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9C1C97">
      <w:pPr>
        <w:pStyle w:val="Heading3"/>
      </w:pPr>
      <w:bookmarkStart w:id="886" w:name="_Ref412098168"/>
      <w:r>
        <w:t>Psalm</w:t>
      </w:r>
      <w:r w:rsidR="00E54261" w:rsidRPr="00AB1781">
        <w:t xml:space="preserve"> 2</w:t>
      </w:r>
      <w:r>
        <w:t>: Why do the nations rage</w:t>
      </w:r>
      <w:bookmarkEnd w:id="886"/>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77777777" w:rsidR="00E54261" w:rsidRPr="009C1C97" w:rsidRDefault="009C1C97" w:rsidP="009C1C97">
      <w:pPr>
        <w:pStyle w:val="Heading3"/>
      </w:pPr>
      <w:bookmarkStart w:id="887" w:name="_Ref412026989"/>
      <w:r>
        <w:lastRenderedPageBreak/>
        <w:t>Psalm</w:t>
      </w:r>
      <w:r w:rsidR="00E54261" w:rsidRPr="00AB1781">
        <w:t xml:space="preserve"> 3</w:t>
      </w:r>
      <w:r>
        <w:t>: Lord, how many are those who trouble me</w:t>
      </w:r>
      <w:bookmarkEnd w:id="887"/>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91E10">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91E10">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6925FDE3" w14:textId="77777777" w:rsidR="00E54261" w:rsidRPr="00AB1781" w:rsidRDefault="00E54261" w:rsidP="009C1C97">
      <w:pPr>
        <w:pStyle w:val="EnglishHangNoCoptic"/>
      </w:pPr>
      <w:r w:rsidRPr="00AB1781">
        <w:t>2 Lord, how many are those who trouble me!</w:t>
      </w:r>
    </w:p>
    <w:p w14:paraId="7189D9E2" w14:textId="77777777" w:rsidR="00E54261" w:rsidRPr="00AB1781" w:rsidRDefault="00E54261" w:rsidP="009C1C97">
      <w:pPr>
        <w:pStyle w:val="EnglishHangEndNoCoptic"/>
      </w:pPr>
      <w:r w:rsidRPr="00AB1781">
        <w:tab/>
        <w:t>How many are rising up against me!</w:t>
      </w:r>
    </w:p>
    <w:p w14:paraId="5078ACEF" w14:textId="77777777" w:rsidR="00E54261" w:rsidRPr="00AB1781" w:rsidRDefault="00E54261" w:rsidP="009C1C97">
      <w:pPr>
        <w:pStyle w:val="EnglishHangNoCoptic"/>
      </w:pPr>
      <w:r w:rsidRPr="00AB1781">
        <w:t>3 How many are saying of my soul:</w:t>
      </w:r>
    </w:p>
    <w:p w14:paraId="408F3427" w14:textId="77777777"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40"/>
      </w:r>
    </w:p>
    <w:p w14:paraId="50D08226" w14:textId="77777777"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9C1C97">
      <w:pPr>
        <w:pStyle w:val="Heading3"/>
      </w:pPr>
      <w:bookmarkStart w:id="888" w:name="_Ref412025808"/>
      <w:r>
        <w:t>Psalm</w:t>
      </w:r>
      <w:r w:rsidR="00E54261" w:rsidRPr="00AB1781">
        <w:t xml:space="preserve"> 4</w:t>
      </w:r>
      <w:r>
        <w:t xml:space="preserve">: </w:t>
      </w:r>
      <w:r w:rsidR="00390B7C">
        <w:t>You hear</w:t>
      </w:r>
      <w:r>
        <w:t xml:space="preserve"> me when I call</w:t>
      </w:r>
      <w:bookmarkEnd w:id="888"/>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77777777" w:rsidR="00E54261" w:rsidRPr="00AB1781" w:rsidRDefault="00390B7C" w:rsidP="009C1C97">
      <w:pPr>
        <w:pStyle w:val="EnglishHangNoCoptic"/>
      </w:pPr>
      <w:r>
        <w:tab/>
        <w:t>You enlarge</w:t>
      </w:r>
      <w:r w:rsidR="00E54261" w:rsidRPr="00AB1781">
        <w:t xml:space="preserve"> me in trouble.</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77777777" w:rsidR="00E54261" w:rsidRPr="009C1C97" w:rsidRDefault="00E54261" w:rsidP="009C1C97">
      <w:pPr>
        <w:pStyle w:val="EnglishHangEndNoCoptic"/>
        <w:rPr>
          <w:i/>
        </w:rPr>
      </w:pPr>
      <w:r w:rsidRPr="00AB1781">
        <w:tab/>
        <w:t xml:space="preserve">Why do you love vanity and seek falsehood? </w:t>
      </w:r>
      <w:r w:rsidRPr="009C1C97">
        <w:rPr>
          <w:i/>
        </w:rPr>
        <w:t>(Pause)</w:t>
      </w:r>
    </w:p>
    <w:p w14:paraId="62C57010" w14:textId="77777777" w:rsidR="00E54261" w:rsidRPr="00AB1781" w:rsidRDefault="00E54261" w:rsidP="009C1C97">
      <w:pPr>
        <w:pStyle w:val="EnglishHangNoCoptic"/>
      </w:pPr>
      <w:r w:rsidRPr="00AB1781">
        <w:t>4 Know also that the Lord has made His Holy One wonderful;</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77777777" w:rsidR="00E54261" w:rsidRPr="00AB1781" w:rsidRDefault="00E54261" w:rsidP="009C1C97">
      <w:pPr>
        <w:pStyle w:val="EnglishHangNoCoptic"/>
      </w:pPr>
      <w:r w:rsidRPr="00AB1781">
        <w:tab/>
        <w:t>for what you say in your hearts</w:t>
      </w:r>
    </w:p>
    <w:p w14:paraId="3BD921F5" w14:textId="77777777" w:rsidR="00E54261" w:rsidRPr="009C1C97" w:rsidRDefault="00E54261" w:rsidP="009C1C97">
      <w:pPr>
        <w:pStyle w:val="EnglishHangEndNoCoptic"/>
        <w:rPr>
          <w:i/>
        </w:rPr>
      </w:pPr>
      <w:r w:rsidRPr="00AB1781">
        <w:tab/>
        <w:t>feel compunction on your beds.</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77777777" w:rsidR="00E54261" w:rsidRPr="00AB1781" w:rsidRDefault="00E54261" w:rsidP="009C1C97">
      <w:pPr>
        <w:pStyle w:val="EnglishHangNoCoptic"/>
      </w:pPr>
      <w:r w:rsidRPr="00AB1781">
        <w:t>7 There are many who say, ‘Who will show us good times?’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77777777"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46"/>
      </w:r>
    </w:p>
    <w:p w14:paraId="20A6142B" w14:textId="77777777" w:rsidR="00E54261" w:rsidRPr="009C1C97" w:rsidRDefault="009C1C97" w:rsidP="009C1C97">
      <w:pPr>
        <w:pStyle w:val="Heading3"/>
      </w:pPr>
      <w:bookmarkStart w:id="889" w:name="_Ref412098238"/>
      <w:r>
        <w:t>Psalm</w:t>
      </w:r>
      <w:r w:rsidR="00E54261" w:rsidRPr="00AB1781">
        <w:t xml:space="preserve"> 5</w:t>
      </w:r>
      <w:r>
        <w:t>: Give ear to my words, O Lord</w:t>
      </w:r>
      <w:bookmarkEnd w:id="889"/>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w:t>
      </w:r>
    </w:p>
    <w:p w14:paraId="2B554AB7" w14:textId="77777777" w:rsidR="00E54261" w:rsidRPr="00AB1781" w:rsidRDefault="00E54261" w:rsidP="009C1C97">
      <w:pPr>
        <w:pStyle w:val="EnglishHangEndNoCoptic"/>
      </w:pPr>
      <w:r w:rsidRPr="00AB1781">
        <w:lastRenderedPageBreak/>
        <w:t xml:space="preserve">1 </w:t>
      </w:r>
      <w:r w:rsidRPr="009C1C97">
        <w:rPr>
          <w:i/>
        </w:rPr>
        <w:t>(A Psalm by David)</w:t>
      </w:r>
    </w:p>
    <w:p w14:paraId="02200B7A" w14:textId="77777777" w:rsidR="00E54261" w:rsidRPr="00AB1781" w:rsidRDefault="00E54261" w:rsidP="009C1C97">
      <w:pPr>
        <w:pStyle w:val="EnglishHang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77777777" w:rsidR="00E54261" w:rsidRPr="00AB1781" w:rsidRDefault="00E54261" w:rsidP="009C1C97">
      <w:pPr>
        <w:pStyle w:val="EnglishHangNoCoptic"/>
      </w:pPr>
      <w:r w:rsidRPr="00AB1781">
        <w:tab/>
        <w:t>In the morning I</w:t>
      </w:r>
      <w:r w:rsidR="00390B7C">
        <w:t xml:space="preserve"> will stand before You</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77777777" w:rsidR="00E54261" w:rsidRPr="00AB1781" w:rsidRDefault="00E54261" w:rsidP="009C1C97">
      <w:pPr>
        <w:pStyle w:val="EnglishHangNoCoptic"/>
      </w:pPr>
      <w:r w:rsidRPr="00AB1781">
        <w:t xml:space="preserve">5 For </w:t>
      </w:r>
      <w:r w:rsidR="00390B7C">
        <w:t>You are</w:t>
      </w:r>
      <w:r w:rsidRPr="00AB1781">
        <w:t xml:space="preserve"> not a God Who wills iniquity;</w:t>
      </w:r>
    </w:p>
    <w:p w14:paraId="371CA11A" w14:textId="77777777" w:rsidR="00E54261" w:rsidRPr="00AB1781" w:rsidRDefault="00E54261" w:rsidP="009C1C97">
      <w:pPr>
        <w:pStyle w:val="EnglishHangEndNoCoptic"/>
      </w:pPr>
      <w:r w:rsidRPr="00AB1781">
        <w:tab/>
        <w:t>ev</w:t>
      </w:r>
      <w:r w:rsidR="00390B7C">
        <w:t>il living cannot dwell with You</w:t>
      </w:r>
      <w:r w:rsidRPr="00AB1781">
        <w:t>.</w:t>
      </w:r>
    </w:p>
    <w:p w14:paraId="605D2E7F" w14:textId="77777777" w:rsidR="00E54261" w:rsidRPr="00AB1781" w:rsidRDefault="00E54261" w:rsidP="009C1C97">
      <w:pPr>
        <w:pStyle w:val="EnglishHangNoCoptic"/>
      </w:pPr>
      <w:r w:rsidRPr="00AB1781">
        <w:t>6 The viol</w:t>
      </w:r>
      <w:r w:rsidR="00390B7C">
        <w:t>ent will not remain before Your</w:t>
      </w:r>
      <w:r w:rsidRPr="00AB1781">
        <w:t xml:space="preserve"> eyes.</w:t>
      </w:r>
    </w:p>
    <w:p w14:paraId="71CDA5FC" w14:textId="77777777" w:rsidR="00E54261" w:rsidRPr="00AB1781" w:rsidRDefault="00390B7C" w:rsidP="009C1C97">
      <w:pPr>
        <w:pStyle w:val="EnglishHangEndNoCoptic"/>
      </w:pPr>
      <w:r>
        <w:tab/>
        <w:t>You hate</w:t>
      </w:r>
      <w:r w:rsidR="00E54261" w:rsidRPr="00AB1781">
        <w:t xml:space="preserve"> all whose work is sin.</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77777777" w:rsidR="00E54261" w:rsidRPr="00AB1781" w:rsidRDefault="00E54261" w:rsidP="009C1C97">
      <w:pPr>
        <w:pStyle w:val="EnglishHangEndNoCoptic"/>
      </w:pPr>
      <w:r w:rsidRPr="00AB1781">
        <w:tab/>
        <w:t>the Lord abhors a bloody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7777777" w:rsidR="00E54261" w:rsidRPr="00AB1781" w:rsidRDefault="00390B7C" w:rsidP="009C1C97">
      <w:pPr>
        <w:pStyle w:val="EnglishHangNoCoptic"/>
      </w:pPr>
      <w:r>
        <w:tab/>
        <w:t>and in the fear of You</w:t>
      </w:r>
    </w:p>
    <w:p w14:paraId="73598430" w14:textId="77777777" w:rsidR="00E54261" w:rsidRPr="00AB1781" w:rsidRDefault="00390B7C" w:rsidP="009C1C97">
      <w:pPr>
        <w:pStyle w:val="EnglishHangEndNoCoptic"/>
      </w:pPr>
      <w:r>
        <w:tab/>
        <w:t>I will bow down towards Your</w:t>
      </w:r>
      <w:r w:rsidR="00E54261" w:rsidRPr="00AB1781">
        <w:t xml:space="preserve"> holy temple.</w:t>
      </w:r>
    </w:p>
    <w:p w14:paraId="4C3115AE" w14:textId="77777777" w:rsidR="00E54261" w:rsidRPr="00AB1781" w:rsidRDefault="00390B7C" w:rsidP="009C1C97">
      <w:pPr>
        <w:pStyle w:val="EnglishHangNoCoptic"/>
      </w:pPr>
      <w:r>
        <w:t>9 Guide me, O Lord, in Your</w:t>
      </w:r>
      <w:r w:rsidR="00E54261" w:rsidRPr="00AB1781">
        <w:t xml:space="preserve"> justice;</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77777777" w:rsidR="00E54261" w:rsidRPr="00AB1781" w:rsidRDefault="00E54261" w:rsidP="009C1C97">
      <w:pPr>
        <w:pStyle w:val="EnglishHangNoCoptic"/>
      </w:pPr>
      <w:r w:rsidRPr="00AB1781">
        <w:tab/>
        <w:t>for their wanton wickedness cast them out,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7"/>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9C1C97">
      <w:pPr>
        <w:pStyle w:val="Heading3"/>
      </w:pPr>
      <w:bookmarkStart w:id="890" w:name="_Ref412025822"/>
      <w:r>
        <w:t>Psalm</w:t>
      </w:r>
      <w:r w:rsidR="00E54261" w:rsidRPr="00AB1781">
        <w:t xml:space="preserve"> 6</w:t>
      </w:r>
      <w:r>
        <w:t xml:space="preserve">: O Lord, rebuke me, but not in </w:t>
      </w:r>
      <w:r w:rsidR="00390B7C">
        <w:t>Your</w:t>
      </w:r>
      <w:r>
        <w:t xml:space="preserve"> anger</w:t>
      </w:r>
      <w:bookmarkEnd w:id="890"/>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91E10">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91E10">
        <w:rPr>
          <w:noProof/>
        </w:rPr>
        <w:t>64</w:t>
      </w:r>
      <w:r w:rsidR="006D16F9">
        <w:fldChar w:fldCharType="end"/>
      </w:r>
      <w:r w:rsidR="006D16F9">
        <w:t>.</w:t>
      </w:r>
    </w:p>
    <w:p w14:paraId="53BE531F" w14:textId="77777777" w:rsidR="00E54261" w:rsidRPr="009C1C97" w:rsidRDefault="00E54261" w:rsidP="009C1C97">
      <w:pPr>
        <w:pStyle w:val="EnglishHangEndNoCoptic"/>
        <w:rPr>
          <w:i/>
        </w:rPr>
      </w:pPr>
      <w:r w:rsidRPr="00AB1781">
        <w:t xml:space="preserve">1 </w:t>
      </w:r>
      <w:r w:rsidRPr="009C1C97">
        <w:rPr>
          <w:i/>
        </w:rPr>
        <w:t>(A Psalm by David)</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48"/>
      </w:r>
    </w:p>
    <w:p w14:paraId="55509B52" w14:textId="77777777" w:rsidR="00E54261" w:rsidRPr="00AB1781" w:rsidRDefault="00E54261" w:rsidP="009C1C97">
      <w:pPr>
        <w:pStyle w:val="EnglishHangNoCoptic"/>
      </w:pPr>
      <w:r w:rsidRPr="00AB1781">
        <w:t>3 Have mercy on me, O Lord, for I am weak,</w:t>
      </w:r>
    </w:p>
    <w:p w14:paraId="10636DC3" w14:textId="77777777" w:rsidR="00E54261" w:rsidRPr="00AB1781" w:rsidRDefault="00E54261" w:rsidP="009C1C97">
      <w:pPr>
        <w:pStyle w:val="EnglishHangEndNoCoptic"/>
      </w:pPr>
      <w:r w:rsidRPr="00AB1781">
        <w:tab/>
        <w:t>heal me, O Lord, for my bones shake.</w:t>
      </w:r>
    </w:p>
    <w:p w14:paraId="51768491" w14:textId="77777777" w:rsidR="00E54261" w:rsidRPr="00AB1781" w:rsidRDefault="00E54261" w:rsidP="009C1C97">
      <w:pPr>
        <w:pStyle w:val="EnglishHangNoCoptic"/>
      </w:pPr>
      <w:r w:rsidRPr="00AB1781">
        <w:t>4 My soul also is troubled exceedingly.</w:t>
      </w:r>
    </w:p>
    <w:p w14:paraId="4AC88764" w14:textId="77777777"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49"/>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77777777" w:rsidR="00E54261" w:rsidRPr="00AB1781" w:rsidRDefault="001040C8" w:rsidP="009C1C97">
      <w:pPr>
        <w:pStyle w:val="EnglishHangEndNoCoptic"/>
      </w:pPr>
      <w:r>
        <w:tab/>
        <w:t xml:space="preserve">and who will confess You </w:t>
      </w:r>
      <w:r w:rsidR="00E54261" w:rsidRPr="00AB1781">
        <w:t>in hell?</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77777777" w:rsidR="00E54261" w:rsidRPr="00AB1781" w:rsidRDefault="00E54261" w:rsidP="009C1C97">
      <w:pPr>
        <w:pStyle w:val="EnglishHangNoCoptic"/>
      </w:pPr>
      <w:r w:rsidRPr="00AB1781">
        <w:tab/>
        <w:t>Every night I bathe my bed</w:t>
      </w:r>
    </w:p>
    <w:p w14:paraId="5E98FA89" w14:textId="77777777" w:rsidR="00E54261" w:rsidRPr="00AB1781" w:rsidRDefault="00E54261" w:rsidP="009C1C97">
      <w:pPr>
        <w:pStyle w:val="EnglishHangEndNoCoptic"/>
      </w:pPr>
      <w:r w:rsidRPr="00AB1781">
        <w:tab/>
        <w:t>and sprinkle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1"/>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77777777" w:rsidR="00E54261" w:rsidRPr="00AB1781" w:rsidRDefault="00E54261" w:rsidP="009C1C97">
      <w:pPr>
        <w:pStyle w:val="EnglishHangNoCoptic"/>
      </w:pPr>
      <w:r w:rsidRPr="00AB1781">
        <w:t>5 if I have repaid with evil those who wronged me,</w:t>
      </w:r>
    </w:p>
    <w:p w14:paraId="3188BBEF" w14:textId="77777777" w:rsidR="00E54261" w:rsidRPr="00AB1781" w:rsidRDefault="00E54261" w:rsidP="009C1C97">
      <w:pPr>
        <w:pStyle w:val="EnglishHangEndNoCoptic"/>
      </w:pPr>
      <w:r w:rsidRPr="00AB1781">
        <w:tab/>
        <w:t>let me fall empty</w:t>
      </w:r>
      <w:r w:rsidRPr="00AB1781">
        <w:rPr>
          <w:rStyle w:val="FootnoteReference"/>
        </w:rPr>
        <w:footnoteReference w:id="52"/>
      </w:r>
      <w:r w:rsidRPr="00AB1781">
        <w:t xml:space="preserve"> before my enemies,</w:t>
      </w:r>
    </w:p>
    <w:p w14:paraId="659E9B62" w14:textId="77777777" w:rsidR="00E54261" w:rsidRPr="00AB1781" w:rsidRDefault="00E54261" w:rsidP="009C1C97">
      <w:pPr>
        <w:pStyle w:val="EnglishHangNoCoptic"/>
      </w:pPr>
      <w:r w:rsidRPr="00AB1781">
        <w:t>6 let my enemy persecute my soul,</w:t>
      </w:r>
    </w:p>
    <w:p w14:paraId="10BBFD75" w14:textId="77777777" w:rsidR="00E54261" w:rsidRPr="00AB1781" w:rsidRDefault="00E54261" w:rsidP="009C1C97">
      <w:pPr>
        <w:pStyle w:val="EnglishHangNoCoptic"/>
      </w:pPr>
      <w:r w:rsidRPr="00AB1781">
        <w:tab/>
        <w:t>seize 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3"/>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7777777"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14:paraId="06C5123D" w14:textId="77777777" w:rsidR="00E54261" w:rsidRPr="00AB1781" w:rsidRDefault="00E54261" w:rsidP="009C1C97">
      <w:pPr>
        <w:pStyle w:val="EnglishHangNoCoptic"/>
      </w:pPr>
      <w:r w:rsidRPr="00AB1781">
        <w:tab/>
        <w:t>Rise up, O Lord my God,</w:t>
      </w:r>
    </w:p>
    <w:p w14:paraId="51596D79" w14:textId="77777777"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14:paraId="6EC9A773" w14:textId="77777777" w:rsidR="00E54261" w:rsidRPr="00AB1781" w:rsidRDefault="00E54261" w:rsidP="009C1C97">
      <w:pPr>
        <w:pStyle w:val="EnglishHangNoCoptic"/>
      </w:pPr>
      <w:r w:rsidRPr="00AB1781">
        <w:t xml:space="preserve">8 and the congregation of peoples will gather round </w:t>
      </w:r>
      <w:r w:rsidR="001040C8">
        <w:t>You</w:t>
      </w:r>
      <w:r w:rsidRPr="00AB1781">
        <w:t>.</w:t>
      </w:r>
    </w:p>
    <w:p w14:paraId="4929E794" w14:textId="77777777" w:rsidR="00E54261" w:rsidRPr="00AB1781" w:rsidRDefault="00E54261" w:rsidP="009C1C97">
      <w:pPr>
        <w:pStyle w:val="EnglishHangEndNoCoptic"/>
      </w:pPr>
      <w:r w:rsidRPr="00AB1781">
        <w:tab/>
        <w:t>And over it 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77777777" w:rsidR="00E54261" w:rsidRPr="00AB1781" w:rsidRDefault="00E54261" w:rsidP="009C1C97">
      <w:pPr>
        <w:pStyle w:val="EnglishHangNoCoptic"/>
      </w:pPr>
      <w:r w:rsidRPr="00AB1781">
        <w:tab/>
        <w:t>according to my righteousness</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77777777" w:rsidR="00E54261" w:rsidRPr="00AB1781" w:rsidRDefault="00E54261" w:rsidP="009C1C97">
      <w:pPr>
        <w:pStyle w:val="EnglishHangEndNoCoptic"/>
      </w:pPr>
      <w:r w:rsidRPr="00AB1781">
        <w:tab/>
        <w:t>Who saves the upright of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77777777" w:rsidR="00E54261" w:rsidRPr="00AB1781" w:rsidRDefault="00E54261" w:rsidP="009C1C97">
      <w:pPr>
        <w:pStyle w:val="EnglishHangNoCoptic"/>
      </w:pPr>
      <w:r w:rsidRPr="00AB1781">
        <w:t>14 and in it He has fitted the arrows of death;</w:t>
      </w:r>
    </w:p>
    <w:p w14:paraId="1BBD2B97" w14:textId="77777777" w:rsidR="00E54261" w:rsidRPr="009C1C97" w:rsidRDefault="00E54261" w:rsidP="009C1C97">
      <w:pPr>
        <w:pStyle w:val="EnglishHangEndNoCoptic"/>
      </w:pPr>
      <w:r w:rsidRPr="00AB1781">
        <w:tab/>
        <w:t>He has forged His bolts for those who are burning.</w:t>
      </w:r>
    </w:p>
    <w:p w14:paraId="433E06AA" w14:textId="77777777" w:rsidR="00E54261" w:rsidRPr="00AB1781" w:rsidRDefault="00E54261" w:rsidP="009C1C97">
      <w:pPr>
        <w:pStyle w:val="EnglishHangNoCoptic"/>
      </w:pPr>
      <w:r w:rsidRPr="00AB1781">
        <w:t>15 The sinner travails with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77777777" w:rsidR="00E54261" w:rsidRPr="00AB1781" w:rsidRDefault="00E54261" w:rsidP="009C1C97">
      <w:pPr>
        <w:pStyle w:val="EnglishHangNoCoptic"/>
      </w:pPr>
      <w:r w:rsidRPr="00AB1781">
        <w:t>16 He has dug a pit and scooped it out,</w:t>
      </w:r>
    </w:p>
    <w:p w14:paraId="6A753892" w14:textId="77777777" w:rsidR="00E54261" w:rsidRPr="00AB1781" w:rsidRDefault="00E54261" w:rsidP="009C1C97">
      <w:pPr>
        <w:pStyle w:val="EnglishHangEndNoCoptic"/>
      </w:pPr>
      <w:r w:rsidRPr="00AB1781">
        <w:tab/>
        <w:t>and he will fall into the hole he has made.</w:t>
      </w:r>
    </w:p>
    <w:p w14:paraId="2E08374B" w14:textId="77777777" w:rsidR="00E54261" w:rsidRPr="00AB1781" w:rsidRDefault="00E54261" w:rsidP="009C1C97">
      <w:pPr>
        <w:pStyle w:val="EnglishHangNoCoptic"/>
      </w:pPr>
      <w:r w:rsidRPr="00AB1781">
        <w:t>17 His trouble will recoil on his head,</w:t>
      </w:r>
    </w:p>
    <w:p w14:paraId="0C3E1490" w14:textId="77777777" w:rsidR="00E54261" w:rsidRPr="00AB1781" w:rsidRDefault="00E54261" w:rsidP="009C1C97">
      <w:pPr>
        <w:pStyle w:val="EnglishHangEndNoCoptic"/>
      </w:pPr>
      <w:r w:rsidRPr="00AB1781">
        <w:tab/>
        <w:t>and his wrongdoing will crash on his crown.</w:t>
      </w:r>
    </w:p>
    <w:p w14:paraId="44A78365" w14:textId="77777777" w:rsidR="00E54261" w:rsidRPr="00AB1781" w:rsidRDefault="00E54261" w:rsidP="009C1C97">
      <w:pPr>
        <w:pStyle w:val="EnglishHangNoCoptic"/>
      </w:pPr>
      <w:r w:rsidRPr="00AB1781">
        <w:t>18 I will give thanks to the Lord for His justice;</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9C1C97">
      <w:pPr>
        <w:pStyle w:val="Heading3"/>
      </w:pPr>
      <w:bookmarkStart w:id="891" w:name="_Ref412098295"/>
      <w:r>
        <w:t>Psalm</w:t>
      </w:r>
      <w:r w:rsidR="00E54261" w:rsidRPr="00AB1781">
        <w:t xml:space="preserve"> 8</w:t>
      </w:r>
      <w:r>
        <w:t xml:space="preserve">: O Lord, our Lord, how wonderful is </w:t>
      </w:r>
      <w:r w:rsidR="001040C8">
        <w:t>Your N</w:t>
      </w:r>
      <w:r>
        <w:t>ame</w:t>
      </w:r>
      <w:bookmarkEnd w:id="891"/>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w:t>
      </w:r>
    </w:p>
    <w:p w14:paraId="40A1BDD3" w14:textId="77777777" w:rsidR="00E54261" w:rsidRPr="00AB1781" w:rsidRDefault="00E54261" w:rsidP="009C1C97">
      <w:pPr>
        <w:pStyle w:val="EnglishHangEndNoCoptic"/>
      </w:pPr>
      <w:r w:rsidRPr="00AB1781">
        <w:t xml:space="preserve">1 </w:t>
      </w:r>
      <w:r w:rsidRPr="009C1C97">
        <w:rPr>
          <w:i/>
        </w:rPr>
        <w:t>(A Psalm by David)</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7777777" w:rsidR="00E54261" w:rsidRPr="00AB1781" w:rsidRDefault="00E54261" w:rsidP="009C1C97">
      <w:pPr>
        <w:pStyle w:val="EnglishHangNoCoptic"/>
      </w:pPr>
      <w:r w:rsidRPr="00AB1781">
        <w:t>3 Out of the mouth of babes and sucklings</w:t>
      </w:r>
    </w:p>
    <w:p w14:paraId="00A657D4" w14:textId="77777777"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55"/>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7777777"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14:paraId="2BCFB910" w14:textId="77777777" w:rsidR="00E54261" w:rsidRPr="00AB1781" w:rsidRDefault="00E54261" w:rsidP="009C1C97">
      <w:pPr>
        <w:pStyle w:val="EnglishHangEndNoCoptic"/>
      </w:pPr>
      <w:r w:rsidRPr="00AB1781">
        <w:tab/>
        <w:t xml:space="preserve">the moon and stars which </w:t>
      </w:r>
      <w:r w:rsidR="001040C8">
        <w:t>You have</w:t>
      </w:r>
      <w:r w:rsidRPr="00AB1781">
        <w:t xml:space="preserve"> poised,</w:t>
      </w:r>
      <w:r w:rsidRPr="00AB1781">
        <w:rPr>
          <w:rStyle w:val="FootnoteReference"/>
        </w:rPr>
        <w:footnoteReference w:id="56"/>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7"/>
      </w:r>
    </w:p>
    <w:p w14:paraId="544CF2A0" w14:textId="77777777" w:rsidR="00E54261" w:rsidRPr="00AB1781" w:rsidRDefault="00E54261" w:rsidP="009C1C97">
      <w:pPr>
        <w:pStyle w:val="EnglishHangNoCoptic"/>
      </w:pPr>
      <w:r w:rsidRPr="00AB1781">
        <w:t>8 all sheep and cattle,</w:t>
      </w:r>
    </w:p>
    <w:p w14:paraId="2704CA8E" w14:textId="77777777" w:rsidR="00E54261" w:rsidRPr="00AB1781" w:rsidRDefault="00E54261" w:rsidP="009C1C97">
      <w:pPr>
        <w:pStyle w:val="EnglishHangEndNoCoptic"/>
      </w:pPr>
      <w:r w:rsidRPr="00AB1781">
        <w:tab/>
        <w:t>and also the beasts of the plain;</w:t>
      </w:r>
    </w:p>
    <w:p w14:paraId="7DDB68AC" w14:textId="77777777" w:rsidR="00E54261" w:rsidRPr="00AB1781" w:rsidRDefault="00E54261" w:rsidP="009C1C97">
      <w:pPr>
        <w:pStyle w:val="EnglishHangNoCoptic"/>
      </w:pPr>
      <w:r w:rsidRPr="00AB1781">
        <w:t>9 the birds in the sky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646263">
      <w:pPr>
        <w:pStyle w:val="Heading2"/>
      </w:pPr>
      <w:bookmarkStart w:id="892" w:name="_Ref435438475"/>
      <w:bookmarkStart w:id="893" w:name="_Toc435800420"/>
      <w:r w:rsidRPr="00AB1781">
        <w:lastRenderedPageBreak/>
        <w:t>K</w:t>
      </w:r>
      <w:r>
        <w:t>athisma 2</w:t>
      </w:r>
      <w:bookmarkEnd w:id="892"/>
      <w:bookmarkEnd w:id="893"/>
    </w:p>
    <w:p w14:paraId="3E8588D9" w14:textId="77777777"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77777777" w:rsidR="00435BD3" w:rsidRPr="00AB1781" w:rsidRDefault="00435BD3" w:rsidP="00435BD3">
      <w:pPr>
        <w:pStyle w:val="EnglishHangNoCoptic"/>
      </w:pPr>
      <w:r w:rsidRPr="00AB1781">
        <w:t xml:space="preserve">2 I will thank </w:t>
      </w:r>
      <w:r w:rsidR="001040C8">
        <w:t>You</w:t>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77777777" w:rsidR="00435BD3" w:rsidRPr="00AB1781" w:rsidRDefault="00435BD3" w:rsidP="00435BD3">
      <w:pPr>
        <w:pStyle w:val="EnglishHangNoCoptic"/>
      </w:pPr>
      <w:r w:rsidRPr="00AB1781">
        <w:t xml:space="preserve">3 I will be glad and exult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77777777" w:rsidR="00435BD3" w:rsidRPr="00AB1781" w:rsidRDefault="00435BD3" w:rsidP="00435BD3">
      <w:pPr>
        <w:pStyle w:val="EnglishHangNoCoptic"/>
      </w:pPr>
      <w:r w:rsidRPr="00AB1781">
        <w:t>4 When my enemy is put to flight,</w:t>
      </w:r>
    </w:p>
    <w:p w14:paraId="4B127711" w14:textId="77777777"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58"/>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77777777" w:rsidR="00435BD3" w:rsidRPr="00AB1781" w:rsidRDefault="00435BD3" w:rsidP="00435BD3">
      <w:pPr>
        <w:pStyle w:val="EnglishHangEndNoCoptic"/>
      </w:pPr>
      <w:r w:rsidRPr="00AB1781">
        <w:tab/>
        <w:t>their memory with their din has perished.</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77777777" w:rsidR="00435BD3" w:rsidRPr="00AB1781" w:rsidRDefault="00435BD3" w:rsidP="00435BD3">
      <w:pPr>
        <w:pStyle w:val="EnglishHangNoCoptic"/>
      </w:pPr>
      <w:r w:rsidRPr="00AB1781">
        <w:t>9 He will judge the world with justice;</w:t>
      </w:r>
    </w:p>
    <w:p w14:paraId="3BACAF5D" w14:textId="77777777" w:rsidR="00435BD3" w:rsidRPr="00AB1781" w:rsidRDefault="00435BD3" w:rsidP="00435BD3">
      <w:pPr>
        <w:pStyle w:val="EnglishHangEndNoCoptic"/>
      </w:pPr>
      <w:r w:rsidRPr="00AB1781">
        <w:tab/>
        <w:t>He will judge the peoples rightly.</w:t>
      </w:r>
    </w:p>
    <w:p w14:paraId="6AD06709" w14:textId="77777777" w:rsidR="00435BD3" w:rsidRPr="00AB1781" w:rsidRDefault="00435BD3" w:rsidP="00435BD3">
      <w:pPr>
        <w:pStyle w:val="EnglishHangNoCoptic"/>
      </w:pPr>
      <w:r w:rsidRPr="00AB1781">
        <w:t>10 The Lord is the poor man’s refuge,</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lastRenderedPageBreak/>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77777777" w:rsidR="00435BD3" w:rsidRPr="00AB1781" w:rsidRDefault="00435BD3" w:rsidP="00435BD3">
      <w:pPr>
        <w:pStyle w:val="EnglishHangNoCoptic"/>
      </w:pPr>
      <w:r w:rsidRPr="00AB1781">
        <w:t xml:space="preserve">15 that I may tell of all </w:t>
      </w:r>
      <w:r w:rsidR="00E570CB">
        <w:t>Your</w:t>
      </w:r>
      <w:r w:rsidRPr="00AB1781">
        <w:t xml:space="preserve"> praises</w:t>
      </w:r>
    </w:p>
    <w:p w14:paraId="63AF348E" w14:textId="77777777" w:rsidR="00435BD3" w:rsidRPr="00AB1781" w:rsidRDefault="00435BD3" w:rsidP="00435BD3">
      <w:pPr>
        <w:pStyle w:val="EnglishHangNoCoptic"/>
      </w:pPr>
      <w:r w:rsidRPr="00AB1781">
        <w:tab/>
        <w:t>in the gates of the daughter of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7777777" w:rsidR="00435BD3" w:rsidRPr="00AB1781" w:rsidRDefault="00435BD3" w:rsidP="00435BD3">
      <w:pPr>
        <w:pStyle w:val="EnglishHangNoCoptic"/>
      </w:pPr>
      <w:r w:rsidRPr="00AB1781">
        <w:t>16 The nations are stuck in the rot they have made;</w:t>
      </w:r>
      <w:r w:rsidRPr="00AB1781">
        <w:rPr>
          <w:rStyle w:val="FootnoteReference"/>
        </w:rPr>
        <w:footnoteReference w:id="59"/>
      </w:r>
    </w:p>
    <w:p w14:paraId="4D82B4A2" w14:textId="77777777"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60"/>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77777777" w:rsidR="00435BD3" w:rsidRPr="00AB1781" w:rsidRDefault="00435BD3" w:rsidP="00435BD3">
      <w:pPr>
        <w:pStyle w:val="EnglishHangNoCoptic"/>
      </w:pPr>
      <w:r w:rsidRPr="00AB1781">
        <w:t>18 Let the sinners be turned into hell,</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77777777" w:rsidR="00435BD3" w:rsidRPr="00AB1781" w:rsidRDefault="00435BD3" w:rsidP="00435BD3">
      <w:pPr>
        <w:pStyle w:val="EnglishHangEndNoCoptic"/>
      </w:pPr>
      <w:r w:rsidRPr="00AB1781">
        <w:tab/>
        <w:t>the patience of the needy will never perish.</w:t>
      </w:r>
    </w:p>
    <w:p w14:paraId="5E3BE464" w14:textId="77777777" w:rsidR="00435BD3" w:rsidRPr="00AB1781" w:rsidRDefault="00435BD3" w:rsidP="00435BD3">
      <w:pPr>
        <w:pStyle w:val="EnglishHangNoCoptic"/>
      </w:pPr>
      <w:r w:rsidRPr="00AB1781">
        <w:t>20 Arise, O Lord, let not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77777777" w:rsidR="00435BD3" w:rsidRPr="00AB1781" w:rsidRDefault="00435BD3" w:rsidP="00435BD3">
      <w:pPr>
        <w:pStyle w:val="EnglishHangNoCoptic"/>
      </w:pPr>
      <w:r w:rsidRPr="00AB1781">
        <w:t>22 Why stand away far off, O Lord?</w:t>
      </w:r>
    </w:p>
    <w:p w14:paraId="4EC0ED16" w14:textId="77777777" w:rsidR="00435BD3" w:rsidRPr="00AB1781" w:rsidRDefault="00435BD3" w:rsidP="00435BD3">
      <w:pPr>
        <w:pStyle w:val="EnglishHangEndNoCoptic"/>
      </w:pPr>
      <w:r w:rsidRPr="00AB1781">
        <w:tab/>
        <w:t>Why disregard us in times of trouble?</w:t>
      </w:r>
    </w:p>
    <w:p w14:paraId="5A54510A" w14:textId="77777777" w:rsidR="00435BD3" w:rsidRPr="00AB1781" w:rsidRDefault="00435BD3" w:rsidP="00435BD3">
      <w:pPr>
        <w:pStyle w:val="EnglishHangNoCoptic"/>
      </w:pPr>
      <w:r w:rsidRPr="00AB1781">
        <w:t>23 At the pride of the godless,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lastRenderedPageBreak/>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77777777" w:rsidR="00435BD3" w:rsidRPr="00AB1781" w:rsidRDefault="00435BD3" w:rsidP="00435BD3">
      <w:pPr>
        <w:pStyle w:val="EnglishHangNoCoptic"/>
      </w:pPr>
      <w:r w:rsidRPr="00AB1781">
        <w:tab/>
      </w:r>
      <w:r w:rsidR="00E570CB">
        <w:t>Your</w:t>
      </w:r>
      <w:r w:rsidRPr="00AB1781">
        <w:t xml:space="preserve"> judgments are far above his head.</w:t>
      </w:r>
    </w:p>
    <w:p w14:paraId="18199235" w14:textId="77777777" w:rsidR="00435BD3" w:rsidRPr="00AB1781" w:rsidRDefault="00435BD3" w:rsidP="00435BD3">
      <w:pPr>
        <w:pStyle w:val="EnglishHangEndNoCoptic"/>
      </w:pPr>
      <w:r w:rsidRPr="00AB1781">
        <w:tab/>
        <w:t>He domineers over 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7777777" w:rsidR="00435BD3" w:rsidRPr="00AB1781" w:rsidRDefault="00435BD3" w:rsidP="00435BD3">
      <w:pPr>
        <w:pStyle w:val="EnglishHangNoCoptic"/>
      </w:pPr>
      <w:r w:rsidRPr="00AB1781">
        <w:t>28 His mouth is full of cursing, gall and deceit;</w:t>
      </w:r>
    </w:p>
    <w:p w14:paraId="7997F054" w14:textId="77777777" w:rsidR="00435BD3" w:rsidRPr="00AB1781" w:rsidRDefault="00435BD3" w:rsidP="00435BD3">
      <w:pPr>
        <w:pStyle w:val="EnglishHangEndNoCoptic"/>
      </w:pPr>
      <w:r w:rsidRPr="00AB1781">
        <w:tab/>
        <w:t>under his tongue are trouble and pain.</w:t>
      </w:r>
    </w:p>
    <w:p w14:paraId="54EBBD33" w14:textId="77777777" w:rsidR="00435BD3" w:rsidRPr="00AB1781" w:rsidRDefault="00435BD3" w:rsidP="00435BD3">
      <w:pPr>
        <w:pStyle w:val="EnglishHangNoCoptic"/>
      </w:pPr>
      <w:r w:rsidRPr="00AB1781">
        <w:t>29 He sits in ambush with the rich</w:t>
      </w:r>
    </w:p>
    <w:p w14:paraId="72C642F0" w14:textId="77777777" w:rsidR="00435BD3" w:rsidRPr="00AB1781" w:rsidRDefault="00435BD3" w:rsidP="00435BD3">
      <w:pPr>
        <w:pStyle w:val="EnglishHangNoCoptic"/>
      </w:pPr>
      <w:r w:rsidRPr="00AB1781">
        <w:tab/>
        <w:t>in secret places to kill an innocent man;</w:t>
      </w:r>
    </w:p>
    <w:p w14:paraId="3B02E33B" w14:textId="77777777" w:rsidR="00435BD3" w:rsidRPr="00435BD3" w:rsidRDefault="00435BD3" w:rsidP="00435BD3">
      <w:pPr>
        <w:pStyle w:val="EnglishHangEndNoCoptic"/>
      </w:pPr>
      <w:r w:rsidRPr="00AB1781">
        <w:tab/>
        <w:t>his eyes are fixed on the poor man.</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77777777" w:rsidR="00435BD3" w:rsidRPr="00AB1781" w:rsidRDefault="00435BD3" w:rsidP="00435BD3">
      <w:pPr>
        <w:pStyle w:val="EnglishHangNoCoptic"/>
      </w:pPr>
      <w:r w:rsidRPr="00AB1781">
        <w:t>31 In his trap he will humble him.</w:t>
      </w:r>
    </w:p>
    <w:p w14:paraId="14A4DBA9" w14:textId="77777777" w:rsidR="00435BD3" w:rsidRPr="00AB1781" w:rsidRDefault="00435BD3" w:rsidP="00435BD3">
      <w:pPr>
        <w:pStyle w:val="EnglishHangEndNoCoptic"/>
      </w:pPr>
      <w:r w:rsidRPr="00AB1781">
        <w:tab/>
        <w:t>He stoops and falls in getting the poor into his power.</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77777777"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14:paraId="62312B89" w14:textId="77777777" w:rsidR="00435BD3" w:rsidRPr="00AB1781" w:rsidRDefault="00435BD3" w:rsidP="00435BD3">
      <w:pPr>
        <w:pStyle w:val="EnglishHangEndNoCoptic"/>
      </w:pPr>
      <w:r w:rsidRPr="00AB1781">
        <w:tab/>
        <w:t>forget not the poor.</w:t>
      </w:r>
    </w:p>
    <w:p w14:paraId="13601584" w14:textId="77777777" w:rsidR="00435BD3" w:rsidRPr="00AB1781" w:rsidRDefault="00435BD3" w:rsidP="00435BD3">
      <w:pPr>
        <w:pStyle w:val="EnglishHangNoCoptic"/>
      </w:pPr>
      <w:r w:rsidRPr="00AB1781">
        <w:t>34 Why does the wicked man provoke God?</w:t>
      </w:r>
    </w:p>
    <w:p w14:paraId="68262E42" w14:textId="77777777" w:rsidR="00435BD3" w:rsidRPr="00AB1781" w:rsidRDefault="00435BD3" w:rsidP="00435BD3">
      <w:pPr>
        <w:pStyle w:val="EnglishHangEndNoCoptic"/>
      </w:pPr>
      <w:r w:rsidRPr="00AB1781">
        <w:tab/>
        <w:t>Because he says in his heart: ‘He will not look into it.’</w:t>
      </w:r>
    </w:p>
    <w:p w14:paraId="1BC99ADB" w14:textId="77777777"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61"/>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77777777" w:rsidR="00435BD3" w:rsidRPr="00AB1781" w:rsidRDefault="00435BD3" w:rsidP="00435BD3">
      <w:pPr>
        <w:pStyle w:val="EnglishHangEndNoCoptic"/>
      </w:pPr>
      <w:r w:rsidRPr="00AB1781">
        <w:tab/>
        <w:t>his sin will be sought, and will not be found.</w:t>
      </w:r>
    </w:p>
    <w:p w14:paraId="45693821" w14:textId="77777777" w:rsidR="00435BD3" w:rsidRPr="00AB1781" w:rsidRDefault="00435BD3" w:rsidP="00435BD3">
      <w:pPr>
        <w:pStyle w:val="EnglishHangNoCoptic"/>
      </w:pPr>
      <w:r w:rsidRPr="00AB1781">
        <w:t>37 The Lord will reign for ever and ever;</w:t>
      </w:r>
    </w:p>
    <w:p w14:paraId="709B197C" w14:textId="77777777" w:rsidR="00435BD3" w:rsidRPr="00AB1781" w:rsidRDefault="00435BD3" w:rsidP="00435BD3">
      <w:pPr>
        <w:pStyle w:val="EnglishHangEndNoCoptic"/>
      </w:pPr>
      <w:r w:rsidRPr="00AB1781">
        <w:tab/>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lastRenderedPageBreak/>
        <w:tab/>
      </w:r>
      <w:r w:rsidR="00E570CB">
        <w:t>Your</w:t>
      </w:r>
      <w:r w:rsidRPr="00AB1781">
        <w:t xml:space="preserve"> ear attends to their heart’s disposition,</w:t>
      </w:r>
    </w:p>
    <w:p w14:paraId="6DCB52C2" w14:textId="77777777" w:rsidR="00435BD3" w:rsidRPr="00AB1781" w:rsidRDefault="00435BD3" w:rsidP="00435BD3">
      <w:pPr>
        <w:pStyle w:val="EnglishHangNoCoptic"/>
      </w:pPr>
      <w:r w:rsidRPr="00AB1781">
        <w:t>39 to judge the orphan and the humble man,</w:t>
      </w:r>
    </w:p>
    <w:p w14:paraId="2C32C1DB" w14:textId="77777777" w:rsidR="00435BD3" w:rsidRPr="00435BD3" w:rsidRDefault="00435BD3" w:rsidP="00435BD3">
      <w:pPr>
        <w:pStyle w:val="EnglishHangEndNoCoptic"/>
      </w:pPr>
      <w:r w:rsidRPr="00AB1781">
        <w:tab/>
        <w:t>that no man on earth should continue to boast.</w:t>
      </w:r>
    </w:p>
    <w:p w14:paraId="3243BF42" w14:textId="77777777" w:rsidR="00435BD3" w:rsidRPr="00AB1781" w:rsidRDefault="00435BD3" w:rsidP="00435BD3">
      <w:pPr>
        <w:pStyle w:val="Heading3"/>
      </w:pPr>
      <w:r>
        <w:t>Psalm</w:t>
      </w:r>
      <w:r w:rsidRPr="00AB1781">
        <w:t xml:space="preserve"> 10</w:t>
      </w:r>
      <w:r>
        <w:t>: In the Lord I have put my trust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77777777" w:rsidR="00435BD3" w:rsidRPr="00AB1781" w:rsidRDefault="00435BD3" w:rsidP="00435BD3">
      <w:pPr>
        <w:pStyle w:val="Rubric"/>
      </w:pPr>
      <w:r w:rsidRPr="00AB1781">
        <w:t>(A Psalm by David)</w:t>
      </w:r>
    </w:p>
    <w:p w14:paraId="166830D4" w14:textId="77777777" w:rsidR="00435BD3" w:rsidRPr="00AB1781" w:rsidRDefault="00435BD3" w:rsidP="00435BD3">
      <w:pPr>
        <w:pStyle w:val="EnglishHangNoCoptic"/>
      </w:pPr>
      <w:r w:rsidRPr="00AB1781">
        <w:t>1 In the Lord I have put my trust.</w:t>
      </w:r>
    </w:p>
    <w:p w14:paraId="3625EABD" w14:textId="77777777" w:rsidR="00435BD3" w:rsidRPr="00AB1781" w:rsidRDefault="00435BD3" w:rsidP="00435BD3">
      <w:pPr>
        <w:pStyle w:val="EnglishHangNoCoptic"/>
      </w:pPr>
      <w:r w:rsidRPr="00AB1781">
        <w:tab/>
        <w:t>How can you say to my soul:</w:t>
      </w:r>
    </w:p>
    <w:p w14:paraId="67AB3790" w14:textId="77777777" w:rsidR="00435BD3" w:rsidRPr="00AB1781" w:rsidRDefault="00435BD3" w:rsidP="00435BD3">
      <w:pPr>
        <w:pStyle w:val="EnglishHangEndNoCoptic"/>
      </w:pPr>
      <w:r w:rsidRPr="00AB1781">
        <w:tab/>
        <w:t>Fly away like a bird to the mountains?</w:t>
      </w:r>
    </w:p>
    <w:p w14:paraId="2E7F8686" w14:textId="77777777" w:rsidR="00435BD3" w:rsidRPr="00AB1781" w:rsidRDefault="00435BD3" w:rsidP="00435BD3">
      <w:pPr>
        <w:pStyle w:val="EnglishHangNoCoptic"/>
      </w:pPr>
      <w:r w:rsidRPr="00AB1781">
        <w:t>2 For, lo, the sinners bend their bow;</w:t>
      </w:r>
    </w:p>
    <w:p w14:paraId="6D589C24" w14:textId="77777777" w:rsidR="00435BD3" w:rsidRPr="00AB1781" w:rsidRDefault="00435BD3" w:rsidP="00435BD3">
      <w:pPr>
        <w:pStyle w:val="EnglishHangNoCoptic"/>
      </w:pPr>
      <w:r w:rsidRPr="00AB1781">
        <w:tab/>
        <w:t>they have arrows ready in the quiver</w:t>
      </w:r>
    </w:p>
    <w:p w14:paraId="7B6B0CA2" w14:textId="77777777" w:rsidR="00435BD3" w:rsidRPr="00AB1781" w:rsidRDefault="00435BD3" w:rsidP="00435BD3">
      <w:pPr>
        <w:pStyle w:val="EnglishHangEndNoCoptic"/>
      </w:pPr>
      <w:r w:rsidRPr="00AB1781">
        <w:tab/>
        <w:t>to shoot in the dark at the upright in heart.</w:t>
      </w:r>
    </w:p>
    <w:p w14:paraId="54D090EC" w14:textId="77777777"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14:paraId="60548121" w14:textId="77777777" w:rsidR="00435BD3" w:rsidRPr="00AB1781" w:rsidRDefault="00435BD3" w:rsidP="00435BD3">
      <w:pPr>
        <w:pStyle w:val="EnglishHangEndNoCoptic"/>
      </w:pPr>
      <w:r w:rsidRPr="00AB1781">
        <w:tab/>
        <w:t>But what has the just man done?</w:t>
      </w:r>
    </w:p>
    <w:p w14:paraId="24EAAF33" w14:textId="77777777" w:rsidR="00435BD3" w:rsidRPr="00AB1781" w:rsidRDefault="00435BD3" w:rsidP="00435BD3">
      <w:pPr>
        <w:pStyle w:val="EnglishHangNoCoptic"/>
      </w:pPr>
      <w:r w:rsidRPr="00AB1781">
        <w:t>4 The Lord is in His holy temple</w:t>
      </w:r>
      <w:r w:rsidRPr="00AB1781">
        <w:rPr>
          <w:rStyle w:val="FootnoteReference"/>
        </w:rPr>
        <w:footnoteReference w:id="62"/>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77777777" w:rsidR="00435BD3" w:rsidRPr="00AB1781" w:rsidRDefault="00435BD3" w:rsidP="00435BD3">
      <w:pPr>
        <w:pStyle w:val="EnglishHangNoCoptic"/>
      </w:pPr>
      <w:r w:rsidRPr="00AB1781">
        <w:t>5 The Lord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77777777" w:rsidR="00435BD3" w:rsidRPr="00AB1781" w:rsidRDefault="00435BD3" w:rsidP="00435BD3">
      <w:pPr>
        <w:pStyle w:val="EnglishHangNoCoptic"/>
      </w:pPr>
      <w:r w:rsidRPr="00AB1781">
        <w:t>6 Upon sinners He will rain snares:</w:t>
      </w:r>
    </w:p>
    <w:p w14:paraId="18A3DE63" w14:textId="77777777" w:rsidR="00435BD3" w:rsidRPr="00AB1781" w:rsidRDefault="00435BD3" w:rsidP="00435BD3">
      <w:pPr>
        <w:pStyle w:val="EnglishHangNoCoptic"/>
      </w:pPr>
      <w:r w:rsidRPr="00AB1781">
        <w:tab/>
        <w:t>fire and brimstone and a tempestuous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77777777" w:rsidR="00435BD3" w:rsidRPr="00435BD3" w:rsidRDefault="00435BD3" w:rsidP="00435BD3">
      <w:pPr>
        <w:pStyle w:val="EnglishHangEndNoCoptic"/>
      </w:pPr>
      <w:r w:rsidRPr="00AB1781">
        <w:tab/>
        <w:t>His countenance beholds justice.</w:t>
      </w:r>
    </w:p>
    <w:p w14:paraId="5755FA8B" w14:textId="18798AD4" w:rsidR="00F933DE" w:rsidRDefault="00F933DE" w:rsidP="00F933DE">
      <w:pPr>
        <w:pStyle w:val="Rubric"/>
      </w:pPr>
      <w:bookmarkStart w:id="894" w:name="_Ref412098310"/>
      <w:r>
        <w:t>Glory…</w:t>
      </w:r>
    </w:p>
    <w:p w14:paraId="754E037B" w14:textId="77777777" w:rsidR="00435BD3" w:rsidRPr="00435BD3" w:rsidRDefault="00435BD3" w:rsidP="00435BD3">
      <w:pPr>
        <w:pStyle w:val="Heading3"/>
      </w:pPr>
      <w:r>
        <w:lastRenderedPageBreak/>
        <w:t>Psalm</w:t>
      </w:r>
      <w:r w:rsidRPr="00AB1781">
        <w:t xml:space="preserve"> 11</w:t>
      </w:r>
      <w:r>
        <w:t>: Save me, O Lord, for there is no saint left</w:t>
      </w:r>
      <w:bookmarkEnd w:id="894"/>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w:t>
      </w:r>
    </w:p>
    <w:p w14:paraId="5ABE0AAA" w14:textId="77777777" w:rsidR="00435BD3" w:rsidRPr="00AB1781" w:rsidRDefault="00435BD3" w:rsidP="00435BD3">
      <w:pPr>
        <w:pStyle w:val="Rubric"/>
      </w:pPr>
      <w:r w:rsidRPr="00AB1781">
        <w:t>1 (A Psalm by David)</w:t>
      </w:r>
    </w:p>
    <w:p w14:paraId="47AC0867" w14:textId="77777777" w:rsidR="00435BD3" w:rsidRPr="00AB1781" w:rsidRDefault="00435BD3" w:rsidP="00435BD3">
      <w:pPr>
        <w:pStyle w:val="EnglishHangNoCoptic"/>
      </w:pPr>
      <w:r w:rsidRPr="00AB1781">
        <w:t>2 Save me, O Lord, for there is no saint left;</w:t>
      </w:r>
    </w:p>
    <w:p w14:paraId="2DCB3FCB" w14:textId="77777777" w:rsidR="00435BD3" w:rsidRPr="00AB1781" w:rsidRDefault="00435BD3" w:rsidP="00435BD3">
      <w:pPr>
        <w:pStyle w:val="EnglishHangEndNoCoptic"/>
      </w:pPr>
      <w:r w:rsidRPr="00AB1781">
        <w:tab/>
        <w:t>for truths have dwindled from the sons of men.</w:t>
      </w:r>
    </w:p>
    <w:p w14:paraId="695B298F" w14:textId="77777777" w:rsidR="00435BD3" w:rsidRPr="00AB1781" w:rsidRDefault="00435BD3" w:rsidP="00435BD3">
      <w:pPr>
        <w:pStyle w:val="EnglishHangNoCoptic"/>
      </w:pPr>
      <w:r w:rsidRPr="00AB1781">
        <w:t>3 Empty follies they talk, everyone with his neighbor;</w:t>
      </w:r>
    </w:p>
    <w:p w14:paraId="6956327B" w14:textId="77777777" w:rsidR="00435BD3" w:rsidRPr="00AB1781" w:rsidRDefault="00435BD3" w:rsidP="00435BD3">
      <w:pPr>
        <w:pStyle w:val="EnglishHangEndNoCoptic"/>
      </w:pPr>
      <w:r w:rsidRPr="00AB1781">
        <w:tab/>
        <w:t>with lying lips they speak evil with double heart.</w:t>
      </w:r>
    </w:p>
    <w:p w14:paraId="2ADB893A" w14:textId="77777777" w:rsidR="00435BD3" w:rsidRPr="00AB1781" w:rsidRDefault="00435BD3" w:rsidP="00435BD3">
      <w:pPr>
        <w:pStyle w:val="EnglishHangNoCoptic"/>
      </w:pPr>
      <w:r w:rsidRPr="00AB1781">
        <w:t>4 May the Lord destroy all lying lips,</w:t>
      </w:r>
    </w:p>
    <w:p w14:paraId="432C492A" w14:textId="77777777" w:rsidR="00435BD3" w:rsidRPr="00AB1781" w:rsidRDefault="00435BD3" w:rsidP="00435BD3">
      <w:pPr>
        <w:pStyle w:val="EnglishHangEndNoCoptic"/>
      </w:pPr>
      <w:r w:rsidRPr="00AB1781">
        <w:tab/>
        <w:t>a tongue that boasts and those who say:</w:t>
      </w:r>
    </w:p>
    <w:p w14:paraId="14FFBAF5" w14:textId="77777777" w:rsidR="00435BD3" w:rsidRPr="00AB1781" w:rsidRDefault="00435BD3" w:rsidP="00435BD3">
      <w:pPr>
        <w:pStyle w:val="EnglishHangNoCoptic"/>
      </w:pPr>
      <w:r w:rsidRPr="00AB1781">
        <w:t>5 ‘We will make more of our tongue.</w:t>
      </w:r>
    </w:p>
    <w:p w14:paraId="31B415A8" w14:textId="77777777" w:rsidR="00435BD3" w:rsidRPr="00AB1781" w:rsidRDefault="00435BD3" w:rsidP="00435BD3">
      <w:pPr>
        <w:pStyle w:val="EnglishHangNoCoptic"/>
      </w:pPr>
      <w:r w:rsidRPr="00AB1781">
        <w:tab/>
        <w:t>Our lips are our own.</w:t>
      </w:r>
    </w:p>
    <w:p w14:paraId="64AFA0E6" w14:textId="77777777" w:rsidR="00435BD3" w:rsidRPr="00AB1781" w:rsidRDefault="00435BD3" w:rsidP="00435BD3">
      <w:pPr>
        <w:pStyle w:val="EnglishHangEndNoCoptic"/>
      </w:pPr>
      <w:r w:rsidRPr="00AB1781">
        <w:tab/>
        <w:t>Who is lord over us?’</w:t>
      </w:r>
    </w:p>
    <w:p w14:paraId="40BC93B6" w14:textId="77777777" w:rsidR="00435BD3" w:rsidRPr="00AB1781" w:rsidRDefault="00435BD3" w:rsidP="00435BD3">
      <w:pPr>
        <w:pStyle w:val="EnglishHangNoCoptic"/>
      </w:pPr>
      <w:r w:rsidRPr="00AB1781">
        <w:t>6 ‘Because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77777777" w:rsidR="00435BD3" w:rsidRPr="00AB1781" w:rsidRDefault="00435BD3" w:rsidP="00435BD3">
      <w:pPr>
        <w:pStyle w:val="EnglishHangNoCoptic"/>
      </w:pPr>
      <w:r w:rsidRPr="00AB1781">
        <w:tab/>
        <w:t>now I will arise,’ says the Lord;</w:t>
      </w:r>
    </w:p>
    <w:p w14:paraId="6B38D770" w14:textId="77777777" w:rsidR="00435BD3" w:rsidRPr="00AB1781" w:rsidRDefault="00435BD3" w:rsidP="00435BD3">
      <w:pPr>
        <w:pStyle w:val="EnglishHangEndNoCoptic"/>
      </w:pPr>
      <w:r w:rsidRPr="00AB1781">
        <w:tab/>
        <w:t>‘I will set him in safety and speak plainly in him.’</w:t>
      </w:r>
      <w:r w:rsidRPr="00AB1781">
        <w:rPr>
          <w:rStyle w:val="FootnoteReference"/>
        </w:rPr>
        <w:footnoteReference w:id="63"/>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77777777" w:rsidR="00435BD3" w:rsidRPr="00AB1781" w:rsidRDefault="00435BD3" w:rsidP="00435BD3">
      <w:pPr>
        <w:pStyle w:val="EnglishHangEndNoCoptic"/>
      </w:pPr>
      <w:r w:rsidRPr="00AB1781">
        <w:tab/>
        <w:t>seven times purified.</w:t>
      </w:r>
    </w:p>
    <w:p w14:paraId="68384E4E" w14:textId="77777777"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77777777"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14:paraId="14C73BB1" w14:textId="77777777" w:rsidR="00435BD3" w:rsidRPr="00435BD3" w:rsidRDefault="00435BD3" w:rsidP="00520302">
      <w:pPr>
        <w:pStyle w:val="Heading3"/>
      </w:pPr>
      <w:bookmarkStart w:id="895" w:name="_Ref412025965"/>
      <w:r>
        <w:t>Psalm</w:t>
      </w:r>
      <w:r w:rsidRPr="00AB1781">
        <w:t xml:space="preserve"> 12</w:t>
      </w:r>
      <w:r>
        <w:t xml:space="preserve">: How long, O Lord? Wilt </w:t>
      </w:r>
      <w:r w:rsidR="001040C8">
        <w:t>You</w:t>
      </w:r>
      <w:r>
        <w:t xml:space="preserve"> forget me for ever?</w:t>
      </w:r>
      <w:bookmarkEnd w:id="895"/>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lastRenderedPageBreak/>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91E10">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91E10">
        <w:rPr>
          <w:noProof/>
        </w:rPr>
        <w:t>64</w:t>
      </w:r>
      <w:r w:rsidR="006D16F9">
        <w:fldChar w:fldCharType="end"/>
      </w:r>
      <w:r w:rsidR="006D16F9">
        <w:t>.</w:t>
      </w:r>
    </w:p>
    <w:p w14:paraId="5A7B45F5" w14:textId="77777777" w:rsidR="00435BD3" w:rsidRPr="00AB1781" w:rsidRDefault="00435BD3" w:rsidP="00435BD3">
      <w:pPr>
        <w:pStyle w:val="Rubric"/>
      </w:pPr>
      <w:r w:rsidRPr="00AB1781">
        <w:t>1 (A Psalm by David)</w:t>
      </w:r>
    </w:p>
    <w:p w14:paraId="46379FD2" w14:textId="77777777"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77777777" w:rsidR="00435BD3" w:rsidRPr="00AB1781" w:rsidRDefault="00435BD3" w:rsidP="00435BD3">
      <w:pPr>
        <w:pStyle w:val="EnglishHangNoCoptic"/>
      </w:pPr>
      <w:r w:rsidRPr="00AB1781">
        <w:t>4 Regard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77777777" w:rsidR="00435BD3" w:rsidRPr="00AB1781" w:rsidRDefault="00435BD3" w:rsidP="00435BD3">
      <w:pPr>
        <w:pStyle w:val="EnglishHangNoCoptic"/>
      </w:pPr>
      <w:r w:rsidRPr="00AB1781">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7777777" w:rsidR="00435BD3" w:rsidRPr="00AB1781" w:rsidRDefault="00435BD3" w:rsidP="00435BD3">
      <w:pPr>
        <w:pStyle w:val="EnglishHangNoCoptic"/>
      </w:pPr>
      <w:r w:rsidRPr="00AB1781">
        <w:t xml:space="preserve">6 But my trust is in </w:t>
      </w:r>
      <w:r w:rsidR="00E570CB">
        <w:t>Your</w:t>
      </w:r>
      <w:r w:rsidRPr="00AB1781">
        <w:t xml:space="preserve"> mercy;</w:t>
      </w:r>
    </w:p>
    <w:p w14:paraId="4AC95B8F" w14:textId="77777777" w:rsidR="00435BD3" w:rsidRPr="00AB1781" w:rsidRDefault="00435BD3" w:rsidP="00435BD3">
      <w:pPr>
        <w:pStyle w:val="EnglishHangEndNoCoptic"/>
      </w:pPr>
      <w:r w:rsidRPr="00AB1781">
        <w:tab/>
        <w:t xml:space="preserve">my heart rejoices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77777777" w:rsidR="00435BD3" w:rsidRPr="00435BD3" w:rsidRDefault="00435BD3" w:rsidP="00435BD3">
      <w:pPr>
        <w:pStyle w:val="Heading3"/>
      </w:pPr>
      <w:r>
        <w:t>Psalm</w:t>
      </w:r>
      <w:r w:rsidRPr="00AB1781">
        <w:t xml:space="preserve"> 13</w:t>
      </w:r>
      <w:r>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77777777" w:rsidR="00435BD3" w:rsidRPr="00AB1781" w:rsidRDefault="00435BD3" w:rsidP="00435BD3">
      <w:pPr>
        <w:pStyle w:val="Rubric"/>
      </w:pPr>
      <w:r w:rsidRPr="00AB1781">
        <w:t>1 (A Psalm by David)</w:t>
      </w:r>
    </w:p>
    <w:p w14:paraId="730D3A33" w14:textId="77777777" w:rsidR="00435BD3" w:rsidRPr="00AB1781" w:rsidRDefault="00435BD3" w:rsidP="00435BD3">
      <w:pPr>
        <w:pStyle w:val="EnglishHangNoCoptic"/>
      </w:pPr>
      <w:r w:rsidRPr="00AB1781">
        <w:t>The fool says in his heart: ‘There is no God.’</w:t>
      </w:r>
      <w:r w:rsidRPr="00AB1781">
        <w:rPr>
          <w:rStyle w:val="FootnoteReference"/>
        </w:rPr>
        <w:footnoteReference w:id="64"/>
      </w:r>
    </w:p>
    <w:p w14:paraId="5D7EA7AB" w14:textId="77777777" w:rsidR="00435BD3" w:rsidRPr="00AB1781" w:rsidRDefault="00435BD3" w:rsidP="00435BD3">
      <w:pPr>
        <w:pStyle w:val="EnglishHangNoCoptic"/>
      </w:pPr>
      <w:r w:rsidRPr="00AB1781">
        <w:tab/>
        <w:t>They are corrupt and abominable in their ways;</w:t>
      </w:r>
    </w:p>
    <w:p w14:paraId="5EF32FC0" w14:textId="77777777" w:rsidR="00435BD3" w:rsidRPr="00AB1781" w:rsidRDefault="00435BD3" w:rsidP="00435BD3">
      <w:pPr>
        <w:pStyle w:val="EnglishHangEndNoCoptic"/>
      </w:pPr>
      <w:r w:rsidRPr="00AB1781">
        <w:tab/>
        <w:t>there is not one that does good, no not one.</w:t>
      </w:r>
    </w:p>
    <w:p w14:paraId="327BB06B" w14:textId="77777777" w:rsidR="00435BD3" w:rsidRPr="00AB1781" w:rsidRDefault="00435BD3" w:rsidP="00435BD3">
      <w:pPr>
        <w:pStyle w:val="EnglishHangNoCoptic"/>
      </w:pPr>
      <w:r w:rsidRPr="00AB1781">
        <w:t>2 The Lord looks through from heaven at the sons of men</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77777777" w:rsidR="00435BD3" w:rsidRPr="00AB1781" w:rsidRDefault="00435BD3" w:rsidP="00435BD3">
      <w:pPr>
        <w:pStyle w:val="EnglishHangEndNoCoptic"/>
      </w:pPr>
      <w:r w:rsidRPr="00AB1781">
        <w:tab/>
        <w:t>there is not one that does good, no not one.</w:t>
      </w:r>
    </w:p>
    <w:p w14:paraId="2253775A" w14:textId="77777777" w:rsidR="00435BD3" w:rsidRPr="00AB1781" w:rsidRDefault="00435BD3" w:rsidP="00435BD3">
      <w:pPr>
        <w:pStyle w:val="EnglishHangNoCoptic"/>
      </w:pPr>
      <w:r w:rsidRPr="00AB1781">
        <w:t>4 Will they never learn, all the evildoers</w:t>
      </w:r>
    </w:p>
    <w:p w14:paraId="77167A61" w14:textId="77777777" w:rsidR="00435BD3" w:rsidRPr="00AB1781" w:rsidRDefault="00435BD3" w:rsidP="00435BD3">
      <w:pPr>
        <w:pStyle w:val="EnglishHangNoCoptic"/>
      </w:pPr>
      <w:r w:rsidRPr="00AB1781">
        <w:tab/>
        <w:t>who eat up my people like eating bread</w:t>
      </w:r>
    </w:p>
    <w:p w14:paraId="3461CE67" w14:textId="77777777" w:rsidR="00435BD3" w:rsidRPr="00AB1781" w:rsidRDefault="00435BD3" w:rsidP="00435BD3">
      <w:pPr>
        <w:pStyle w:val="EnglishHangEndNoCoptic"/>
      </w:pPr>
      <w:r w:rsidRPr="00AB1781">
        <w:tab/>
        <w:t>and never call on the Lord?</w:t>
      </w:r>
    </w:p>
    <w:p w14:paraId="2738264D" w14:textId="77777777" w:rsidR="00435BD3" w:rsidRPr="00AB1781" w:rsidRDefault="00435BD3" w:rsidP="00435BD3">
      <w:pPr>
        <w:pStyle w:val="EnglishHangNoCoptic"/>
      </w:pPr>
      <w:r w:rsidRPr="00AB1781">
        <w:lastRenderedPageBreak/>
        <w:t>5 They quail with fear where there is nothing to fear;</w:t>
      </w:r>
    </w:p>
    <w:p w14:paraId="30222C7E" w14:textId="77777777" w:rsidR="00435BD3" w:rsidRPr="00AB1781" w:rsidRDefault="00435BD3" w:rsidP="00435BD3">
      <w:pPr>
        <w:pStyle w:val="EnglishHangEndNoCoptic"/>
      </w:pPr>
      <w:r w:rsidRPr="00AB1781">
        <w:tab/>
        <w:t>for God is with the righteous.</w:t>
      </w:r>
    </w:p>
    <w:p w14:paraId="2A11B36B" w14:textId="77777777" w:rsidR="00435BD3" w:rsidRPr="00AB1781" w:rsidRDefault="00435BD3" w:rsidP="00435BD3">
      <w:pPr>
        <w:pStyle w:val="EnglishHangNoCoptic"/>
      </w:pPr>
      <w:r w:rsidRPr="00AB1781">
        <w:t>6 You would confound a poor man’s plans,</w:t>
      </w:r>
    </w:p>
    <w:p w14:paraId="041CDAF4" w14:textId="77777777" w:rsidR="00435BD3" w:rsidRPr="00AB1781" w:rsidRDefault="00435BD3" w:rsidP="00435BD3">
      <w:pPr>
        <w:pStyle w:val="EnglishHangEndNoCoptic"/>
      </w:pPr>
      <w:r w:rsidRPr="00AB1781">
        <w:tab/>
        <w:t>but the Lord is his hope.</w:t>
      </w:r>
    </w:p>
    <w:p w14:paraId="62087644" w14:textId="77777777" w:rsidR="00435BD3" w:rsidRPr="00AB1781" w:rsidRDefault="00435BD3" w:rsidP="00435BD3">
      <w:pPr>
        <w:pStyle w:val="EnglishHangNoCoptic"/>
      </w:pPr>
      <w:r w:rsidRPr="00AB1781">
        <w:t>7 O that Israel’s salvation would be granted from Zion!</w:t>
      </w:r>
    </w:p>
    <w:p w14:paraId="79ADEE4F" w14:textId="77777777" w:rsidR="00435BD3" w:rsidRPr="00AB1781" w:rsidRDefault="00435BD3" w:rsidP="00435BD3">
      <w:pPr>
        <w:pStyle w:val="EnglishHangNoCoptic"/>
      </w:pPr>
      <w:r w:rsidRPr="00AB1781">
        <w:tab/>
        <w:t>When the Lord restores the captives of His people,</w:t>
      </w:r>
    </w:p>
    <w:p w14:paraId="209C4436" w14:textId="77777777" w:rsidR="00435BD3" w:rsidRDefault="00435BD3" w:rsidP="00435BD3">
      <w:pPr>
        <w:pStyle w:val="EnglishHangEndNoCoptic"/>
      </w:pPr>
      <w:r w:rsidRPr="00AB1781">
        <w:tab/>
        <w:t>let Jacob rejoice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435BD3">
      <w:pPr>
        <w:pStyle w:val="Heading3"/>
      </w:pPr>
      <w:bookmarkStart w:id="896" w:name="_Ref412098343"/>
      <w:r>
        <w:t>Psalm</w:t>
      </w:r>
      <w:r w:rsidRPr="00AB1781">
        <w:t xml:space="preserve"> 14</w:t>
      </w:r>
      <w:r>
        <w:t xml:space="preserve">: Lord, who can dwell in </w:t>
      </w:r>
      <w:r w:rsidR="00E570CB">
        <w:t>Your</w:t>
      </w:r>
      <w:r>
        <w:t xml:space="preserve"> sanctuary</w:t>
      </w:r>
      <w:bookmarkEnd w:id="896"/>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77777777" w:rsidR="00435BD3" w:rsidRPr="00AB1781" w:rsidRDefault="00435BD3" w:rsidP="00435BD3">
      <w:pPr>
        <w:pStyle w:val="EnglishHangNoCoptic"/>
      </w:pPr>
      <w:r w:rsidRPr="00AB1781">
        <w:t>2 He who lives a blameless life and does what is right</w:t>
      </w:r>
    </w:p>
    <w:p w14:paraId="478655D1" w14:textId="77777777" w:rsidR="00435BD3" w:rsidRPr="00AB1781" w:rsidRDefault="00435BD3" w:rsidP="00435BD3">
      <w:pPr>
        <w:pStyle w:val="EnglishHangEndNoCoptic"/>
      </w:pPr>
      <w:r w:rsidRPr="00AB1781">
        <w:tab/>
        <w:t>and speaks the truth from his heart;</w:t>
      </w:r>
    </w:p>
    <w:p w14:paraId="07971BE7" w14:textId="77777777" w:rsidR="00435BD3" w:rsidRPr="00AB1781" w:rsidRDefault="00435BD3" w:rsidP="00435BD3">
      <w:pPr>
        <w:pStyle w:val="EnglishHangNoCoptic"/>
      </w:pPr>
      <w:r w:rsidRPr="00AB1781">
        <w:t>3 who does not deceive with his tongue,</w:t>
      </w:r>
    </w:p>
    <w:p w14:paraId="4B1632C0" w14:textId="77777777" w:rsidR="00435BD3" w:rsidRPr="00AB1781" w:rsidRDefault="00435BD3" w:rsidP="00435BD3">
      <w:pPr>
        <w:pStyle w:val="EnglishHangNoCoptic"/>
      </w:pPr>
      <w:r w:rsidRPr="00AB1781">
        <w:tab/>
        <w:t>or do evil to his neighbor,</w:t>
      </w:r>
    </w:p>
    <w:p w14:paraId="2DA5D4AE" w14:textId="77777777" w:rsidR="00435BD3" w:rsidRPr="00AB1781" w:rsidRDefault="00435BD3" w:rsidP="00435BD3">
      <w:pPr>
        <w:pStyle w:val="EnglishHangEndNoCoptic"/>
      </w:pPr>
      <w:r w:rsidRPr="00AB1781">
        <w:tab/>
        <w:t>or accept reproach against his friends;</w:t>
      </w:r>
    </w:p>
    <w:p w14:paraId="4DDCE463" w14:textId="77777777" w:rsidR="00435BD3" w:rsidRPr="00AB1781" w:rsidRDefault="00435BD3" w:rsidP="00435BD3">
      <w:pPr>
        <w:pStyle w:val="EnglishHangNoCoptic"/>
      </w:pPr>
      <w:r w:rsidRPr="00AB1781">
        <w:t>4 in whose sight evil-living is scorned,</w:t>
      </w:r>
    </w:p>
    <w:p w14:paraId="2E328741" w14:textId="77777777" w:rsidR="00435BD3" w:rsidRPr="00AB1781" w:rsidRDefault="00435BD3" w:rsidP="00435BD3">
      <w:pPr>
        <w:pStyle w:val="EnglishHangNoCoptic"/>
      </w:pPr>
      <w:r w:rsidRPr="00AB1781">
        <w:tab/>
        <w:t>but who honors those who fear the Lord;</w:t>
      </w:r>
    </w:p>
    <w:p w14:paraId="637B818F" w14:textId="77777777" w:rsidR="00435BD3" w:rsidRPr="00AB1781" w:rsidRDefault="00435BD3" w:rsidP="00435BD3">
      <w:pPr>
        <w:pStyle w:val="EnglishHangEndNoCoptic"/>
      </w:pPr>
      <w:r w:rsidRPr="00AB1781">
        <w:tab/>
        <w:t>who swears to his neighbor and keeps his word:</w:t>
      </w:r>
    </w:p>
    <w:p w14:paraId="14262697" w14:textId="77777777" w:rsidR="00435BD3" w:rsidRPr="00AB1781" w:rsidRDefault="00435BD3" w:rsidP="00435BD3">
      <w:pPr>
        <w:pStyle w:val="EnglishHangNoCoptic"/>
      </w:pPr>
      <w:r w:rsidRPr="00AB1781">
        <w:t>5 who does not lend his money at interest</w:t>
      </w:r>
    </w:p>
    <w:p w14:paraId="16A327F4" w14:textId="77777777" w:rsidR="00435BD3" w:rsidRPr="00AB1781" w:rsidRDefault="00435BD3" w:rsidP="00435BD3">
      <w:pPr>
        <w:pStyle w:val="EnglishHangEndNoCoptic"/>
      </w:pPr>
      <w:r w:rsidRPr="00AB1781">
        <w:tab/>
        <w:t>or take bribes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435BD3">
      <w:pPr>
        <w:pStyle w:val="Heading3"/>
      </w:pPr>
      <w:bookmarkStart w:id="897" w:name="_Ref412025981"/>
      <w:r>
        <w:t>Psalm</w:t>
      </w:r>
      <w:r w:rsidR="00435BD3" w:rsidRPr="00AB1781">
        <w:t xml:space="preserve"> 15</w:t>
      </w:r>
      <w:r>
        <w:t xml:space="preserve">: Keep me, O Lord, for my trust is in </w:t>
      </w:r>
      <w:r w:rsidR="001040C8">
        <w:t>You</w:t>
      </w:r>
      <w:bookmarkEnd w:id="897"/>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lastRenderedPageBreak/>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77777777" w:rsidR="00435BD3" w:rsidRPr="00AB1781" w:rsidRDefault="00435BD3" w:rsidP="00435BD3">
      <w:pPr>
        <w:pStyle w:val="EnglishHangEndNoCoptic"/>
      </w:pPr>
      <w:r w:rsidRPr="00AB1781">
        <w:t xml:space="preserve">1 Keep me, O Lord, for my trust is in </w:t>
      </w:r>
      <w:r w:rsidR="001040C8">
        <w:t>You</w:t>
      </w:r>
      <w:r w:rsidRPr="00AB1781">
        <w:t>.</w:t>
      </w:r>
    </w:p>
    <w:p w14:paraId="33F80720" w14:textId="77777777"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14:paraId="4D362693"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14:paraId="3172A7F9" w14:textId="77777777" w:rsidR="00435BD3" w:rsidRPr="00AB1781" w:rsidRDefault="00435BD3" w:rsidP="00435BD3">
      <w:pPr>
        <w:pStyle w:val="EnglishHangNoCoptic"/>
      </w:pPr>
      <w:r w:rsidRPr="00AB1781">
        <w:t>3 To the saints who are in His land</w:t>
      </w:r>
    </w:p>
    <w:p w14:paraId="16A2DBBE" w14:textId="77777777" w:rsidR="00435BD3" w:rsidRPr="00AB1781" w:rsidRDefault="00435BD3" w:rsidP="00435BD3">
      <w:pPr>
        <w:pStyle w:val="EnglishHangEndNoCoptic"/>
      </w:pPr>
      <w:r w:rsidRPr="00AB1781">
        <w:tab/>
        <w:t>the Lord has shown the wonder of all His will in them.</w:t>
      </w:r>
    </w:p>
    <w:p w14:paraId="00D4CB2A" w14:textId="77777777" w:rsidR="00435BD3" w:rsidRPr="00AB1781" w:rsidRDefault="00435BD3" w:rsidP="00435BD3">
      <w:pPr>
        <w:pStyle w:val="EnglishHangNoCoptic"/>
      </w:pPr>
      <w:r w:rsidRPr="00AB1781">
        <w:t>4 Their weaknesses were multiplied;</w:t>
      </w:r>
    </w:p>
    <w:p w14:paraId="7E82B424" w14:textId="77777777" w:rsidR="00435BD3" w:rsidRPr="00AB1781" w:rsidRDefault="00435BD3" w:rsidP="00435BD3">
      <w:pPr>
        <w:pStyle w:val="EnglishHangNoCoptic"/>
      </w:pPr>
      <w:r w:rsidRPr="00AB1781">
        <w:tab/>
        <w:t>after that they made haste.</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7777777" w:rsidR="00435BD3" w:rsidRPr="00AB1781" w:rsidRDefault="00435BD3" w:rsidP="00435BD3">
      <w:pPr>
        <w:pStyle w:val="EnglishHangNoCoptic"/>
      </w:pPr>
      <w:r w:rsidRPr="00AB1781">
        <w:t>6 The lines have fallen for me in the best places;</w:t>
      </w:r>
    </w:p>
    <w:p w14:paraId="191A2654" w14:textId="77777777" w:rsidR="00435BD3" w:rsidRPr="00AB1781" w:rsidRDefault="00435BD3" w:rsidP="00435BD3">
      <w:pPr>
        <w:pStyle w:val="EnglishHangEndNoCoptic"/>
      </w:pPr>
      <w:r w:rsidRPr="00AB1781">
        <w:tab/>
        <w:t>for I have a most excellent heritage.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77777777" w:rsidR="00435BD3" w:rsidRPr="00AB1781" w:rsidRDefault="00435BD3" w:rsidP="00435BD3">
      <w:pPr>
        <w:pStyle w:val="EnglishHangEndNoCoptic"/>
      </w:pPr>
      <w:r w:rsidRPr="00AB1781">
        <w:tab/>
        <w:t>for He is beside me that I may not be shaken,</w:t>
      </w:r>
    </w:p>
    <w:p w14:paraId="263CAE9C" w14:textId="77777777" w:rsidR="00435BD3" w:rsidRPr="00AB1781" w:rsidRDefault="00435BD3" w:rsidP="00435BD3">
      <w:pPr>
        <w:pStyle w:val="EnglishHangNoCoptic"/>
      </w:pPr>
      <w:r w:rsidRPr="00AB1781">
        <w:t>9 So my heart is glad and my tongue is exultant,</w:t>
      </w:r>
    </w:p>
    <w:p w14:paraId="0103699F" w14:textId="77777777" w:rsidR="00435BD3" w:rsidRPr="00435BD3" w:rsidRDefault="00435BD3" w:rsidP="00435BD3">
      <w:pPr>
        <w:pStyle w:val="EnglishHangEndNoCoptic"/>
      </w:pPr>
      <w:r w:rsidRPr="00AB1781">
        <w:tab/>
        <w:t>and even my flesh rests in hope.</w:t>
      </w:r>
    </w:p>
    <w:p w14:paraId="7AF7AF28" w14:textId="77777777"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14:paraId="0B078CCB" w14:textId="77777777" w:rsidR="00435BD3" w:rsidRPr="00AB1781" w:rsidRDefault="00435BD3" w:rsidP="00435BD3">
      <w:pPr>
        <w:pStyle w:val="EnglishHangEndNoCoptic"/>
      </w:pPr>
      <w:r w:rsidRPr="00AB1781">
        <w:tab/>
        <w:t xml:space="preserve">not let </w:t>
      </w:r>
      <w:r w:rsidR="00E570CB">
        <w:t>Your</w:t>
      </w:r>
      <w:r w:rsidRPr="00AB1781">
        <w:t xml:space="preserve"> holy one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67"/>
      </w:r>
    </w:p>
    <w:p w14:paraId="501763F1" w14:textId="77777777" w:rsidR="00435BD3" w:rsidRP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eternal delights.</w:t>
      </w:r>
    </w:p>
    <w:p w14:paraId="2C61F642" w14:textId="77777777" w:rsidR="00435BD3" w:rsidRPr="00435BD3" w:rsidRDefault="00435BD3" w:rsidP="00435BD3">
      <w:pPr>
        <w:pStyle w:val="Heading3"/>
      </w:pPr>
      <w:r>
        <w:lastRenderedPageBreak/>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77777777" w:rsidR="00435BD3" w:rsidRPr="00AB1781" w:rsidRDefault="00435BD3" w:rsidP="00435BD3">
      <w:pPr>
        <w:pStyle w:val="EnglishHangNoCoptic"/>
      </w:pPr>
      <w:r w:rsidRPr="00AB1781">
        <w:t xml:space="preserve">2 Let my judgment come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77777777"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14:paraId="5E7ACD34" w14:textId="77777777"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14:paraId="281F1FFB" w14:textId="77777777" w:rsidR="00435BD3" w:rsidRPr="00AB1781" w:rsidRDefault="00435BD3" w:rsidP="00435BD3">
      <w:pPr>
        <w:pStyle w:val="EnglishHangEndNoCoptic"/>
      </w:pPr>
      <w:r w:rsidRPr="00AB1781">
        <w:tab/>
        <w:t xml:space="preserve">and </w:t>
      </w:r>
      <w:r w:rsidR="00556387">
        <w:t>have</w:t>
      </w:r>
      <w:r w:rsidRPr="00AB1781">
        <w:t xml:space="preserve"> found nothing wrong in me.</w:t>
      </w:r>
    </w:p>
    <w:p w14:paraId="4D1A9CBA" w14:textId="77777777" w:rsidR="00435BD3" w:rsidRPr="00AB1781" w:rsidRDefault="00435BD3" w:rsidP="00435BD3">
      <w:pPr>
        <w:pStyle w:val="EnglishHangNoCoptic"/>
      </w:pPr>
      <w:r w:rsidRPr="00AB1781">
        <w:t>4 That my mouth may not speak of the doings of men,</w:t>
      </w:r>
    </w:p>
    <w:p w14:paraId="10FB5C6C" w14:textId="77777777" w:rsidR="00435BD3" w:rsidRPr="00AB1781" w:rsidRDefault="00435BD3" w:rsidP="00435BD3">
      <w:pPr>
        <w:pStyle w:val="EnglishHangNoCoptic"/>
      </w:pPr>
      <w:r w:rsidRPr="00AB1781">
        <w:tab/>
        <w:t xml:space="preserve">for the sake of the words of </w:t>
      </w:r>
      <w:r w:rsidR="00E570CB">
        <w:t>Your</w:t>
      </w:r>
      <w:r w:rsidRPr="00AB1781">
        <w:t xml:space="preserve"> lips</w:t>
      </w:r>
    </w:p>
    <w:p w14:paraId="16154E57" w14:textId="77777777" w:rsidR="00435BD3" w:rsidRPr="00AB1781" w:rsidRDefault="00435BD3" w:rsidP="00435BD3">
      <w:pPr>
        <w:pStyle w:val="EnglishHangEndNoCoptic"/>
      </w:pPr>
      <w:r w:rsidRPr="00AB1781">
        <w:tab/>
        <w:t>I have kept hard ways.</w:t>
      </w:r>
      <w:r w:rsidRPr="00AB1781">
        <w:rPr>
          <w:rStyle w:val="FootnoteReference"/>
        </w:rPr>
        <w:footnoteReference w:id="70"/>
      </w:r>
    </w:p>
    <w:p w14:paraId="4A6B0E6F" w14:textId="77777777" w:rsidR="00435BD3" w:rsidRPr="00AB1781" w:rsidRDefault="00435BD3" w:rsidP="00435BD3">
      <w:pPr>
        <w:pStyle w:val="EnglishHangNoCoptic"/>
      </w:pPr>
      <w:r w:rsidRPr="00AB1781">
        <w:t xml:space="preserve">5 Direct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1"/>
      </w:r>
      <w:r w:rsidRPr="00AB1781">
        <w:t xml:space="preserve"> of an eye.</w:t>
      </w:r>
    </w:p>
    <w:p w14:paraId="5A48D52A" w14:textId="77777777"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14:paraId="37269875" w14:textId="77777777" w:rsidR="00435BD3" w:rsidRPr="00AB1781" w:rsidRDefault="00435BD3" w:rsidP="00435BD3">
      <w:pPr>
        <w:pStyle w:val="EnglishHangNoCoptic"/>
      </w:pPr>
      <w:r w:rsidRPr="00AB1781">
        <w:t>9 from the presence of the godless who oppress me.</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77777777" w:rsidR="00435BD3" w:rsidRPr="00AB1781" w:rsidRDefault="00435BD3" w:rsidP="00435BD3">
      <w:pPr>
        <w:pStyle w:val="EnglishHangEndNoCoptic"/>
      </w:pPr>
      <w:r w:rsidRPr="00AB1781">
        <w:lastRenderedPageBreak/>
        <w:tab/>
        <w:t>they have set their eyes cast down to the earth.</w:t>
      </w:r>
    </w:p>
    <w:p w14:paraId="3D635688" w14:textId="77777777" w:rsidR="00435BD3" w:rsidRPr="00AB1781" w:rsidRDefault="00435BD3" w:rsidP="00435BD3">
      <w:pPr>
        <w:pStyle w:val="EnglishHangNoCoptic"/>
      </w:pPr>
      <w:r w:rsidRPr="00AB1781">
        <w:t>12 They dog me like a lion eager for its prey,</w:t>
      </w:r>
    </w:p>
    <w:p w14:paraId="26FB62C5" w14:textId="77777777" w:rsidR="00435BD3" w:rsidRPr="00AB1781" w:rsidRDefault="00435BD3" w:rsidP="00435BD3">
      <w:pPr>
        <w:pStyle w:val="EnglishHangEndNoCoptic"/>
      </w:pPr>
      <w:r w:rsidRPr="00AB1781">
        <w:tab/>
        <w:t>and like a young lion lurking in ambush.</w:t>
      </w:r>
    </w:p>
    <w:p w14:paraId="1508DE5C" w14:textId="77777777" w:rsidR="00435BD3" w:rsidRPr="00AB1781" w:rsidRDefault="00435BD3" w:rsidP="00435BD3">
      <w:pPr>
        <w:pStyle w:val="EnglishHangNoCoptic"/>
      </w:pPr>
      <w:r w:rsidRPr="00AB1781">
        <w:t>13 Arise, O Lord, forestall them and overthrow them;</w:t>
      </w:r>
    </w:p>
    <w:p w14:paraId="10472B25" w14:textId="77777777" w:rsidR="00435BD3" w:rsidRPr="00AB1781" w:rsidRDefault="00435BD3" w:rsidP="00435BD3">
      <w:pPr>
        <w:pStyle w:val="EnglishHangNoCoptic"/>
      </w:pPr>
      <w:r w:rsidRPr="00AB1781">
        <w:tab/>
        <w:t>deliver my soul from the godless,</w:t>
      </w:r>
    </w:p>
    <w:p w14:paraId="154ED501" w14:textId="77777777"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14:paraId="0C4E4170" w14:textId="77777777" w:rsidR="00435BD3" w:rsidRPr="00AB1781" w:rsidRDefault="00435BD3" w:rsidP="00435BD3">
      <w:pPr>
        <w:pStyle w:val="EnglishHangNoCoptic"/>
      </w:pPr>
      <w:r w:rsidRPr="00AB1781">
        <w:t>14 O Lord, divide them in their life</w:t>
      </w:r>
    </w:p>
    <w:p w14:paraId="31311066" w14:textId="77777777" w:rsidR="00435BD3" w:rsidRPr="00AB1781" w:rsidRDefault="00435BD3" w:rsidP="00435BD3">
      <w:pPr>
        <w:pStyle w:val="EnglishHangNoCoptic"/>
      </w:pPr>
      <w:r w:rsidRPr="00AB1781">
        <w:tab/>
        <w:t>from the few of the earth</w:t>
      </w:r>
    </w:p>
    <w:p w14:paraId="424EE110" w14:textId="77777777" w:rsidR="00435BD3" w:rsidRPr="00AB1781" w:rsidRDefault="00435BD3" w:rsidP="00435BD3">
      <w:pPr>
        <w:pStyle w:val="EnglishHangEndNoCoptic"/>
      </w:pPr>
      <w:r w:rsidRPr="00AB1781">
        <w:tab/>
        <w:t xml:space="preserve">and from </w:t>
      </w:r>
      <w:r w:rsidR="00E570CB">
        <w:t>Your</w:t>
      </w:r>
      <w:r w:rsidRPr="00AB1781">
        <w:t xml:space="preserve"> hidden treasures.</w:t>
      </w:r>
    </w:p>
    <w:p w14:paraId="671CEBA4" w14:textId="77777777"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14:paraId="5B88E1B2" w14:textId="77777777" w:rsidR="00435BD3" w:rsidRPr="00AB1781" w:rsidRDefault="00435BD3" w:rsidP="00435BD3">
      <w:pPr>
        <w:pStyle w:val="EnglishHangNoCoptic"/>
      </w:pPr>
      <w:r w:rsidRPr="00AB1781">
        <w:tab/>
        <w:t>they are satisfied with children,</w:t>
      </w:r>
    </w:p>
    <w:p w14:paraId="2D4751D1" w14:textId="77777777" w:rsidR="00435BD3" w:rsidRPr="00AB1781" w:rsidRDefault="00435BD3" w:rsidP="00435BD3">
      <w:pPr>
        <w:pStyle w:val="EnglishHangEndNoCoptic"/>
      </w:pPr>
      <w:r w:rsidRPr="00AB1781">
        <w:tab/>
        <w:t>and they leave the surplus to their babes.</w:t>
      </w:r>
    </w:p>
    <w:p w14:paraId="241A84D6" w14:textId="77777777"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14:paraId="2866CB47" w14:textId="77777777" w:rsidR="00435BD3" w:rsidRDefault="00435BD3" w:rsidP="009C1C97">
      <w:pPr>
        <w:pStyle w:val="EnglishHangEndNoCoptic"/>
      </w:pPr>
      <w:r w:rsidRPr="00AB1781">
        <w:tab/>
        <w:t xml:space="preserve">and be satisfied with beholding </w:t>
      </w:r>
      <w:r w:rsidR="00E570CB">
        <w:t>Your</w:t>
      </w:r>
      <w:r w:rsidRPr="00AB1781">
        <w:t xml:space="preserve"> glory.</w:t>
      </w:r>
    </w:p>
    <w:p w14:paraId="596DC9AA" w14:textId="63DE7691" w:rsidR="00F933DE" w:rsidRDefault="00F933DE" w:rsidP="00F933DE">
      <w:pPr>
        <w:pStyle w:val="Rubric"/>
      </w:pPr>
      <w:r>
        <w:t>Glory…</w:t>
      </w:r>
    </w:p>
    <w:p w14:paraId="6C66B63B" w14:textId="27D06797" w:rsidR="00646263" w:rsidRPr="00AB1781" w:rsidRDefault="00646263" w:rsidP="00646263">
      <w:pPr>
        <w:pStyle w:val="Heading2"/>
      </w:pPr>
      <w:bookmarkStart w:id="898" w:name="_Ref435438484"/>
      <w:bookmarkStart w:id="899" w:name="_Toc435800421"/>
      <w:r w:rsidRPr="00AB1781">
        <w:lastRenderedPageBreak/>
        <w:t>K</w:t>
      </w:r>
      <w:r>
        <w:t>athisma 3</w:t>
      </w:r>
      <w:bookmarkEnd w:id="898"/>
      <w:bookmarkEnd w:id="899"/>
    </w:p>
    <w:p w14:paraId="0A912BDA" w14:textId="77777777" w:rsidR="00CF35A1" w:rsidRPr="00CF35A1" w:rsidRDefault="002D71F0" w:rsidP="00646263">
      <w:pPr>
        <w:pStyle w:val="Heading3"/>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77777777"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7777777" w:rsidR="00CF35A1" w:rsidRPr="00AB1781" w:rsidRDefault="00CF35A1" w:rsidP="00CF35A1">
      <w:pPr>
        <w:pStyle w:val="EnglishHangEndNoCoptic"/>
      </w:pPr>
      <w:r w:rsidRPr="00AB1781">
        <w:t xml:space="preserve">2 I 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7777777" w:rsidR="00CF35A1" w:rsidRPr="00AB1781" w:rsidRDefault="00CF35A1" w:rsidP="00CF35A1">
      <w:pPr>
        <w:pStyle w:val="EnglishHangNoCoptic"/>
      </w:pPr>
      <w:r w:rsidRPr="00AB1781">
        <w:t>4 With songs of praise I will call upon the Lord,</w:t>
      </w:r>
    </w:p>
    <w:p w14:paraId="61B59232" w14:textId="77777777" w:rsidR="00CF35A1" w:rsidRPr="00AB1781" w:rsidRDefault="00CF35A1" w:rsidP="00CF35A1">
      <w:pPr>
        <w:pStyle w:val="EnglishHangEndNoCoptic"/>
      </w:pPr>
      <w:r w:rsidRPr="00AB1781">
        <w:tab/>
        <w:t>and I shall be saved from my enemies.</w:t>
      </w:r>
    </w:p>
    <w:p w14:paraId="0DB67E68" w14:textId="77777777" w:rsidR="00CF35A1" w:rsidRPr="00AB1781" w:rsidRDefault="00CF35A1" w:rsidP="00CF35A1">
      <w:pPr>
        <w:pStyle w:val="EnglishHangNoCoptic"/>
      </w:pPr>
      <w:r w:rsidRPr="00AB1781">
        <w:t>5 The pangs of death beleaguered me,</w:t>
      </w:r>
      <w:r w:rsidRPr="00AB1781">
        <w:rPr>
          <w:rStyle w:val="FootnoteReference"/>
        </w:rPr>
        <w:footnoteReference w:id="74"/>
      </w:r>
    </w:p>
    <w:p w14:paraId="2D1C0106" w14:textId="77777777" w:rsidR="00CF35A1" w:rsidRPr="00CF35A1" w:rsidRDefault="00CF35A1" w:rsidP="00CF35A1">
      <w:pPr>
        <w:pStyle w:val="EnglishHangEndNoCoptic"/>
      </w:pPr>
      <w:r w:rsidRPr="00AB1781">
        <w:tab/>
        <w:t>and torrents of wickedness alarmed me.</w:t>
      </w:r>
    </w:p>
    <w:p w14:paraId="26600139" w14:textId="77777777" w:rsidR="00CF35A1" w:rsidRPr="00AB1781" w:rsidRDefault="00CF35A1" w:rsidP="00CF35A1">
      <w:pPr>
        <w:pStyle w:val="EnglishHangNoCoptic"/>
      </w:pPr>
      <w:r w:rsidRPr="00AB1781">
        <w:t>6 The pangs of hell surrounded me,</w:t>
      </w:r>
    </w:p>
    <w:p w14:paraId="4C1BAA78" w14:textId="77777777" w:rsidR="00CF35A1" w:rsidRPr="00AB1781" w:rsidRDefault="00CF35A1" w:rsidP="00CF35A1">
      <w:pPr>
        <w:pStyle w:val="EnglishHangEndNoCoptic"/>
      </w:pPr>
      <w:r w:rsidRPr="00AB1781">
        <w:tab/>
        <w:t>and death-traps confronted me.</w:t>
      </w:r>
    </w:p>
    <w:p w14:paraId="5C67915D" w14:textId="77777777" w:rsidR="00CF35A1" w:rsidRPr="00AB1781" w:rsidRDefault="00CF35A1" w:rsidP="00CF35A1">
      <w:pPr>
        <w:pStyle w:val="EnglishHangNoCoptic"/>
      </w:pPr>
      <w:r w:rsidRPr="00AB1781">
        <w:t>7 In my distress I called upon the Lord</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77777777" w:rsidR="00CF35A1" w:rsidRPr="00AB1781" w:rsidRDefault="00CF35A1" w:rsidP="00CF35A1">
      <w:pPr>
        <w:pStyle w:val="EnglishHangEndNoCoptic"/>
      </w:pPr>
      <w:r w:rsidRPr="00AB1781">
        <w:tab/>
        <w:t>and my cry before Him reached His ears.</w:t>
      </w:r>
    </w:p>
    <w:p w14:paraId="3350746E" w14:textId="77777777" w:rsidR="00CF35A1" w:rsidRPr="00AB1781" w:rsidRDefault="00CF35A1" w:rsidP="00CF35A1">
      <w:pPr>
        <w:pStyle w:val="EnglishHangNoCoptic"/>
      </w:pPr>
      <w:r w:rsidRPr="00AB1781">
        <w:t>8 Then the earth rocked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77777777" w:rsidR="00CF35A1" w:rsidRPr="00AB1781" w:rsidRDefault="00CF35A1" w:rsidP="00CF35A1">
      <w:pPr>
        <w:pStyle w:val="EnglishHangNoCoptic"/>
      </w:pPr>
      <w:r w:rsidRPr="00AB1781">
        <w:t>9 There went up a smoke 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73879ADD" w14:textId="77777777" w:rsidR="00CF35A1" w:rsidRPr="00AB1781" w:rsidRDefault="00CF35A1" w:rsidP="00CF35A1">
      <w:pPr>
        <w:pStyle w:val="EnglishHangNoCoptic"/>
      </w:pPr>
      <w:r w:rsidRPr="00AB1781">
        <w:t>10 And He bowed the heavens and came down,</w:t>
      </w:r>
    </w:p>
    <w:p w14:paraId="344D08B2" w14:textId="77777777" w:rsidR="00CF35A1" w:rsidRPr="00AB1781" w:rsidRDefault="00CF35A1" w:rsidP="00CF35A1">
      <w:pPr>
        <w:pStyle w:val="EnglishHangEndNoCoptic"/>
      </w:pPr>
      <w:r w:rsidRPr="00AB1781">
        <w:lastRenderedPageBreak/>
        <w:tab/>
        <w:t>and darkness is under His feet.</w:t>
      </w:r>
    </w:p>
    <w:p w14:paraId="0A536A9C" w14:textId="77777777" w:rsidR="00CF35A1" w:rsidRPr="00AB1781" w:rsidRDefault="00CF35A1" w:rsidP="00CF35A1">
      <w:pPr>
        <w:pStyle w:val="EnglishHangNoCoptic"/>
      </w:pPr>
      <w:r w:rsidRPr="00AB1781">
        <w:t>11 And He rode upon Cherubim and flew;</w:t>
      </w:r>
    </w:p>
    <w:p w14:paraId="3D2DA343" w14:textId="77777777" w:rsidR="00CF35A1" w:rsidRPr="00AB1781" w:rsidRDefault="00CF35A1" w:rsidP="00CF35A1">
      <w:pPr>
        <w:pStyle w:val="EnglishHangEndNoCoptic"/>
      </w:pPr>
      <w:r w:rsidRPr="00AB1781">
        <w:tab/>
        <w:t>He swooped on the wings of the wind.</w:t>
      </w:r>
    </w:p>
    <w:p w14:paraId="1ADD0AD9" w14:textId="77777777" w:rsidR="00CF35A1" w:rsidRPr="00AB1781" w:rsidRDefault="00CF35A1" w:rsidP="00CF35A1">
      <w:pPr>
        <w:pStyle w:val="EnglishHangNoCoptic"/>
      </w:pPr>
      <w:r w:rsidRPr="00AB1781">
        <w:t>12 He made darkness His hiding-place.</w:t>
      </w:r>
    </w:p>
    <w:p w14:paraId="2CF5E194" w14:textId="77777777" w:rsidR="00CF35A1" w:rsidRPr="00AB1781" w:rsidRDefault="00CF35A1" w:rsidP="00CF35A1">
      <w:pPr>
        <w:pStyle w:val="EnglishHangNoCoptic"/>
      </w:pPr>
      <w:r w:rsidRPr="00AB1781">
        <w:tab/>
        <w:t>As His canopy round Him</w:t>
      </w:r>
    </w:p>
    <w:p w14:paraId="6FDBADD3" w14:textId="77777777" w:rsidR="00CF35A1" w:rsidRPr="00AB1781" w:rsidRDefault="00CF35A1" w:rsidP="00CF35A1">
      <w:pPr>
        <w:pStyle w:val="EnglishHangEndNoCoptic"/>
      </w:pPr>
      <w:r w:rsidRPr="00AB1781">
        <w:tab/>
        <w:t>dark thunder-clouds hung in the sky.</w:t>
      </w:r>
    </w:p>
    <w:p w14:paraId="59A8674B" w14:textId="77777777" w:rsidR="00CF35A1" w:rsidRPr="00AB1781" w:rsidRDefault="00CF35A1" w:rsidP="00CF35A1">
      <w:pPr>
        <w:pStyle w:val="EnglishHangNoCoptic"/>
      </w:pPr>
      <w:r w:rsidRPr="00AB1781">
        <w:t>13 From the brightness before Him</w:t>
      </w:r>
    </w:p>
    <w:p w14:paraId="2C8F9AF6" w14:textId="77777777" w:rsidR="00CF35A1" w:rsidRPr="00AB1781" w:rsidRDefault="00CF35A1" w:rsidP="00CF35A1">
      <w:pPr>
        <w:pStyle w:val="EnglishHangNoCoptic"/>
      </w:pPr>
      <w:r w:rsidRPr="00AB1781">
        <w:tab/>
        <w:t>there broke through the clouds</w:t>
      </w:r>
    </w:p>
    <w:p w14:paraId="1C38ACBB" w14:textId="77777777" w:rsidR="00CF35A1" w:rsidRPr="00AB1781" w:rsidRDefault="00CF35A1" w:rsidP="00CF35A1">
      <w:pPr>
        <w:pStyle w:val="EnglishHangEndNoCoptic"/>
      </w:pPr>
      <w:r w:rsidRPr="00AB1781">
        <w:tab/>
        <w:t>hailstones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5"/>
      </w:r>
    </w:p>
    <w:p w14:paraId="352BAB2B" w14:textId="77777777" w:rsidR="00CF35A1" w:rsidRPr="00AB1781" w:rsidRDefault="00CF35A1" w:rsidP="00CF35A1">
      <w:pPr>
        <w:pStyle w:val="EnglishHangNoCoptic"/>
      </w:pPr>
      <w:r w:rsidRPr="00AB1781">
        <w:t>15 He shot His arrows and scattered the foes;</w:t>
      </w:r>
    </w:p>
    <w:p w14:paraId="6752504F" w14:textId="77777777" w:rsidR="00CF35A1" w:rsidRPr="00AB1781" w:rsidRDefault="00CF35A1" w:rsidP="00CF35A1">
      <w:pPr>
        <w:pStyle w:val="EnglishHangEndNoCoptic"/>
      </w:pPr>
      <w:r w:rsidRPr="00AB1781">
        <w:tab/>
        <w:t>He volleyed His lightnings and routed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6"/>
      </w:r>
      <w:r w:rsidRPr="00AB1781">
        <w:t xml:space="preserve"> of </w:t>
      </w:r>
      <w:r w:rsidR="00E570CB">
        <w:t>Your</w:t>
      </w:r>
      <w:r w:rsidRPr="00AB1781">
        <w:t xml:space="preserve"> wrath.</w:t>
      </w:r>
    </w:p>
    <w:p w14:paraId="29A1F5E7" w14:textId="77777777" w:rsidR="00CF35A1" w:rsidRPr="00AB1781" w:rsidRDefault="00CF35A1" w:rsidP="00CF35A1">
      <w:pPr>
        <w:pStyle w:val="EnglishHangNoCoptic"/>
      </w:pPr>
      <w:r w:rsidRPr="00AB1781">
        <w:t>17 He reached from on high and took me;</w:t>
      </w:r>
    </w:p>
    <w:p w14:paraId="456357DD" w14:textId="77777777" w:rsidR="00CF35A1" w:rsidRPr="00AB1781" w:rsidRDefault="00CF35A1" w:rsidP="00CF35A1">
      <w:pPr>
        <w:pStyle w:val="EnglishHangEndNoCoptic"/>
      </w:pPr>
      <w:r w:rsidRPr="00AB1781">
        <w:tab/>
        <w:t>He drew me out of many waters.</w:t>
      </w:r>
    </w:p>
    <w:p w14:paraId="0F2E94ED" w14:textId="77777777" w:rsidR="00CF35A1" w:rsidRPr="00AB1781" w:rsidRDefault="00CF35A1" w:rsidP="00CF35A1">
      <w:pPr>
        <w:pStyle w:val="EnglishHangNoCoptic"/>
      </w:pPr>
      <w:r w:rsidRPr="00AB1781">
        <w:t>18 He will deliver me from my powerful enemies</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77777777" w:rsidR="00CF35A1" w:rsidRPr="00AB1781" w:rsidRDefault="00CF35A1" w:rsidP="00CF35A1">
      <w:pPr>
        <w:pStyle w:val="EnglishHangNoCoptic"/>
      </w:pPr>
      <w:r w:rsidRPr="00AB1781">
        <w:t>19 They confronted me in the day of my adversity,</w:t>
      </w:r>
    </w:p>
    <w:p w14:paraId="55A07CAD" w14:textId="77777777" w:rsidR="00CF35A1" w:rsidRPr="00AB1781" w:rsidRDefault="00CF35A1" w:rsidP="00CF35A1">
      <w:pPr>
        <w:pStyle w:val="EnglishHangEndNoCoptic"/>
      </w:pPr>
      <w:r w:rsidRPr="00AB1781">
        <w:tab/>
        <w:t>but the Lord was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77777777" w:rsidR="00CF35A1" w:rsidRPr="00AB1781" w:rsidRDefault="00CF35A1" w:rsidP="00CF35A1">
      <w:pPr>
        <w:pStyle w:val="EnglishHangNoCoptic"/>
      </w:pPr>
      <w:r w:rsidRPr="00AB1781">
        <w:tab/>
        <w:t>and according to the cleanness of ray hands</w:t>
      </w:r>
    </w:p>
    <w:p w14:paraId="663256B5" w14:textId="77777777" w:rsidR="00CF35A1" w:rsidRPr="00AB1781" w:rsidRDefault="00CF35A1" w:rsidP="00CF35A1">
      <w:pPr>
        <w:pStyle w:val="EnglishHangEndNoCoptic"/>
      </w:pPr>
      <w:r w:rsidRPr="00AB1781">
        <w:tab/>
        <w:t>He will recompense me.</w:t>
      </w:r>
    </w:p>
    <w:p w14:paraId="34355B1C" w14:textId="77777777" w:rsidR="00CF35A1" w:rsidRPr="00AB1781" w:rsidRDefault="00CF35A1" w:rsidP="00CF35A1">
      <w:pPr>
        <w:pStyle w:val="EnglishHangNoCoptic"/>
      </w:pPr>
      <w:r w:rsidRPr="00AB1781">
        <w:t>22 For I have kept the ways of the Lord</w:t>
      </w:r>
    </w:p>
    <w:p w14:paraId="7DF51696" w14:textId="77777777" w:rsidR="00CF35A1" w:rsidRPr="00AB1781" w:rsidRDefault="00CF35A1" w:rsidP="00CF35A1">
      <w:pPr>
        <w:pStyle w:val="EnglishHangEndNoCoptic"/>
      </w:pPr>
      <w:r w:rsidRPr="00AB1781">
        <w:tab/>
        <w:t>and have not turned profanely 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77777777" w:rsidR="00CF35A1" w:rsidRPr="00AB1781" w:rsidRDefault="00CF35A1" w:rsidP="00CF35A1">
      <w:pPr>
        <w:pStyle w:val="EnglishHangEndNoCoptic"/>
      </w:pPr>
      <w:r w:rsidRPr="00AB1781">
        <w:tab/>
        <w:t>and His rights I have not forgotten.</w:t>
      </w:r>
    </w:p>
    <w:p w14:paraId="6DF67E90" w14:textId="77777777" w:rsidR="00CF35A1" w:rsidRPr="00AB1781" w:rsidRDefault="00CF35A1" w:rsidP="00CF35A1">
      <w:pPr>
        <w:pStyle w:val="EnglishHangNoCoptic"/>
      </w:pPr>
      <w:r w:rsidRPr="00AB1781">
        <w:t>24 I will be faultless with Him,</w:t>
      </w:r>
    </w:p>
    <w:p w14:paraId="2462586B" w14:textId="77777777" w:rsidR="00CF35A1" w:rsidRPr="00AB1781" w:rsidRDefault="00CF35A1" w:rsidP="00CF35A1">
      <w:pPr>
        <w:pStyle w:val="EnglishHangEndNoCoptic"/>
      </w:pPr>
      <w:r w:rsidRPr="00AB1781">
        <w:tab/>
        <w:t>and will keep myself from my sin.</w:t>
      </w:r>
    </w:p>
    <w:p w14:paraId="6BE6CF52" w14:textId="77777777" w:rsidR="00CF35A1" w:rsidRPr="00AB1781" w:rsidRDefault="00CF35A1" w:rsidP="00CF35A1">
      <w:pPr>
        <w:pStyle w:val="EnglishHangNoCoptic"/>
      </w:pPr>
      <w:r w:rsidRPr="00AB1781">
        <w:t>25 And the Lord will reward me according to my righteousness</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77777777"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77"/>
      </w:r>
    </w:p>
    <w:p w14:paraId="688FDB47" w14:textId="77777777" w:rsidR="00CF35A1" w:rsidRPr="00AB1781" w:rsidRDefault="00CF35A1" w:rsidP="00CF35A1">
      <w:pPr>
        <w:pStyle w:val="EnglishHangNoCoptic"/>
      </w:pPr>
      <w:r w:rsidRPr="00AB1781">
        <w:t xml:space="preserve">28 For </w:t>
      </w:r>
      <w:r w:rsidR="001040C8">
        <w:t>You</w:t>
      </w:r>
      <w:r w:rsidRPr="00AB1781">
        <w:t xml:space="preserve"> dost save a humble people,</w:t>
      </w:r>
    </w:p>
    <w:p w14:paraId="71DC21D5" w14:textId="77777777" w:rsidR="00CF35A1" w:rsidRPr="00AB1781" w:rsidRDefault="00CF35A1" w:rsidP="00CF35A1">
      <w:pPr>
        <w:pStyle w:val="EnglishHangEndNoCoptic"/>
      </w:pPr>
      <w:r w:rsidRPr="00AB1781">
        <w:tab/>
        <w:t>and dost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78"/>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77777777" w:rsidR="00CF35A1" w:rsidRPr="00AB1781" w:rsidRDefault="00CF35A1" w:rsidP="00CF35A1">
      <w:pPr>
        <w:pStyle w:val="EnglishHangEndNoCoptic"/>
      </w:pPr>
      <w:r w:rsidRPr="00AB1781">
        <w:tab/>
        <w:t>and through my God I can scale the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77777777" w:rsidR="00CF35A1" w:rsidRPr="00AB1781" w:rsidRDefault="00CF35A1" w:rsidP="00CF35A1">
      <w:pPr>
        <w:pStyle w:val="EnglishHangEndNoCoptic"/>
      </w:pPr>
      <w:r w:rsidRPr="00AB1781">
        <w:tab/>
        <w:t>and sets me on the heights.</w:t>
      </w:r>
    </w:p>
    <w:p w14:paraId="28F19F1E" w14:textId="77777777" w:rsidR="00CF35A1" w:rsidRPr="00AB1781" w:rsidRDefault="00CF35A1" w:rsidP="00CF35A1">
      <w:pPr>
        <w:pStyle w:val="EnglishHangNoCoptic"/>
      </w:pPr>
      <w:r w:rsidRPr="00AB1781">
        <w:t>35 He trains my hands for war.</w:t>
      </w:r>
    </w:p>
    <w:p w14:paraId="58721358" w14:textId="77777777"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14:paraId="2B5D01D1" w14:textId="77777777"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79"/>
      </w:r>
    </w:p>
    <w:p w14:paraId="36172988" w14:textId="77777777" w:rsidR="00CF35A1" w:rsidRPr="00CF35A1" w:rsidRDefault="00CF35A1" w:rsidP="00CF35A1">
      <w:pPr>
        <w:pStyle w:val="EnglishHangEndNoCoptic"/>
      </w:pPr>
      <w:r w:rsidRPr="00AB1781">
        <w:tab/>
        <w:t>and my feet never falter.</w:t>
      </w:r>
    </w:p>
    <w:p w14:paraId="31A11C46" w14:textId="77777777" w:rsidR="00CF35A1" w:rsidRPr="00AB1781" w:rsidRDefault="00CF35A1" w:rsidP="00CF35A1">
      <w:pPr>
        <w:pStyle w:val="EnglishHangNoCoptic"/>
      </w:pPr>
      <w:r w:rsidRPr="00AB1781">
        <w:t>38 I will pursue my enemies and overtake them;</w:t>
      </w:r>
    </w:p>
    <w:p w14:paraId="0CC6896B" w14:textId="77777777" w:rsidR="00CF35A1" w:rsidRPr="00AB1781" w:rsidRDefault="00CF35A1" w:rsidP="00CF35A1">
      <w:pPr>
        <w:pStyle w:val="EnglishHangEndNoCoptic"/>
      </w:pPr>
      <w:r w:rsidRPr="00AB1781">
        <w:tab/>
        <w:t>and I will not turn back till they are destroyed.</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7777777"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14:paraId="68319636" w14:textId="77777777"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77777777" w:rsidR="00CF35A1" w:rsidRPr="00AB1781" w:rsidRDefault="00CF35A1" w:rsidP="00CF35A1">
      <w:pPr>
        <w:pStyle w:val="EnglishHangNoCoptic"/>
      </w:pPr>
      <w:r w:rsidRPr="00AB1781">
        <w:t>43 I will thrash them like dust in the face of the wind,</w:t>
      </w:r>
    </w:p>
    <w:p w14:paraId="5B1423A4" w14:textId="77777777" w:rsidR="00CF35A1" w:rsidRPr="00AB1781" w:rsidRDefault="00CF35A1" w:rsidP="00CF35A1">
      <w:pPr>
        <w:pStyle w:val="EnglishHangEndNoCoptic"/>
      </w:pPr>
      <w:r w:rsidRPr="00AB1781">
        <w:tab/>
        <w:t>I will pound them like mud in the streets.</w:t>
      </w:r>
    </w:p>
    <w:p w14:paraId="2EA82757" w14:textId="77777777" w:rsidR="00CF35A1" w:rsidRPr="00AB1781" w:rsidRDefault="00CF35A1" w:rsidP="00CF35A1">
      <w:pPr>
        <w:pStyle w:val="EnglishHangNoCoptic"/>
      </w:pPr>
      <w:r w:rsidRPr="00AB1781">
        <w:t>44 Deliver me from this people’s arguments.</w:t>
      </w:r>
    </w:p>
    <w:p w14:paraId="03FA0981"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0"/>
      </w:r>
    </w:p>
    <w:p w14:paraId="7D127169" w14:textId="77777777" w:rsidR="00CF35A1" w:rsidRPr="00AB1781" w:rsidRDefault="00CF35A1" w:rsidP="00CF35A1">
      <w:pPr>
        <w:pStyle w:val="EnglishHangNoCoptic"/>
      </w:pPr>
      <w:r w:rsidRPr="00AB1781">
        <w:t>46 The strange children have grown old</w:t>
      </w:r>
    </w:p>
    <w:p w14:paraId="4795CCB8" w14:textId="77777777" w:rsidR="00CF35A1" w:rsidRPr="00AB1781" w:rsidRDefault="00CF35A1" w:rsidP="00CF35A1">
      <w:pPr>
        <w:pStyle w:val="EnglishHangEndNoCoptic"/>
      </w:pPr>
      <w:r w:rsidRPr="00AB1781">
        <w:tab/>
        <w:t>and have limped from their paths.</w:t>
      </w:r>
    </w:p>
    <w:p w14:paraId="58DB872F" w14:textId="77777777" w:rsidR="00CF35A1" w:rsidRPr="00AB1781" w:rsidRDefault="00CF35A1" w:rsidP="00CF35A1">
      <w:pPr>
        <w:pStyle w:val="EnglishHangNoCoptic"/>
      </w:pPr>
      <w:r w:rsidRPr="00AB1781">
        <w:t>47 May the Lord live and reign, and blessed be my God,</w:t>
      </w:r>
    </w:p>
    <w:p w14:paraId="78DDF5D4" w14:textId="77777777" w:rsidR="00CF35A1" w:rsidRPr="00AB1781" w:rsidRDefault="00CF35A1" w:rsidP="00CF35A1">
      <w:pPr>
        <w:pStyle w:val="EnglishHangEndNoCoptic"/>
      </w:pPr>
      <w:r w:rsidRPr="00AB1781">
        <w:tab/>
        <w:t>and may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77777777" w:rsidR="00CF35A1" w:rsidRPr="00AB1781" w:rsidRDefault="00CF35A1" w:rsidP="00CF35A1">
      <w:pPr>
        <w:pStyle w:val="EnglishHangNoCoptic"/>
      </w:pPr>
      <w:r w:rsidRPr="00AB1781">
        <w:t>49 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lastRenderedPageBreak/>
        <w:tab/>
        <w:t>among the nations, O Lord,</w:t>
      </w:r>
    </w:p>
    <w:p w14:paraId="28D284A6" w14:textId="77777777"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81"/>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2"/>
      </w:r>
    </w:p>
    <w:p w14:paraId="68778385" w14:textId="4BFD8645" w:rsidR="00F933DE" w:rsidRPr="00CF35A1" w:rsidRDefault="00F933DE" w:rsidP="00F933DE">
      <w:pPr>
        <w:pStyle w:val="Rubric"/>
      </w:pPr>
      <w:r>
        <w:t>Glory…</w:t>
      </w:r>
    </w:p>
    <w:p w14:paraId="6172E0F1" w14:textId="77777777" w:rsidR="00CF35A1" w:rsidRPr="00CF35A1" w:rsidRDefault="002D71F0" w:rsidP="00CF35A1">
      <w:pPr>
        <w:pStyle w:val="Heading3"/>
        <w:rPr>
          <w:rFonts w:ascii="FreeSerifAvvaShenouda" w:hAnsi="FreeSerifAvvaShenouda" w:cs="FreeSerifAvvaShenouda"/>
        </w:rPr>
      </w:pPr>
      <w:bookmarkStart w:id="900" w:name="_Ref412098373"/>
      <w:r>
        <w:t>Psalm</w:t>
      </w:r>
      <w:r w:rsidR="00CF35A1" w:rsidRPr="00AB1781">
        <w:t xml:space="preserve"> 18</w:t>
      </w:r>
      <w:r>
        <w:t>: The heavens declare the glory of God</w:t>
      </w:r>
      <w:bookmarkEnd w:id="900"/>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w:t>
      </w:r>
    </w:p>
    <w:p w14:paraId="61EEE673" w14:textId="77777777" w:rsidR="00CF35A1" w:rsidRPr="00AB1781" w:rsidRDefault="00CF35A1" w:rsidP="00CF35A1">
      <w:pPr>
        <w:pStyle w:val="Rubric"/>
      </w:pPr>
      <w:r w:rsidRPr="00AB1781">
        <w:t>1 (A Psalm by David)</w:t>
      </w:r>
    </w:p>
    <w:p w14:paraId="250BBF31" w14:textId="77777777" w:rsidR="00CF35A1" w:rsidRPr="00AB1781" w:rsidRDefault="00CF35A1" w:rsidP="00CF35A1">
      <w:pPr>
        <w:pStyle w:val="EnglishHangNoCoptic"/>
      </w:pPr>
      <w:r w:rsidRPr="00AB1781">
        <w:t>2 The heavens declare the glory of God,</w:t>
      </w:r>
    </w:p>
    <w:p w14:paraId="4EB2867A" w14:textId="77777777" w:rsidR="00CF35A1" w:rsidRPr="00AB1781" w:rsidRDefault="00CF35A1" w:rsidP="00CF35A1">
      <w:pPr>
        <w:pStyle w:val="EnglishHangEndNoCoptic"/>
      </w:pPr>
      <w:r w:rsidRPr="00AB1781">
        <w:tab/>
        <w:t>and the firmament tells of the work of His hands.</w:t>
      </w:r>
    </w:p>
    <w:p w14:paraId="31DDE1B2" w14:textId="77777777" w:rsidR="00CF35A1" w:rsidRPr="00AB1781" w:rsidRDefault="00CF35A1" w:rsidP="00CF35A1">
      <w:pPr>
        <w:pStyle w:val="EnglishHangNoCoptic"/>
      </w:pPr>
      <w:r w:rsidRPr="00AB1781">
        <w:t>3 Day to day breaks the news,</w:t>
      </w:r>
    </w:p>
    <w:p w14:paraId="2828284E" w14:textId="77777777" w:rsidR="00CF35A1" w:rsidRPr="00AB1781" w:rsidRDefault="00CF35A1" w:rsidP="00CF35A1">
      <w:pPr>
        <w:pStyle w:val="EnglishHangEndNoCoptic"/>
      </w:pPr>
      <w:r w:rsidRPr="00AB1781">
        <w:tab/>
        <w:t>and night to night imparts knowledge.</w:t>
      </w:r>
    </w:p>
    <w:p w14:paraId="279F0C7B" w14:textId="77777777" w:rsidR="00CF35A1" w:rsidRPr="00AB1781" w:rsidRDefault="00CF35A1" w:rsidP="00CF35A1">
      <w:pPr>
        <w:pStyle w:val="EnglishHangNoCoptic"/>
      </w:pPr>
      <w:r w:rsidRPr="00AB1781">
        <w:t>4 There is no speech or spoken word,</w:t>
      </w:r>
    </w:p>
    <w:p w14:paraId="1BAEA3DA" w14:textId="77777777" w:rsidR="00CF35A1" w:rsidRPr="00AB1781" w:rsidRDefault="00CF35A1" w:rsidP="00CF35A1">
      <w:pPr>
        <w:pStyle w:val="EnglishHangEndNoCoptic"/>
      </w:pPr>
      <w:r w:rsidRPr="00AB1781">
        <w:tab/>
        <w:t>and no sound of them is heard.</w:t>
      </w:r>
    </w:p>
    <w:p w14:paraId="15D09B85" w14:textId="77777777" w:rsidR="00CF35A1" w:rsidRPr="00AB1781" w:rsidRDefault="00CF35A1" w:rsidP="00CF35A1">
      <w:pPr>
        <w:pStyle w:val="EnglishHangNoCoptic"/>
      </w:pPr>
      <w:r w:rsidRPr="00AB1781">
        <w:t>5 Yet 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3"/>
      </w:r>
    </w:p>
    <w:p w14:paraId="15E25065" w14:textId="77777777" w:rsidR="00CF35A1" w:rsidRPr="00AB1781" w:rsidRDefault="00CF35A1" w:rsidP="00CF35A1">
      <w:pPr>
        <w:pStyle w:val="EnglishHangNoCoptic"/>
      </w:pPr>
      <w:r w:rsidRPr="00AB1781">
        <w:t>6 He has set His sanctuary in the sun;</w:t>
      </w:r>
      <w:r w:rsidRPr="00AB1781">
        <w:rPr>
          <w:rStyle w:val="FootnoteReference"/>
        </w:rPr>
        <w:footnoteReference w:id="84"/>
      </w:r>
    </w:p>
    <w:p w14:paraId="2632F7DA" w14:textId="77777777" w:rsidR="00CF35A1" w:rsidRPr="00AB1781" w:rsidRDefault="00CF35A1" w:rsidP="00CF35A1">
      <w:pPr>
        <w:pStyle w:val="EnglishHangNoCoptic"/>
      </w:pPr>
      <w:r w:rsidRPr="00AB1781">
        <w:tab/>
        <w:t>and He is like a bridegroom coming out of His canopy.</w:t>
      </w:r>
    </w:p>
    <w:p w14:paraId="0C5B32C7" w14:textId="77777777" w:rsidR="00CF35A1" w:rsidRPr="00AB1781" w:rsidRDefault="00CF35A1" w:rsidP="00CF35A1">
      <w:pPr>
        <w:pStyle w:val="EnglishHangEndNoCoptic"/>
      </w:pPr>
      <w:r w:rsidRPr="00AB1781">
        <w:tab/>
        <w:t>He exults like a giant to run His course.</w:t>
      </w:r>
    </w:p>
    <w:p w14:paraId="21B7A1D6" w14:textId="77777777" w:rsidR="00CF35A1" w:rsidRPr="00AB1781" w:rsidRDefault="00CF35A1" w:rsidP="00CF35A1">
      <w:pPr>
        <w:pStyle w:val="EnglishHangNoCoptic"/>
      </w:pPr>
      <w:r w:rsidRPr="00AB1781">
        <w:t>7 From utmost heaven is his procession,</w:t>
      </w:r>
    </w:p>
    <w:p w14:paraId="1CC8424C" w14:textId="77777777" w:rsidR="00CF35A1" w:rsidRPr="00AB1781" w:rsidRDefault="00CF35A1" w:rsidP="00CF35A1">
      <w:pPr>
        <w:pStyle w:val="EnglishHangNoCoptic"/>
      </w:pPr>
      <w:r w:rsidRPr="00AB1781">
        <w:tab/>
        <w:t>and till utmost heaven is his goal,</w:t>
      </w:r>
    </w:p>
    <w:p w14:paraId="49A40FE3" w14:textId="77777777" w:rsidR="00CF35A1" w:rsidRPr="00AB1781" w:rsidRDefault="00CF35A1" w:rsidP="00CF35A1">
      <w:pPr>
        <w:pStyle w:val="EnglishHangEndNoCoptic"/>
      </w:pPr>
      <w:r w:rsidRPr="00AB1781">
        <w:tab/>
        <w:t>and from his heat no one can hide.</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7777777" w:rsidR="00CF35A1" w:rsidRPr="00AB1781" w:rsidRDefault="00CF35A1" w:rsidP="00CF35A1">
      <w:pPr>
        <w:pStyle w:val="EnglishHangNoCoptic"/>
      </w:pPr>
      <w:r w:rsidRPr="00AB1781">
        <w:lastRenderedPageBreak/>
        <w:t>9 The Lord’s rights are just, they rejoice the heart;</w:t>
      </w:r>
    </w:p>
    <w:p w14:paraId="15D8A5C2" w14:textId="77777777" w:rsidR="00CF35A1" w:rsidRPr="00AB1781" w:rsidRDefault="00CF35A1" w:rsidP="00CF35A1">
      <w:pPr>
        <w:pStyle w:val="EnglishHangEndNoCoptic"/>
      </w:pPr>
      <w:r w:rsidRPr="00AB1781">
        <w:tab/>
        <w:t>the Lord’s commandment is clear, it enlightens the eyes.</w:t>
      </w:r>
    </w:p>
    <w:p w14:paraId="335BBFDF" w14:textId="77777777" w:rsidR="00CF35A1" w:rsidRPr="00AB1781" w:rsidRDefault="00CF35A1" w:rsidP="00CF35A1">
      <w:pPr>
        <w:pStyle w:val="EnglishHangNoCoptic"/>
      </w:pPr>
      <w:r w:rsidRPr="00AB1781">
        <w:t>10 The fear of the Lord is pure, it continues for ever;</w:t>
      </w:r>
    </w:p>
    <w:p w14:paraId="61DC90EC" w14:textId="77777777" w:rsidR="00CF35A1" w:rsidRPr="00AB1781" w:rsidRDefault="00CF35A1" w:rsidP="00CF35A1">
      <w:pPr>
        <w:pStyle w:val="EnglishHangEndNoCoptic"/>
      </w:pPr>
      <w:r w:rsidRPr="00AB1781">
        <w:tab/>
        <w:t>the Lord’s judgments are true, and entirely justified.</w:t>
      </w:r>
    </w:p>
    <w:p w14:paraId="65B08F70" w14:textId="77777777" w:rsidR="00CF35A1" w:rsidRPr="00AB1781" w:rsidRDefault="00CF35A1" w:rsidP="00CF35A1">
      <w:pPr>
        <w:pStyle w:val="EnglishHangNoCoptic"/>
      </w:pPr>
      <w:r w:rsidRPr="00AB1781">
        <w:t>11 They are more desirable than gold</w:t>
      </w:r>
    </w:p>
    <w:p w14:paraId="417BB67F" w14:textId="77777777" w:rsidR="00CF35A1" w:rsidRPr="00AB1781" w:rsidRDefault="00CF35A1" w:rsidP="00CF35A1">
      <w:pPr>
        <w:pStyle w:val="EnglishHangNoCoptic"/>
      </w:pPr>
      <w:r w:rsidRPr="00AB1781">
        <w:tab/>
        <w:t>and most precious stone,</w:t>
      </w:r>
    </w:p>
    <w:p w14:paraId="4214F4D0" w14:textId="77777777" w:rsidR="00CF35A1" w:rsidRPr="00AB1781" w:rsidRDefault="00CF35A1" w:rsidP="00CF35A1">
      <w:pPr>
        <w:pStyle w:val="EnglishHangEndNoCoptic"/>
      </w:pPr>
      <w:r w:rsidRPr="00AB1781">
        <w:tab/>
        <w:t>and sweeter than honey and the honeycomb.</w:t>
      </w:r>
      <w:r w:rsidRPr="00AB1781">
        <w:rPr>
          <w:rStyle w:val="FootnoteReference"/>
        </w:rPr>
        <w:footnoteReference w:id="85"/>
      </w:r>
    </w:p>
    <w:p w14:paraId="39009EC3" w14:textId="77777777" w:rsidR="00CF35A1" w:rsidRPr="00AB1781" w:rsidRDefault="00CF35A1" w:rsidP="00CF35A1">
      <w:pPr>
        <w:pStyle w:val="EnglishHangNoCoptic"/>
      </w:pPr>
      <w:r w:rsidRPr="00AB1781">
        <w:t>12 Moreover thy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7777777" w:rsidR="00CF35A1" w:rsidRPr="00AB1781" w:rsidRDefault="00CF35A1" w:rsidP="00CF35A1">
      <w:pPr>
        <w:pStyle w:val="EnglishHangNoCoptic"/>
      </w:pPr>
      <w:r w:rsidRPr="00AB1781">
        <w:t>13 Who can know all his faults?</w:t>
      </w:r>
    </w:p>
    <w:p w14:paraId="171985D2" w14:textId="77777777" w:rsidR="00CF35A1" w:rsidRPr="00AB1781" w:rsidRDefault="00CF35A1" w:rsidP="00CF35A1">
      <w:pPr>
        <w:pStyle w:val="EnglishHangEndNoCoptic"/>
      </w:pPr>
      <w:r w:rsidRPr="00AB1781">
        <w:tab/>
        <w:t>Cleanse me from my secret ones.</w:t>
      </w:r>
      <w:r w:rsidRPr="00AB1781">
        <w:rPr>
          <w:rStyle w:val="FootnoteReference"/>
        </w:rPr>
        <w:footnoteReference w:id="86"/>
      </w:r>
    </w:p>
    <w:p w14:paraId="492F9664" w14:textId="77777777"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8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77777777" w:rsidR="00CF35A1" w:rsidRPr="00CF35A1" w:rsidRDefault="00CF35A1" w:rsidP="00CF35A1">
      <w:pPr>
        <w:pStyle w:val="EnglishHangEndNoCoptic"/>
      </w:pPr>
      <w:r w:rsidRPr="00AB1781">
        <w:tab/>
        <w:t>and clear of grave sin.</w:t>
      </w:r>
    </w:p>
    <w:p w14:paraId="30ABBEE9" w14:textId="77777777" w:rsidR="00CF35A1" w:rsidRPr="00AB1781" w:rsidRDefault="00CF35A1" w:rsidP="00CF35A1">
      <w:pPr>
        <w:pStyle w:val="EnglishHangNoCoptic"/>
      </w:pPr>
      <w:r w:rsidRPr="00AB1781">
        <w:t>15 Then the words of my mouth</w:t>
      </w:r>
    </w:p>
    <w:p w14:paraId="47C7C876" w14:textId="77777777" w:rsidR="00CF35A1" w:rsidRPr="00AB1781" w:rsidRDefault="00CF35A1" w:rsidP="00CF35A1">
      <w:pPr>
        <w:pStyle w:val="EnglishHangNoCoptic"/>
      </w:pPr>
      <w:r w:rsidRPr="00AB1781">
        <w:tab/>
        <w:t>and the meditation of my heart</w:t>
      </w:r>
    </w:p>
    <w:p w14:paraId="56622C36" w14:textId="77777777"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14:paraId="0F46E930" w14:textId="77777777" w:rsidR="00CF35A1" w:rsidRPr="00CF35A1" w:rsidRDefault="00CF35A1" w:rsidP="00CF35A1">
      <w:pPr>
        <w:pStyle w:val="EnglishHangEndNoCoptic"/>
      </w:pPr>
      <w:r w:rsidRPr="00AB1781">
        <w:tab/>
        <w:t>O Lord), my Helper and my Redeemer.</w:t>
      </w:r>
    </w:p>
    <w:p w14:paraId="2E6C9A8C" w14:textId="77777777" w:rsidR="00CF35A1" w:rsidRPr="00CF35A1" w:rsidRDefault="002D71F0" w:rsidP="00CF35A1">
      <w:pPr>
        <w:pStyle w:val="Heading3"/>
      </w:pPr>
      <w:bookmarkStart w:id="901" w:name="_Ref412110716"/>
      <w:r>
        <w:t>Psalm</w:t>
      </w:r>
      <w:r w:rsidR="00CF35A1" w:rsidRPr="00AB1781">
        <w:t xml:space="preserve"> 19</w:t>
      </w:r>
      <w:r>
        <w:t>: May the Lord hear you in the day of trouble</w:t>
      </w:r>
      <w:bookmarkEnd w:id="901"/>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091E1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91E10">
        <w:rPr>
          <w:noProof/>
        </w:rPr>
        <w:t>272</w:t>
      </w:r>
      <w:r>
        <w:fldChar w:fldCharType="end"/>
      </w:r>
      <w:r>
        <w:t>. Reserved for the Presbyter, if present.</w:t>
      </w:r>
    </w:p>
    <w:p w14:paraId="7CD97FDD" w14:textId="77777777" w:rsidR="00CF35A1" w:rsidRPr="00AB1781" w:rsidRDefault="00CF35A1" w:rsidP="00CF35A1">
      <w:pPr>
        <w:pStyle w:val="Rubric"/>
      </w:pPr>
      <w:r w:rsidRPr="00AB1781">
        <w:t>1 (A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77777777" w:rsidR="00CF35A1" w:rsidRPr="00AB1781" w:rsidRDefault="00CF35A1" w:rsidP="00CF35A1">
      <w:pPr>
        <w:pStyle w:val="EnglishHangEndNoCoptic"/>
      </w:pPr>
      <w:r w:rsidRPr="00AB1781">
        <w:tab/>
        <w:t>may the name of the God of Jacob protect you.</w:t>
      </w:r>
    </w:p>
    <w:p w14:paraId="1D971794" w14:textId="77777777" w:rsidR="00CF35A1" w:rsidRPr="00AB1781" w:rsidRDefault="00CF35A1" w:rsidP="00CF35A1">
      <w:pPr>
        <w:pStyle w:val="EnglishHangNoCoptic"/>
      </w:pPr>
      <w:r w:rsidRPr="00AB1781">
        <w:lastRenderedPageBreak/>
        <w:t>3 May He send you help from the sanctuary,</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77777777" w:rsidR="00CF35A1" w:rsidRPr="00AB1781" w:rsidRDefault="00CF35A1" w:rsidP="00CF35A1">
      <w:pPr>
        <w:pStyle w:val="EnglishHangEndNoCoptic"/>
      </w:pPr>
      <w:r w:rsidRPr="00AB1781">
        <w:tab/>
        <w:t xml:space="preserve">and accept your holocaust.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77777777"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14:paraId="6A3FDE88" w14:textId="77777777" w:rsidR="00CF35A1" w:rsidRPr="00AB1781" w:rsidRDefault="00CF35A1" w:rsidP="00CF35A1">
      <w:pPr>
        <w:pStyle w:val="EnglishHangNoCoptic"/>
      </w:pPr>
      <w:r w:rsidRPr="00AB1781">
        <w:t xml:space="preserve">6 We will rejoice in </w:t>
      </w:r>
      <w:r w:rsidR="00E570CB">
        <w:t>Your</w:t>
      </w:r>
      <w:r w:rsidRPr="00AB1781">
        <w:t xml:space="preserve"> salvation</w:t>
      </w:r>
    </w:p>
    <w:p w14:paraId="2F490237" w14:textId="77777777" w:rsidR="00CF35A1" w:rsidRPr="00AB1781" w:rsidRDefault="00CF35A1" w:rsidP="00CF35A1">
      <w:pPr>
        <w:pStyle w:val="EnglishHangNoCoptic"/>
      </w:pPr>
      <w:r w:rsidRPr="00AB1781">
        <w:tab/>
        <w:t>and triumph in the name of our God.</w:t>
      </w:r>
    </w:p>
    <w:p w14:paraId="1EE6C6A8" w14:textId="77777777"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88"/>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7777777" w:rsidR="00CF35A1" w:rsidRPr="00AB1781" w:rsidRDefault="00CF35A1" w:rsidP="00CF35A1">
      <w:pPr>
        <w:pStyle w:val="EnglishHangNoCoptic"/>
      </w:pPr>
      <w:r w:rsidRPr="00AB1781">
        <w:t>8 Some trust in chariots and some in horses;</w:t>
      </w:r>
    </w:p>
    <w:p w14:paraId="465C5B3B" w14:textId="77777777" w:rsidR="00CF35A1" w:rsidRPr="00AB1781" w:rsidRDefault="00CF35A1" w:rsidP="00CF35A1">
      <w:pPr>
        <w:pStyle w:val="EnglishHangNoCoptic"/>
      </w:pPr>
      <w:r w:rsidRPr="00AB1781">
        <w:tab/>
        <w:t>but we will triumph in the name of the Lord our God.</w:t>
      </w:r>
    </w:p>
    <w:p w14:paraId="6024B8A1" w14:textId="77777777" w:rsidR="00CF35A1" w:rsidRPr="00AB1781" w:rsidRDefault="00CF35A1" w:rsidP="00CF35A1">
      <w:pPr>
        <w:pStyle w:val="EnglishHangNoCoptic"/>
      </w:pPr>
      <w:r w:rsidRPr="00AB1781">
        <w:tab/>
        <w:t>They were fettered and fell,</w:t>
      </w:r>
    </w:p>
    <w:p w14:paraId="7BCBDC4A" w14:textId="77777777" w:rsidR="00CF35A1" w:rsidRPr="00AB1781" w:rsidRDefault="00CF35A1" w:rsidP="00CF35A1">
      <w:pPr>
        <w:pStyle w:val="EnglishHangEndNoCoptic"/>
      </w:pPr>
      <w:r w:rsidRPr="00AB1781">
        <w:tab/>
        <w:t>but we are risen and stand upright.</w:t>
      </w:r>
    </w:p>
    <w:p w14:paraId="56CF00FC" w14:textId="77777777" w:rsidR="00CF35A1" w:rsidRPr="00AB1781" w:rsidRDefault="00CF35A1" w:rsidP="00CF35A1">
      <w:pPr>
        <w:pStyle w:val="EnglishHangNoCoptic"/>
      </w:pPr>
      <w:r w:rsidRPr="00AB1781">
        <w:t>9 O Lord, save the king,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77777777" w:rsidR="00CF35A1" w:rsidRPr="00AB1781" w:rsidRDefault="00CF35A1" w:rsidP="00CF35A1">
      <w:pPr>
        <w:pStyle w:val="Rubric"/>
      </w:pPr>
      <w:r w:rsidRPr="00AB1781">
        <w:t>1 (A Psalm by David)</w:t>
      </w:r>
    </w:p>
    <w:p w14:paraId="3B61DDDE" w14:textId="77777777"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14:paraId="34895EB9" w14:textId="77777777" w:rsidR="00CF35A1" w:rsidRPr="00CF35A1" w:rsidRDefault="00CF35A1" w:rsidP="00CF35A1">
      <w:pPr>
        <w:pStyle w:val="EnglishHangEndNoCoptic"/>
      </w:pPr>
      <w:r w:rsidRPr="00AB1781">
        <w:tab/>
        <w:t xml:space="preserve">and exult greatly 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77777777"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14:paraId="2BC2A894"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14:paraId="65C9FBAC" w14:textId="7777777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14:paraId="10C8E162" w14:textId="77777777" w:rsidR="00CF35A1" w:rsidRPr="00AB1781" w:rsidRDefault="00CF35A1" w:rsidP="00CF35A1">
      <w:pPr>
        <w:pStyle w:val="EnglishHangEndNoCoptic"/>
      </w:pPr>
      <w:r w:rsidRPr="00AB1781">
        <w:tab/>
        <w:t>length of days for ever and ever.</w:t>
      </w:r>
    </w:p>
    <w:p w14:paraId="057B35A9" w14:textId="77777777" w:rsidR="00CF35A1" w:rsidRPr="00AB1781" w:rsidRDefault="00CF35A1" w:rsidP="00CF35A1">
      <w:pPr>
        <w:pStyle w:val="EnglishHangNoCoptic"/>
      </w:pPr>
      <w:r w:rsidRPr="00AB1781">
        <w:lastRenderedPageBreak/>
        <w:t xml:space="preserve">6 Great is his glory in </w:t>
      </w:r>
      <w:r w:rsidR="00E570CB">
        <w:t>Your</w:t>
      </w:r>
      <w:r w:rsidRPr="00AB1781">
        <w:t xml:space="preserve"> salvation;</w:t>
      </w:r>
    </w:p>
    <w:p w14:paraId="62C64BB1"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14:paraId="6C52A116" w14:textId="77777777"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89"/>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77777777" w:rsidR="00CF35A1" w:rsidRPr="00AB1781" w:rsidRDefault="00CF35A1" w:rsidP="00CF35A1">
      <w:pPr>
        <w:pStyle w:val="EnglishHangNoCoptic"/>
      </w:pPr>
      <w:r w:rsidRPr="00AB1781">
        <w:tab/>
        <w:t xml:space="preserve">at the time of </w:t>
      </w:r>
      <w:r w:rsidR="00E570CB">
        <w:t>Your</w:t>
      </w:r>
      <w:r w:rsidRPr="00AB1781">
        <w:t xml:space="preserve"> presence,</w:t>
      </w:r>
    </w:p>
    <w:p w14:paraId="6D3D70AD" w14:textId="77777777" w:rsidR="00CF35A1" w:rsidRPr="00AB1781" w:rsidRDefault="00CF35A1" w:rsidP="00CF35A1">
      <w:pPr>
        <w:pStyle w:val="EnglishHangNoCoptic"/>
      </w:pPr>
      <w:r w:rsidRPr="00AB1781">
        <w:tab/>
        <w:t>The Lord will convulse them in His wrath,</w:t>
      </w:r>
    </w:p>
    <w:p w14:paraId="69189781" w14:textId="77777777" w:rsidR="00CF35A1" w:rsidRPr="00AB1781" w:rsidRDefault="00CF35A1" w:rsidP="00CF35A1">
      <w:pPr>
        <w:pStyle w:val="EnglishHangEndNoCoptic"/>
      </w:pPr>
      <w:r w:rsidRPr="00AB1781">
        <w:tab/>
        <w:t>and fire will devour them.</w:t>
      </w:r>
    </w:p>
    <w:p w14:paraId="6F791709" w14:textId="77777777"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90"/>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CF35A1">
      <w:pPr>
        <w:pStyle w:val="Heading3"/>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91"/>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92"/>
      </w:r>
    </w:p>
    <w:p w14:paraId="56F216E9" w14:textId="77777777" w:rsidR="00CF35A1" w:rsidRPr="00CF35A1" w:rsidRDefault="00CF35A1" w:rsidP="00CF35A1">
      <w:pPr>
        <w:pStyle w:val="EnglishHangEndNoCoptic"/>
      </w:pPr>
      <w:r w:rsidRPr="00AB1781">
        <w:lastRenderedPageBreak/>
        <w:tab/>
        <w:t>Far from my salvation is the burden of my sins.</w:t>
      </w:r>
    </w:p>
    <w:p w14:paraId="2065C542" w14:textId="77777777"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tab/>
        <w:t>and by night, yet it is not foolish of me.</w:t>
      </w:r>
    </w:p>
    <w:p w14:paraId="5D011A30" w14:textId="77777777"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93"/>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94"/>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lastRenderedPageBreak/>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95"/>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96"/>
      </w:r>
    </w:p>
    <w:p w14:paraId="1BC3A4D3" w14:textId="77777777" w:rsidR="00CF35A1" w:rsidRPr="00AB1781" w:rsidRDefault="00CF35A1" w:rsidP="00CF35A1">
      <w:pPr>
        <w:pStyle w:val="EnglishHangNoCoptic"/>
      </w:pPr>
      <w:r w:rsidRPr="00AB1781">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97"/>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98"/>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lastRenderedPageBreak/>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77777777" w:rsidR="00CF35A1" w:rsidRPr="00AB1781" w:rsidRDefault="00CF35A1" w:rsidP="00CF35A1">
      <w:pPr>
        <w:pStyle w:val="EnglishHangNoCoptic"/>
      </w:pPr>
      <w:r w:rsidRPr="00AB1781">
        <w:t>30 All the great of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99"/>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00"/>
      </w:r>
    </w:p>
    <w:p w14:paraId="3B6A8177" w14:textId="77777777" w:rsidR="00CF35A1" w:rsidRPr="00CF35A1" w:rsidRDefault="002D71F0" w:rsidP="00CF35A1">
      <w:pPr>
        <w:pStyle w:val="Heading3"/>
      </w:pPr>
      <w:bookmarkStart w:id="902" w:name="_Ref412026111"/>
      <w:r>
        <w:t>Psalm</w:t>
      </w:r>
      <w:r w:rsidR="00CF35A1" w:rsidRPr="00AB1781">
        <w:t xml:space="preserve"> 22</w:t>
      </w:r>
      <w:r>
        <w:t>: The Lord is my Shepherd, and will deny me nothing</w:t>
      </w:r>
      <w:bookmarkEnd w:id="902"/>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091E1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91E10">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77777777" w:rsidR="00CF35A1" w:rsidRPr="00CF35A1" w:rsidRDefault="00CF35A1" w:rsidP="00CF35A1">
      <w:pPr>
        <w:pStyle w:val="EnglishHangEndNoCoptic"/>
      </w:pPr>
      <w:r w:rsidRPr="00AB1781">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01"/>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lastRenderedPageBreak/>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102"/>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03"/>
      </w:r>
    </w:p>
    <w:p w14:paraId="3DFD110A" w14:textId="77777777" w:rsidR="00CF35A1" w:rsidRPr="00CF35A1" w:rsidRDefault="002D71F0" w:rsidP="00CF35A1">
      <w:pPr>
        <w:pStyle w:val="Heading3"/>
      </w:pPr>
      <w:bookmarkStart w:id="903" w:name="_Ref412110755"/>
      <w:r>
        <w:t>Psalm</w:t>
      </w:r>
      <w:r w:rsidR="00CF35A1" w:rsidRPr="00AB1781">
        <w:t xml:space="preserve"> 23</w:t>
      </w:r>
      <w:r>
        <w:t>: The earth is the Lord's and all that is in it</w:t>
      </w:r>
      <w:bookmarkEnd w:id="903"/>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091E1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91E10">
        <w:rPr>
          <w:noProof/>
        </w:rPr>
        <w:t>272</w:t>
      </w:r>
      <w:r>
        <w:fldChar w:fldCharType="end"/>
      </w:r>
      <w:r>
        <w:t>.</w:t>
      </w:r>
    </w:p>
    <w:p w14:paraId="0C289BE0" w14:textId="77777777" w:rsidR="00CF35A1" w:rsidRPr="00CF35A1" w:rsidRDefault="00CF35A1" w:rsidP="00CF35A1">
      <w:pPr>
        <w:pStyle w:val="Rubric"/>
      </w:pPr>
      <w:r w:rsidRPr="00AB1781">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0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05"/>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swing open wide, you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106"/>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swing open wide, you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Pr="00AB1781" w:rsidRDefault="00F933DE" w:rsidP="00F933DE">
      <w:pPr>
        <w:pStyle w:val="Rubric"/>
      </w:pPr>
      <w:r>
        <w:t>Glory…</w:t>
      </w:r>
    </w:p>
    <w:p w14:paraId="0122DC08" w14:textId="00078A05" w:rsidR="00646263" w:rsidRDefault="00646263" w:rsidP="00646263">
      <w:pPr>
        <w:pStyle w:val="Heading2"/>
      </w:pPr>
      <w:bookmarkStart w:id="904" w:name="_Ref435438525"/>
      <w:bookmarkStart w:id="905" w:name="_Toc435800422"/>
      <w:bookmarkStart w:id="906" w:name="_Ref412026003"/>
      <w:r w:rsidRPr="00AB1781">
        <w:lastRenderedPageBreak/>
        <w:t>K</w:t>
      </w:r>
      <w:r>
        <w:t>athisma 4</w:t>
      </w:r>
      <w:bookmarkEnd w:id="904"/>
      <w:bookmarkEnd w:id="905"/>
    </w:p>
    <w:p w14:paraId="125C09B3" w14:textId="77777777" w:rsidR="002D71F0" w:rsidRPr="00AB1781" w:rsidRDefault="002D71F0" w:rsidP="002D71F0">
      <w:pPr>
        <w:pStyle w:val="Heading3"/>
      </w:pPr>
      <w:r>
        <w:t>Psalm</w:t>
      </w:r>
      <w:r w:rsidRPr="00AB1781">
        <w:t xml:space="preserve"> 24</w:t>
      </w:r>
      <w:r>
        <w:t xml:space="preserve">: To </w:t>
      </w:r>
      <w:r w:rsidR="001040C8">
        <w:t>You</w:t>
      </w:r>
      <w:r>
        <w:t>, O Lord, I lift up my soul</w:t>
      </w:r>
      <w:bookmarkEnd w:id="906"/>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lastRenderedPageBreak/>
        <w:tab/>
        <w:t>to those who seek</w:t>
      </w:r>
      <w:r w:rsidRPr="00AB1781">
        <w:rPr>
          <w:rStyle w:val="FootnoteReference"/>
        </w:rPr>
        <w:footnoteReference w:id="107"/>
      </w:r>
      <w:r w:rsidRPr="00AB1781">
        <w:t xml:space="preserve"> His covenant and His laws.</w:t>
      </w:r>
      <w:r w:rsidRPr="00AB1781">
        <w:rPr>
          <w:rStyle w:val="FootnoteReference"/>
        </w:rPr>
        <w:footnoteReference w:id="108"/>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09"/>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10"/>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11"/>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906079">
      <w:pPr>
        <w:pStyle w:val="Heading3"/>
      </w:pPr>
      <w:bookmarkStart w:id="907" w:name="_Ref412110770"/>
      <w:r>
        <w:t>Psalm</w:t>
      </w:r>
      <w:r w:rsidR="002D71F0" w:rsidRPr="00AB1781">
        <w:t xml:space="preserve"> 25</w:t>
      </w:r>
      <w:r>
        <w:t>: Judge me, O Lord, for I have walked in my innocence</w:t>
      </w:r>
      <w:bookmarkEnd w:id="907"/>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lastRenderedPageBreak/>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091E1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91E10">
        <w:rPr>
          <w:noProof/>
        </w:rPr>
        <w:t>272</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12"/>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13"/>
      </w:r>
    </w:p>
    <w:p w14:paraId="69E3DFCF" w14:textId="77777777"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lastRenderedPageBreak/>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14"/>
      </w:r>
    </w:p>
    <w:p w14:paraId="4B35662F" w14:textId="77777777" w:rsidR="002D71F0" w:rsidRPr="00906079" w:rsidRDefault="00906079" w:rsidP="00906079">
      <w:pPr>
        <w:pStyle w:val="Heading3"/>
      </w:pPr>
      <w:bookmarkStart w:id="908" w:name="_Ref412026021"/>
      <w:r>
        <w:t>Psalm</w:t>
      </w:r>
      <w:r w:rsidR="002D71F0" w:rsidRPr="00AB1781">
        <w:t xml:space="preserve"> 26</w:t>
      </w:r>
      <w:r>
        <w:t xml:space="preserve"> The Lord is my light and my Saviour; whom shall I fear</w:t>
      </w:r>
      <w:bookmarkEnd w:id="908"/>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15"/>
      </w:r>
    </w:p>
    <w:p w14:paraId="2F1A106A" w14:textId="77777777" w:rsidR="002D71F0" w:rsidRPr="00AB1781" w:rsidRDefault="002D71F0" w:rsidP="00906079">
      <w:pPr>
        <w:pStyle w:val="EnglishHangEndNoCoptic"/>
      </w:pPr>
      <w:r w:rsidRPr="00AB1781">
        <w:lastRenderedPageBreak/>
        <w:tab/>
        <w:t>I will sing and praise the Lord.</w:t>
      </w:r>
      <w:r w:rsidRPr="00AB1781">
        <w:rPr>
          <w:rStyle w:val="FootnoteReference"/>
        </w:rPr>
        <w:footnoteReference w:id="116"/>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17"/>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906079">
      <w:pPr>
        <w:pStyle w:val="Heading3"/>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18"/>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19"/>
      </w:r>
    </w:p>
    <w:p w14:paraId="74EB604D" w14:textId="77777777" w:rsidR="002D71F0" w:rsidRPr="00906079" w:rsidRDefault="00906079" w:rsidP="00906079">
      <w:pPr>
        <w:pStyle w:val="Heading3"/>
      </w:pPr>
      <w:bookmarkStart w:id="909" w:name="_Ref412110790"/>
      <w:r>
        <w:t>Psalm</w:t>
      </w:r>
      <w:r w:rsidR="002D71F0" w:rsidRPr="00AB1781">
        <w:t xml:space="preserve"> 28</w:t>
      </w:r>
      <w:r>
        <w:t>: Bring to the Lord, O sons of God</w:t>
      </w:r>
      <w:bookmarkEnd w:id="909"/>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091E1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91E10">
        <w:rPr>
          <w:noProof/>
        </w:rPr>
        <w:t>272</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20"/>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21"/>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906079">
      <w:pPr>
        <w:pStyle w:val="Heading3"/>
      </w:pPr>
      <w:bookmarkStart w:id="910" w:name="_Ref412026124"/>
      <w:r>
        <w:lastRenderedPageBreak/>
        <w:t>Psalm</w:t>
      </w:r>
      <w:r w:rsidR="002D71F0" w:rsidRPr="00AB1781">
        <w:t xml:space="preserve"> 29</w:t>
      </w:r>
      <w:r>
        <w:t xml:space="preserve">: I will lift </w:t>
      </w:r>
      <w:r w:rsidR="001040C8">
        <w:t>You</w:t>
      </w:r>
      <w:r>
        <w:t xml:space="preserve"> on high, O Lord</w:t>
      </w:r>
      <w:bookmarkEnd w:id="910"/>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091E1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91E10">
        <w:rPr>
          <w:noProof/>
        </w:rPr>
        <w:t>272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22"/>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23"/>
      </w:r>
    </w:p>
    <w:p w14:paraId="21B2A849"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24"/>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lastRenderedPageBreak/>
        <w:tab/>
        <w:t xml:space="preserve">Will the dust give thanks to </w:t>
      </w:r>
      <w:r w:rsidR="001040C8">
        <w:t>You</w:t>
      </w:r>
      <w:r w:rsidRPr="00AB1781">
        <w:t>,</w:t>
      </w:r>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25"/>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26"/>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27"/>
      </w:r>
    </w:p>
    <w:p w14:paraId="57CECE8D" w14:textId="77777777" w:rsidR="002D71F0" w:rsidRPr="00AB1781" w:rsidRDefault="002D71F0" w:rsidP="00906079">
      <w:pPr>
        <w:pStyle w:val="EnglishHangEndNoCoptic"/>
      </w:pPr>
      <w:r w:rsidRPr="00AB1781">
        <w:lastRenderedPageBreak/>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28"/>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lastRenderedPageBreak/>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29"/>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30"/>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31"/>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906079">
      <w:pPr>
        <w:pStyle w:val="Heading3"/>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lastRenderedPageBreak/>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32"/>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3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this every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34"/>
      </w:r>
    </w:p>
    <w:p w14:paraId="343C7B5F" w14:textId="0F55C774" w:rsidR="00F933DE" w:rsidRDefault="00F933DE" w:rsidP="00F933DE">
      <w:pPr>
        <w:pStyle w:val="Rubric"/>
      </w:pPr>
      <w:r>
        <w:t>Glory…</w:t>
      </w:r>
    </w:p>
    <w:p w14:paraId="79E0322A" w14:textId="5FC5F7A2" w:rsidR="00646263" w:rsidRPr="00AB1781" w:rsidRDefault="00646263" w:rsidP="00646263">
      <w:pPr>
        <w:pStyle w:val="Heading2"/>
      </w:pPr>
      <w:bookmarkStart w:id="911" w:name="_Ref435438533"/>
      <w:bookmarkStart w:id="912" w:name="_Toc435800423"/>
      <w:r w:rsidRPr="00AB1781">
        <w:lastRenderedPageBreak/>
        <w:t>K</w:t>
      </w:r>
      <w:r>
        <w:t>athisma 5</w:t>
      </w:r>
      <w:bookmarkEnd w:id="911"/>
      <w:bookmarkEnd w:id="912"/>
    </w:p>
    <w:p w14:paraId="338AF661" w14:textId="77777777" w:rsidR="00950468" w:rsidRPr="00950468" w:rsidRDefault="00950468" w:rsidP="00950468">
      <w:pPr>
        <w:pStyle w:val="Heading3"/>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35"/>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36"/>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37"/>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lastRenderedPageBreak/>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950468">
      <w:pPr>
        <w:pStyle w:val="Heading3"/>
      </w:pPr>
      <w:bookmarkStart w:id="913" w:name="_Ref412110815"/>
      <w:r>
        <w:t>Psalm</w:t>
      </w:r>
      <w:r w:rsidRPr="00AB1781">
        <w:t xml:space="preserve"> 33</w:t>
      </w:r>
      <w:r>
        <w:t>: I will bless the Lord at all times</w:t>
      </w:r>
      <w:bookmarkEnd w:id="913"/>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091E1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91E10">
        <w:rPr>
          <w:noProof/>
        </w:rPr>
        <w:t>272</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lastRenderedPageBreak/>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38"/>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39"/>
      </w:r>
    </w:p>
    <w:p w14:paraId="40BDB489" w14:textId="77777777" w:rsidR="00950468" w:rsidRPr="00AB1781" w:rsidRDefault="00950468" w:rsidP="00950468">
      <w:pPr>
        <w:pStyle w:val="EnglishHangNoCoptic"/>
      </w:pPr>
      <w:r w:rsidRPr="00AB1781">
        <w:lastRenderedPageBreak/>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950468">
      <w:pPr>
        <w:pStyle w:val="Heading3"/>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40"/>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t>6 Let their way be dark and slippery,</w:t>
      </w:r>
    </w:p>
    <w:p w14:paraId="061A5F91" w14:textId="77777777" w:rsidR="00950468" w:rsidRPr="00AB1781" w:rsidRDefault="00950468" w:rsidP="00950468">
      <w:pPr>
        <w:pStyle w:val="EnglishHangEndNoCoptic"/>
      </w:pPr>
      <w:r w:rsidRPr="00AB1781">
        <w:lastRenderedPageBreak/>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who rescues the poor from the clutch of their overlords,</w:t>
      </w:r>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41"/>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42"/>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lastRenderedPageBreak/>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43"/>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44"/>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950468">
      <w:pPr>
        <w:pStyle w:val="Heading3"/>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lastRenderedPageBreak/>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45"/>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46"/>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47"/>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950468">
      <w:pPr>
        <w:pStyle w:val="Heading3"/>
      </w:pPr>
      <w:r>
        <w:lastRenderedPageBreak/>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48"/>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49"/>
      </w:r>
      <w:r w:rsidRPr="00AB1781">
        <w:t xml:space="preserve"> and be fed on its wealth.</w:t>
      </w:r>
      <w:r w:rsidRPr="00AB1781">
        <w:rPr>
          <w:rStyle w:val="FootnoteReference"/>
        </w:rPr>
        <w:footnoteReference w:id="15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51"/>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52"/>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lastRenderedPageBreak/>
        <w:t>11 But the meek will inherit the land,</w:t>
      </w:r>
      <w:r w:rsidRPr="00AB1781">
        <w:rPr>
          <w:rStyle w:val="FootnoteReference"/>
        </w:rPr>
        <w:footnoteReference w:id="153"/>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54"/>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lastRenderedPageBreak/>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55"/>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56"/>
      </w:r>
    </w:p>
    <w:p w14:paraId="14A70885" w14:textId="77777777" w:rsidR="00950468" w:rsidRPr="00AB1781" w:rsidRDefault="00950468" w:rsidP="00950468">
      <w:pPr>
        <w:pStyle w:val="EnglishHangNoCoptic"/>
      </w:pPr>
      <w:r w:rsidRPr="00AB1781">
        <w:lastRenderedPageBreak/>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646263">
      <w:pPr>
        <w:pStyle w:val="Heading2"/>
      </w:pPr>
      <w:bookmarkStart w:id="914" w:name="_Ref435438548"/>
      <w:bookmarkStart w:id="915" w:name="_Toc435800424"/>
      <w:r w:rsidRPr="00AB1781">
        <w:lastRenderedPageBreak/>
        <w:t>K</w:t>
      </w:r>
      <w:r>
        <w:t>athisma 6</w:t>
      </w:r>
      <w:bookmarkEnd w:id="914"/>
      <w:bookmarkEnd w:id="915"/>
    </w:p>
    <w:p w14:paraId="1BB2F64C" w14:textId="77777777"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57"/>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lastRenderedPageBreak/>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4E0D33">
      <w:pPr>
        <w:pStyle w:val="Heading3"/>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lastRenderedPageBreak/>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58"/>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59"/>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lastRenderedPageBreak/>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4E0D33">
      <w:pPr>
        <w:pStyle w:val="Heading3"/>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60"/>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61"/>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62"/>
      </w:r>
    </w:p>
    <w:p w14:paraId="79957C0B" w14:textId="77777777" w:rsidR="00950468" w:rsidRPr="00AB1781" w:rsidRDefault="00950468" w:rsidP="004E0D33">
      <w:pPr>
        <w:pStyle w:val="EnglishHangNoCoptic"/>
      </w:pPr>
      <w:r w:rsidRPr="00AB1781">
        <w:lastRenderedPageBreak/>
        <w:tab/>
        <w:t>I am determined to do it;</w:t>
      </w:r>
    </w:p>
    <w:p w14:paraId="76C4AEAC" w14:textId="77777777" w:rsidR="00950468" w:rsidRPr="00AB1781" w:rsidRDefault="00950468" w:rsidP="004E0D33">
      <w:pPr>
        <w:pStyle w:val="EnglishHangEndNoCoptic"/>
      </w:pPr>
      <w:r w:rsidRPr="00AB1781">
        <w:tab/>
        <w:t xml:space="preserve">indeed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63"/>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Pr="004E0D33" w:rsidRDefault="00950468" w:rsidP="004E0D33">
      <w:pPr>
        <w:pStyle w:val="EnglishHangEndNoCoptic"/>
      </w:pPr>
      <w:r w:rsidRPr="00AB1781">
        <w:tab/>
        <w:t>O my God, make no delay.</w:t>
      </w:r>
    </w:p>
    <w:p w14:paraId="60970DB5" w14:textId="1DF5D43D" w:rsidR="00F933DE" w:rsidRDefault="00F933DE" w:rsidP="00F933DE">
      <w:pPr>
        <w:pStyle w:val="Rubric"/>
      </w:pPr>
      <w:bookmarkStart w:id="916" w:name="_Ref412110829"/>
      <w:r>
        <w:lastRenderedPageBreak/>
        <w:t>Glory…</w:t>
      </w:r>
    </w:p>
    <w:p w14:paraId="46FCFA84" w14:textId="77777777" w:rsidR="00950468" w:rsidRPr="004E0D33" w:rsidRDefault="004E0D33" w:rsidP="004E0D33">
      <w:pPr>
        <w:pStyle w:val="Heading3"/>
      </w:pPr>
      <w:r>
        <w:t>Psalm</w:t>
      </w:r>
      <w:r w:rsidR="00950468" w:rsidRPr="00AB1781">
        <w:t xml:space="preserve"> 40</w:t>
      </w:r>
      <w:r>
        <w:t>: Blessed is he who considers the poor and needy</w:t>
      </w:r>
      <w:bookmarkEnd w:id="91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091E1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91E10">
        <w:rPr>
          <w:noProof/>
        </w:rPr>
        <w:t>272</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64"/>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65"/>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66"/>
      </w:r>
    </w:p>
    <w:p w14:paraId="3987AA74" w14:textId="77777777" w:rsidR="00950468" w:rsidRPr="00AB1781" w:rsidRDefault="00950468" w:rsidP="004E0D33">
      <w:pPr>
        <w:pStyle w:val="EnglishHangNoCoptic"/>
      </w:pPr>
      <w:r w:rsidRPr="00AB1781">
        <w:lastRenderedPageBreak/>
        <w:t xml:space="preserve">11 But </w:t>
      </w:r>
      <w:r w:rsidR="001040C8">
        <w:t>You</w:t>
      </w:r>
      <w:r w:rsidRPr="00AB1781">
        <w:t>, O Lord, have mercy on me</w:t>
      </w:r>
      <w:r w:rsidRPr="00AB1781">
        <w:rPr>
          <w:rStyle w:val="FootnoteReference"/>
        </w:rPr>
        <w:footnoteReference w:id="167"/>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4E0D33">
      <w:pPr>
        <w:pStyle w:val="Heading3"/>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68"/>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lastRenderedPageBreak/>
        <w:tab/>
        <w:t xml:space="preserve">Therefore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4E0D33">
      <w:pPr>
        <w:pStyle w:val="Heading3"/>
      </w:pPr>
      <w:bookmarkStart w:id="917" w:name="_Ref412026139"/>
      <w:r>
        <w:t>Psalm</w:t>
      </w:r>
      <w:r w:rsidR="00950468" w:rsidRPr="00AB1781">
        <w:t xml:space="preserve"> 42</w:t>
      </w:r>
      <w:r>
        <w:t>: Judge me, O God, and defend my cause</w:t>
      </w:r>
      <w:bookmarkEnd w:id="91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091E1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91E10">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lastRenderedPageBreak/>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69"/>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4E0D33">
      <w:pPr>
        <w:pStyle w:val="Heading3"/>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70"/>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lastRenderedPageBreak/>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71"/>
      </w:r>
    </w:p>
    <w:p w14:paraId="6F7A1043" w14:textId="77777777" w:rsidR="00950468" w:rsidRPr="00AB1781" w:rsidRDefault="00950468" w:rsidP="004E0D33">
      <w:pPr>
        <w:pStyle w:val="EnglishHangEndNoCoptic"/>
      </w:pPr>
      <w:r w:rsidRPr="00AB1781">
        <w:lastRenderedPageBreak/>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72"/>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4E0D33">
      <w:pPr>
        <w:pStyle w:val="Heading3"/>
      </w:pPr>
      <w:bookmarkStart w:id="918" w:name="_Ref412110857"/>
      <w:r>
        <w:t>Psalm</w:t>
      </w:r>
      <w:r w:rsidR="00950468" w:rsidRPr="00AB1781">
        <w:t xml:space="preserve"> 44</w:t>
      </w:r>
      <w:r>
        <w:t>: My heart is bubbling over with a good word</w:t>
      </w:r>
      <w:bookmarkEnd w:id="91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091E1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91E10">
        <w:rPr>
          <w:noProof/>
        </w:rPr>
        <w:t>272</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73"/>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74"/>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lastRenderedPageBreak/>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7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76"/>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77"/>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8242AB">
      <w:pPr>
        <w:pStyle w:val="Heading3"/>
      </w:pPr>
      <w:bookmarkStart w:id="919" w:name="_Ref412110915"/>
      <w:r>
        <w:t>Psalm</w:t>
      </w:r>
      <w:r w:rsidR="00950468" w:rsidRPr="00AB1781">
        <w:t xml:space="preserve"> 45</w:t>
      </w:r>
      <w:r>
        <w:t>: Our God is our refuge and strength</w:t>
      </w:r>
      <w:bookmarkEnd w:id="91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091E1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91E10">
        <w:rPr>
          <w:noProof/>
        </w:rPr>
        <w:t>272</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78"/>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79"/>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80"/>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lastRenderedPageBreak/>
        <w:tab/>
        <w:t>I will be lifted up on the earth.</w:t>
      </w:r>
      <w:r w:rsidRPr="00AB1781">
        <w:rPr>
          <w:rStyle w:val="FootnoteReference"/>
        </w:rPr>
        <w:footnoteReference w:id="181"/>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6595116B" w14:textId="40FFD26F" w:rsidR="00646263" w:rsidRDefault="00646263" w:rsidP="00646263">
      <w:pPr>
        <w:pStyle w:val="Heading2"/>
      </w:pPr>
      <w:bookmarkStart w:id="920" w:name="_Ref435438556"/>
      <w:bookmarkStart w:id="921" w:name="_Toc435800425"/>
      <w:bookmarkStart w:id="922" w:name="_Ref412110929"/>
      <w:r w:rsidRPr="00AB1781">
        <w:lastRenderedPageBreak/>
        <w:t>K</w:t>
      </w:r>
      <w:r>
        <w:t>athisma 7</w:t>
      </w:r>
      <w:bookmarkEnd w:id="920"/>
      <w:bookmarkEnd w:id="921"/>
    </w:p>
    <w:p w14:paraId="3F629085" w14:textId="77777777" w:rsidR="00A6346F" w:rsidRPr="00A6346F" w:rsidRDefault="00A6346F" w:rsidP="00A6346F">
      <w:pPr>
        <w:pStyle w:val="Heading3"/>
      </w:pPr>
      <w:r>
        <w:t>Psalm</w:t>
      </w:r>
      <w:r w:rsidRPr="00AB1781">
        <w:t xml:space="preserve"> 46</w:t>
      </w:r>
      <w:r>
        <w:t>: All you nations, clap your hands</w:t>
      </w:r>
      <w:bookmarkEnd w:id="92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091E1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91E10">
        <w:rPr>
          <w:noProof/>
        </w:rPr>
        <w:t>272</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182"/>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83"/>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84"/>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185"/>
      </w:r>
    </w:p>
    <w:p w14:paraId="71E52EE1" w14:textId="77777777" w:rsidR="00A6346F" w:rsidRPr="00A6346F" w:rsidRDefault="00A6346F" w:rsidP="00A6346F">
      <w:pPr>
        <w:pStyle w:val="Heading3"/>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86"/>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87"/>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188"/>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lastRenderedPageBreak/>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18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190"/>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A6346F">
      <w:pPr>
        <w:pStyle w:val="Heading3"/>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191"/>
      </w:r>
    </w:p>
    <w:p w14:paraId="62E5FC96" w14:textId="77777777" w:rsidR="00A6346F" w:rsidRPr="00AB1781" w:rsidRDefault="00A6346F" w:rsidP="00A6346F">
      <w:pPr>
        <w:pStyle w:val="EnglishHangEndNoCoptic"/>
      </w:pPr>
      <w:r w:rsidRPr="00AB1781">
        <w:lastRenderedPageBreak/>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lastRenderedPageBreak/>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A6346F">
      <w:pPr>
        <w:pStyle w:val="Heading3"/>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lastRenderedPageBreak/>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192"/>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lastRenderedPageBreak/>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A6346F">
      <w:pPr>
        <w:pStyle w:val="Heading3"/>
      </w:pPr>
      <w:bookmarkStart w:id="923" w:name="_Ref411967565"/>
      <w:r>
        <w:t>Psalm</w:t>
      </w:r>
      <w:r w:rsidRPr="00AB1781">
        <w:t xml:space="preserve"> 50</w:t>
      </w:r>
      <w:r>
        <w:t xml:space="preserve">: Have mercy on me, O God, in </w:t>
      </w:r>
      <w:r w:rsidR="00E570CB">
        <w:t>Your</w:t>
      </w:r>
      <w:r>
        <w:t xml:space="preserve"> great mercy</w:t>
      </w:r>
      <w:bookmarkEnd w:id="92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1293C564" w:rsidR="00C06875" w:rsidRDefault="00C06875" w:rsidP="00FD3FDA">
      <w:pPr>
        <w:pStyle w:val="Rubric"/>
      </w:pPr>
      <w:r>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 xml:space="preserve">; </w:t>
      </w:r>
      <w:r>
        <w:fldChar w:fldCharType="begin"/>
      </w:r>
      <w:r>
        <w:instrText xml:space="preserve"> REF _Ref435434294 \h </w:instrText>
      </w:r>
      <w:r>
        <w:fldChar w:fldCharType="separate"/>
      </w:r>
      <w:r w:rsidR="00091E10">
        <w:t>The Psalms of the Twelfth Hour</w:t>
      </w:r>
      <w:r>
        <w:fldChar w:fldCharType="end"/>
      </w:r>
      <w:r>
        <w:t xml:space="preserve">, page </w:t>
      </w:r>
      <w:r>
        <w:fldChar w:fldCharType="begin"/>
      </w:r>
      <w:r>
        <w:instrText xml:space="preserve"> PAGEREF _Ref435434300 \h </w:instrText>
      </w:r>
      <w:r>
        <w:fldChar w:fldCharType="separate"/>
      </w:r>
      <w:r w:rsidR="00091E10">
        <w:rPr>
          <w:noProof/>
        </w:rPr>
        <w:t>49</w:t>
      </w:r>
      <w:r>
        <w:fldChar w:fldCharType="end"/>
      </w:r>
      <w:r>
        <w:t xml:space="preserve">; </w:t>
      </w:r>
      <w:r>
        <w:fldChar w:fldCharType="begin"/>
      </w:r>
      <w:r>
        <w:instrText xml:space="preserve"> REF _Ref435434336 \h </w:instrText>
      </w:r>
      <w:r>
        <w:fldChar w:fldCharType="separate"/>
      </w:r>
      <w:r w:rsidR="00091E10">
        <w:t>The Psalms of Prime</w:t>
      </w:r>
      <w:r>
        <w:fldChar w:fldCharType="end"/>
      </w:r>
      <w:r>
        <w:t xml:space="preserve">, page </w:t>
      </w:r>
      <w:r>
        <w:fldChar w:fldCharType="begin"/>
      </w:r>
      <w:r>
        <w:instrText xml:space="preserve"> PAGEREF _Ref435434342 \h </w:instrText>
      </w:r>
      <w:r>
        <w:fldChar w:fldCharType="separate"/>
      </w:r>
      <w:r w:rsidR="00091E10">
        <w:rPr>
          <w:noProof/>
        </w:rPr>
        <w:t>255</w:t>
      </w:r>
      <w:r>
        <w:fldChar w:fldCharType="end"/>
      </w:r>
      <w:r>
        <w:t xml:space="preserve">; </w:t>
      </w:r>
      <w:r>
        <w:fldChar w:fldCharType="begin"/>
      </w:r>
      <w:r>
        <w:instrText xml:space="preserve"> REF _Ref435434353 \h </w:instrText>
      </w:r>
      <w:r>
        <w:fldChar w:fldCharType="separate"/>
      </w:r>
      <w:r w:rsidR="00091E10">
        <w:t>The Psalms of the Third Hour</w:t>
      </w:r>
      <w:r>
        <w:fldChar w:fldCharType="end"/>
      </w:r>
      <w:r>
        <w:t xml:space="preserve">, page </w:t>
      </w:r>
      <w:r>
        <w:fldChar w:fldCharType="begin"/>
      </w:r>
      <w:r>
        <w:instrText xml:space="preserve"> PAGEREF _Ref435434358 \h </w:instrText>
      </w:r>
      <w:r>
        <w:fldChar w:fldCharType="separate"/>
      </w:r>
      <w:r w:rsidR="00091E10">
        <w:rPr>
          <w:noProof/>
        </w:rPr>
        <w:t>272</w:t>
      </w:r>
      <w:r>
        <w:fldChar w:fldCharType="end"/>
      </w:r>
      <w:r>
        <w:t xml:space="preserve">; </w:t>
      </w:r>
      <w:r>
        <w:fldChar w:fldCharType="begin"/>
      </w:r>
      <w:r>
        <w:instrText xml:space="preserve"> REF _Ref435434365 \h </w:instrText>
      </w:r>
      <w:r>
        <w:fldChar w:fldCharType="separate"/>
      </w:r>
      <w:r w:rsidR="00091E10">
        <w:t>The Psalms of the Sixth Hour</w:t>
      </w:r>
      <w:r>
        <w:fldChar w:fldCharType="end"/>
      </w:r>
      <w:r>
        <w:t xml:space="preserve">, page </w:t>
      </w:r>
      <w:r>
        <w:fldChar w:fldCharType="begin"/>
      </w:r>
      <w:r>
        <w:instrText xml:space="preserve"> PAGEREF _Ref435434371 \p \h </w:instrText>
      </w:r>
      <w:r>
        <w:fldChar w:fldCharType="separate"/>
      </w:r>
      <w:r w:rsidR="00091E10">
        <w:rPr>
          <w:noProof/>
        </w:rPr>
        <w:t>on page 275</w:t>
      </w:r>
      <w:r>
        <w:fldChar w:fldCharType="end"/>
      </w:r>
      <w:r>
        <w:t xml:space="preserve">; </w:t>
      </w:r>
      <w:r>
        <w:fldChar w:fldCharType="begin"/>
      </w:r>
      <w:r>
        <w:instrText xml:space="preserve"> REF _Ref435434381 \h </w:instrText>
      </w:r>
      <w:r>
        <w:fldChar w:fldCharType="separate"/>
      </w:r>
      <w:r w:rsidR="00091E10">
        <w:t>The Psalms of the Ninth Hour</w:t>
      </w:r>
      <w:r>
        <w:fldChar w:fldCharType="end"/>
      </w:r>
      <w:r>
        <w:t xml:space="preserve">, page </w:t>
      </w:r>
      <w:r>
        <w:fldChar w:fldCharType="begin"/>
      </w:r>
      <w:r>
        <w:instrText xml:space="preserve"> PAGEREF _Ref435434387 \h </w:instrText>
      </w:r>
      <w:r>
        <w:fldChar w:fldCharType="separate"/>
      </w:r>
      <w:r w:rsidR="00091E10">
        <w:rPr>
          <w:noProof/>
        </w:rPr>
        <w:t>279</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93"/>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lastRenderedPageBreak/>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94"/>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lastRenderedPageBreak/>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FD3FDA">
      <w:pPr>
        <w:pStyle w:val="Heading3"/>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lastRenderedPageBreak/>
        <w:tab/>
        <w:t xml:space="preserve">for it is good to be with </w:t>
      </w:r>
      <w:r w:rsidR="00E570CB">
        <w:t>Your</w:t>
      </w:r>
      <w:r w:rsidRPr="00AB1781">
        <w:t xml:space="preserve"> saints.</w:t>
      </w:r>
    </w:p>
    <w:p w14:paraId="5281282F" w14:textId="77777777" w:rsidR="00A6346F" w:rsidRPr="00FD3FDA" w:rsidRDefault="00FD3FDA" w:rsidP="00FD3FDA">
      <w:pPr>
        <w:pStyle w:val="Heading3"/>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FD3FDA">
      <w:pPr>
        <w:pStyle w:val="Heading3"/>
      </w:pPr>
      <w:bookmarkStart w:id="924" w:name="_Ref412111187"/>
      <w:r>
        <w:t>Psalm</w:t>
      </w:r>
      <w:r w:rsidR="00A6346F" w:rsidRPr="00AB1781">
        <w:t xml:space="preserve"> 53</w:t>
      </w:r>
      <w:r>
        <w:t xml:space="preserve">: O God, save me by </w:t>
      </w:r>
      <w:r w:rsidR="00E570CB">
        <w:t>Your</w:t>
      </w:r>
      <w:r>
        <w:t xml:space="preserve"> Name</w:t>
      </w:r>
      <w:bookmarkEnd w:id="92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091E1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91E10">
        <w:rPr>
          <w:noProof/>
        </w:rPr>
        <w:t>275</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95"/>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196"/>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97"/>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198"/>
      </w:r>
    </w:p>
    <w:p w14:paraId="24D7B281" w14:textId="77777777" w:rsidR="00A6346F" w:rsidRPr="00FD3FDA" w:rsidRDefault="00FD3FDA" w:rsidP="00FD3FDA">
      <w:pPr>
        <w:pStyle w:val="Heading3"/>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lastRenderedPageBreak/>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199"/>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lastRenderedPageBreak/>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00"/>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646263">
      <w:pPr>
        <w:pStyle w:val="Heading2"/>
      </w:pPr>
      <w:bookmarkStart w:id="925" w:name="_Ref435438564"/>
      <w:bookmarkStart w:id="926" w:name="_Toc435800426"/>
      <w:r w:rsidRPr="00AB1781">
        <w:lastRenderedPageBreak/>
        <w:t>K</w:t>
      </w:r>
      <w:r>
        <w:t>athisma</w:t>
      </w:r>
      <w:r w:rsidR="0044639B">
        <w:t xml:space="preserve"> 8</w:t>
      </w:r>
      <w:bookmarkEnd w:id="925"/>
      <w:bookmarkEnd w:id="926"/>
    </w:p>
    <w:p w14:paraId="7E53BDAB" w14:textId="77777777" w:rsidR="009E7111" w:rsidRPr="009E7111" w:rsidRDefault="009E7111" w:rsidP="009E7111">
      <w:pPr>
        <w:pStyle w:val="Heading3"/>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01"/>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02"/>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lastRenderedPageBreak/>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9E7111">
      <w:pPr>
        <w:pStyle w:val="Heading3"/>
      </w:pPr>
      <w:bookmarkStart w:id="927" w:name="_Ref412026190"/>
      <w:r>
        <w:t>Psalm</w:t>
      </w:r>
      <w:r w:rsidRPr="00AB1781">
        <w:t xml:space="preserve"> 56</w:t>
      </w:r>
      <w:r>
        <w:t>: Have mercy on me, O God, have mercy on me</w:t>
      </w:r>
      <w:bookmarkEnd w:id="92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091E1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91E10">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03"/>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lastRenderedPageBreak/>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04"/>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05"/>
      </w:r>
    </w:p>
    <w:p w14:paraId="46D21EC1" w14:textId="77777777" w:rsidR="009E7111" w:rsidRPr="009E7111" w:rsidRDefault="00520302" w:rsidP="009E7111">
      <w:pPr>
        <w:pStyle w:val="Heading3"/>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lastRenderedPageBreak/>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9E7111">
      <w:pPr>
        <w:pStyle w:val="Heading3"/>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lastRenderedPageBreak/>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06"/>
      </w:r>
    </w:p>
    <w:p w14:paraId="4DC48000" w14:textId="77777777"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07"/>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08"/>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09"/>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lastRenderedPageBreak/>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10"/>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035647">
      <w:pPr>
        <w:pStyle w:val="Heading3"/>
      </w:pPr>
      <w:bookmarkStart w:id="928" w:name="_Ref412111219"/>
      <w:r>
        <w:t>Psalm</w:t>
      </w:r>
      <w:r w:rsidR="009E7111" w:rsidRPr="00AB1781">
        <w:t xml:space="preserve"> 60</w:t>
      </w:r>
      <w:r>
        <w:t>: Hear, O God, my supplication</w:t>
      </w:r>
      <w:bookmarkEnd w:id="92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091E1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91E10">
        <w:rPr>
          <w:noProof/>
        </w:rPr>
        <w:t>275</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lastRenderedPageBreak/>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035647">
      <w:pPr>
        <w:pStyle w:val="Heading3"/>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lastRenderedPageBreak/>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12"/>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13"/>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035647">
      <w:pPr>
        <w:pStyle w:val="Heading3"/>
      </w:pPr>
      <w:bookmarkStart w:id="929" w:name="_Ref412098429"/>
      <w:r>
        <w:t>Psalm</w:t>
      </w:r>
      <w:r w:rsidR="009E7111" w:rsidRPr="00AB1781">
        <w:t xml:space="preserve"> 62</w:t>
      </w:r>
      <w:r>
        <w:t xml:space="preserve">: O God, my God, I rise early and pray to </w:t>
      </w:r>
      <w:r w:rsidR="001040C8">
        <w:t>You</w:t>
      </w:r>
      <w:bookmarkEnd w:id="92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 xml:space="preserve"> (additional to the original 12). </w:t>
      </w:r>
      <w:r>
        <w:fldChar w:fldCharType="begin"/>
      </w:r>
      <w:r>
        <w:instrText xml:space="preserve"> REF _Ref434576249 \h </w:instrText>
      </w:r>
      <w:r>
        <w:fldChar w:fldCharType="separate"/>
      </w:r>
      <w:r w:rsidR="00091E1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91E10">
        <w:rPr>
          <w:noProof/>
        </w:rPr>
        <w:t>275</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lastRenderedPageBreak/>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14"/>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035647">
      <w:pPr>
        <w:pStyle w:val="Heading3"/>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lastRenderedPageBreak/>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44639B">
      <w:pPr>
        <w:pStyle w:val="Heading2"/>
      </w:pPr>
      <w:bookmarkStart w:id="930" w:name="_Ref435438574"/>
      <w:bookmarkStart w:id="931" w:name="_Toc435800427"/>
      <w:r w:rsidRPr="00AB1781">
        <w:lastRenderedPageBreak/>
        <w:t>K</w:t>
      </w:r>
      <w:r>
        <w:t>athisma 9</w:t>
      </w:r>
      <w:bookmarkEnd w:id="930"/>
      <w:bookmarkEnd w:id="931"/>
    </w:p>
    <w:p w14:paraId="224B1A48" w14:textId="77777777" w:rsidR="00C879D4" w:rsidRPr="00C879D4" w:rsidRDefault="00C879D4" w:rsidP="00C879D4">
      <w:pPr>
        <w:pStyle w:val="Heading3"/>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1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16"/>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C879D4">
      <w:pPr>
        <w:pStyle w:val="Heading3"/>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17"/>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18"/>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19"/>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20"/>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21"/>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22"/>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lastRenderedPageBreak/>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23"/>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24"/>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2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lastRenderedPageBreak/>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C879D4">
      <w:pPr>
        <w:pStyle w:val="Heading3"/>
      </w:pPr>
      <w:bookmarkStart w:id="932" w:name="_Ref412026041"/>
      <w:r>
        <w:t>Psalm</w:t>
      </w:r>
      <w:r w:rsidRPr="00AB1781">
        <w:t xml:space="preserve"> 66</w:t>
      </w:r>
      <w:r>
        <w:t>: My God have compassion on us and bless us</w:t>
      </w:r>
      <w:bookmarkEnd w:id="93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 xml:space="preserve"> (additional to the original 12). </w:t>
      </w:r>
      <w:r>
        <w:fldChar w:fldCharType="begin"/>
      </w:r>
      <w:r>
        <w:instrText xml:space="preserve"> REF _Ref434576249 \h </w:instrText>
      </w:r>
      <w:r>
        <w:fldChar w:fldCharType="separate"/>
      </w:r>
      <w:r w:rsidR="00091E1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91E10">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26"/>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27"/>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lastRenderedPageBreak/>
        <w:t>Glory…</w:t>
      </w:r>
    </w:p>
    <w:p w14:paraId="44DFEF98" w14:textId="77777777" w:rsidR="00C879D4" w:rsidRPr="00C879D4" w:rsidRDefault="00C879D4" w:rsidP="00C879D4">
      <w:pPr>
        <w:pStyle w:val="Heading3"/>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28"/>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29"/>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lastRenderedPageBreak/>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30"/>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31"/>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32"/>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lastRenderedPageBreak/>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33"/>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3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lastRenderedPageBreak/>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139A8">
      <w:pPr>
        <w:pStyle w:val="Heading3"/>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3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36"/>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lastRenderedPageBreak/>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37"/>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38"/>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39"/>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40"/>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lastRenderedPageBreak/>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41"/>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42"/>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lastRenderedPageBreak/>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43"/>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139A8">
      <w:pPr>
        <w:pStyle w:val="Heading3"/>
      </w:pPr>
      <w:bookmarkStart w:id="933" w:name="_Ref412026055"/>
      <w:r>
        <w:t>Psalm</w:t>
      </w:r>
      <w:r w:rsidR="00C879D4" w:rsidRPr="00AB1781">
        <w:t xml:space="preserve"> 69</w:t>
      </w:r>
      <w:r>
        <w:t>: O God, come to my help</w:t>
      </w:r>
      <w:bookmarkEnd w:id="93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 xml:space="preserve"> (additional to the original 12). </w:t>
      </w:r>
      <w:r>
        <w:fldChar w:fldCharType="begin"/>
      </w:r>
      <w:r>
        <w:instrText xml:space="preserve"> REF _Ref434576249 \h </w:instrText>
      </w:r>
      <w:r>
        <w:fldChar w:fldCharType="separate"/>
      </w:r>
      <w:r w:rsidR="00091E1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91E10">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91E10">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91E10">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44"/>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44639B">
      <w:pPr>
        <w:pStyle w:val="Heading2"/>
      </w:pPr>
      <w:bookmarkStart w:id="934" w:name="_Ref435438582"/>
      <w:bookmarkStart w:id="935" w:name="_Toc435800428"/>
      <w:r w:rsidRPr="00AB1781">
        <w:lastRenderedPageBreak/>
        <w:t>K</w:t>
      </w:r>
      <w:r>
        <w:t>athisma 10</w:t>
      </w:r>
      <w:bookmarkEnd w:id="934"/>
      <w:bookmarkEnd w:id="935"/>
    </w:p>
    <w:p w14:paraId="42EA5A0E" w14:textId="77777777" w:rsidR="00CA0029" w:rsidRPr="00CA0029" w:rsidRDefault="00CA0029" w:rsidP="00CA0029">
      <w:pPr>
        <w:pStyle w:val="Heading3"/>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45"/>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46"/>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lastRenderedPageBreak/>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47"/>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lastRenderedPageBreak/>
        <w:tab/>
        <w:t>when those who seek to harm me are confounded and put to shame.</w:t>
      </w:r>
    </w:p>
    <w:p w14:paraId="2863F4BF" w14:textId="77777777"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4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49"/>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50"/>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5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52"/>
      </w:r>
      <w:r w:rsidRPr="00AB1781">
        <w:t xml:space="preserve"> and the isles will pay tribute;</w:t>
      </w:r>
    </w:p>
    <w:p w14:paraId="72955EFA" w14:textId="77777777" w:rsidR="00CA0029" w:rsidRPr="00AB1781" w:rsidRDefault="00CA0029" w:rsidP="00CA0029">
      <w:pPr>
        <w:pStyle w:val="EnglishHangEndNoCoptic"/>
      </w:pPr>
      <w:r w:rsidRPr="00AB1781">
        <w:lastRenderedPageBreak/>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53"/>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54"/>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CA0029">
      <w:pPr>
        <w:pStyle w:val="Heading3"/>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lastRenderedPageBreak/>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55"/>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56"/>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lastRenderedPageBreak/>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57"/>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58"/>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59"/>
      </w:r>
    </w:p>
    <w:p w14:paraId="10E27FAD" w14:textId="77777777" w:rsidR="00CA0029" w:rsidRPr="00AB1781" w:rsidRDefault="00CA0029" w:rsidP="00CA0029">
      <w:pPr>
        <w:pStyle w:val="EnglishHangNoCoptic"/>
      </w:pPr>
      <w:r w:rsidRPr="00AB1781">
        <w:lastRenderedPageBreak/>
        <w:t>28 But my happiness is to cling to God,</w:t>
      </w:r>
      <w:r w:rsidRPr="00AB1781">
        <w:rPr>
          <w:rStyle w:val="FootnoteReference"/>
        </w:rPr>
        <w:footnoteReference w:id="260"/>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61"/>
      </w:r>
    </w:p>
    <w:p w14:paraId="3772CA58" w14:textId="77777777"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62"/>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6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lastRenderedPageBreak/>
        <w:t>9 We do not see our signs,</w:t>
      </w:r>
      <w:r w:rsidRPr="00AB1781">
        <w:rPr>
          <w:rStyle w:val="FootnoteReference"/>
        </w:rPr>
        <w:footnoteReference w:id="264"/>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65"/>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66"/>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lastRenderedPageBreak/>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CA0029">
      <w:pPr>
        <w:pStyle w:val="Heading3"/>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CA0029">
      <w:pPr>
        <w:pStyle w:val="Heading3"/>
      </w:pPr>
      <w:r>
        <w:lastRenderedPageBreak/>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67"/>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68"/>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69"/>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70"/>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lastRenderedPageBreak/>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71"/>
      </w:r>
      <w:r w:rsidRPr="00AB1781">
        <w:t xml:space="preserve"> of the earth.</w:t>
      </w:r>
    </w:p>
    <w:p w14:paraId="515BDCAC" w14:textId="77777777" w:rsidR="00CA0029" w:rsidRPr="00AB1781" w:rsidRDefault="00CA0029" w:rsidP="00CA0029">
      <w:pPr>
        <w:pStyle w:val="Heading3"/>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44639B">
      <w:pPr>
        <w:pStyle w:val="Heading2"/>
      </w:pPr>
      <w:bookmarkStart w:id="936" w:name="_Ref435438587"/>
      <w:bookmarkStart w:id="937" w:name="_Toc435800429"/>
      <w:r w:rsidRPr="00AB1781">
        <w:lastRenderedPageBreak/>
        <w:t>K</w:t>
      </w:r>
      <w:r>
        <w:t>athisma</w:t>
      </w:r>
      <w:r w:rsidRPr="00AB1781">
        <w:t xml:space="preserve"> 1</w:t>
      </w:r>
      <w:r>
        <w:t>1</w:t>
      </w:r>
      <w:bookmarkEnd w:id="936"/>
      <w:bookmarkEnd w:id="937"/>
    </w:p>
    <w:p w14:paraId="58ECB155" w14:textId="77777777" w:rsidR="004A51E7" w:rsidRPr="00AB1781" w:rsidRDefault="004A51E7" w:rsidP="004A51E7">
      <w:pPr>
        <w:pStyle w:val="Heading3"/>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72"/>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7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74"/>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75"/>
      </w:r>
    </w:p>
    <w:p w14:paraId="10B5659B" w14:textId="77777777" w:rsidR="004A51E7" w:rsidRPr="00AB1781" w:rsidRDefault="004A51E7" w:rsidP="004A51E7">
      <w:pPr>
        <w:pStyle w:val="EnglishHangNoCoptic"/>
      </w:pPr>
      <w:r w:rsidRPr="00AB1781">
        <w:lastRenderedPageBreak/>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lastRenderedPageBreak/>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lastRenderedPageBreak/>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lastRenderedPageBreak/>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76"/>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lastRenderedPageBreak/>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77"/>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7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lastRenderedPageBreak/>
        <w:tab/>
      </w:r>
      <w:r w:rsidR="001040C8">
        <w:t>You</w:t>
      </w:r>
      <w:r w:rsidRPr="00AB1781">
        <w:t xml:space="preserve"> Who </w:t>
      </w:r>
      <w:r w:rsidR="00004BA4" w:rsidRPr="00AB1781">
        <w:t>guides</w:t>
      </w:r>
      <w:r w:rsidRPr="00AB1781">
        <w:t xml:space="preserve"> Joseph</w:t>
      </w:r>
      <w:r w:rsidRPr="00AB1781">
        <w:rPr>
          <w:rStyle w:val="FootnoteReference"/>
        </w:rPr>
        <w:footnoteReference w:id="279"/>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80"/>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lastRenderedPageBreak/>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81"/>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4A51E7">
      <w:pPr>
        <w:pStyle w:val="Heading3"/>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82"/>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lastRenderedPageBreak/>
        <w:tab/>
        <w:t>I answered you in a mysterious storm;</w:t>
      </w:r>
      <w:r w:rsidRPr="00AB1781">
        <w:rPr>
          <w:rStyle w:val="FootnoteReference"/>
        </w:rPr>
        <w:footnoteReference w:id="283"/>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84"/>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A93CE8">
      <w:pPr>
        <w:pStyle w:val="Heading3"/>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85"/>
      </w:r>
    </w:p>
    <w:p w14:paraId="04101E67" w14:textId="77777777" w:rsidR="004A51E7" w:rsidRPr="00AB1781" w:rsidRDefault="004A51E7" w:rsidP="00A93CE8">
      <w:pPr>
        <w:pStyle w:val="EnglishHangEndNoCoptic"/>
      </w:pPr>
      <w:r w:rsidRPr="00AB1781">
        <w:lastRenderedPageBreak/>
        <w:tab/>
        <w:t>and in our midst He judges rulers.</w:t>
      </w:r>
      <w:r w:rsidRPr="00AB1781">
        <w:rPr>
          <w:rStyle w:val="FootnoteReference"/>
        </w:rPr>
        <w:footnoteReference w:id="286"/>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87"/>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288"/>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289"/>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A93CE8">
      <w:pPr>
        <w:pStyle w:val="Heading3"/>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lastRenderedPageBreak/>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A93CE8">
      <w:pPr>
        <w:pStyle w:val="Heading3"/>
      </w:pPr>
      <w:bookmarkStart w:id="938" w:name="_Ref412111290"/>
      <w:r>
        <w:lastRenderedPageBreak/>
        <w:t>Psalm</w:t>
      </w:r>
      <w:r w:rsidR="004A51E7" w:rsidRPr="00AB1781">
        <w:t xml:space="preserve"> 83</w:t>
      </w:r>
      <w:r>
        <w:t xml:space="preserve">: How I love </w:t>
      </w:r>
      <w:r w:rsidR="00E570CB">
        <w:t>Your</w:t>
      </w:r>
      <w:r>
        <w:t xml:space="preserve"> dwellings, O Lord of Hosts</w:t>
      </w:r>
      <w:bookmarkEnd w:id="938"/>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091E1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91E10">
        <w:rPr>
          <w:noProof/>
        </w:rPr>
        <w:t>275</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29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291"/>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292"/>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lastRenderedPageBreak/>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A93CE8">
      <w:pPr>
        <w:pStyle w:val="Heading3"/>
      </w:pPr>
      <w:bookmarkStart w:id="939"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39"/>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091E1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91E10">
        <w:rPr>
          <w:noProof/>
        </w:rPr>
        <w:t>275</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93"/>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lastRenderedPageBreak/>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3BD190E1" w14:textId="71AFE878" w:rsidR="0044639B" w:rsidRPr="00AB1781" w:rsidRDefault="0044639B" w:rsidP="0044639B">
      <w:pPr>
        <w:pStyle w:val="Heading2"/>
      </w:pPr>
      <w:bookmarkStart w:id="940" w:name="_Ref435438597"/>
      <w:bookmarkStart w:id="941" w:name="_Toc435800430"/>
      <w:bookmarkStart w:id="942" w:name="_Ref412026212"/>
      <w:r w:rsidRPr="00AB1781">
        <w:lastRenderedPageBreak/>
        <w:t>K</w:t>
      </w:r>
      <w:r>
        <w:t>athisma</w:t>
      </w:r>
      <w:r w:rsidRPr="00AB1781">
        <w:t xml:space="preserve"> 1</w:t>
      </w:r>
      <w:r>
        <w:t>2</w:t>
      </w:r>
      <w:bookmarkEnd w:id="940"/>
      <w:bookmarkEnd w:id="941"/>
    </w:p>
    <w:p w14:paraId="3C923651" w14:textId="77777777" w:rsidR="00935D4B" w:rsidRPr="00AB1781" w:rsidRDefault="00935D4B" w:rsidP="00935D4B">
      <w:pPr>
        <w:pStyle w:val="Heading3"/>
      </w:pPr>
      <w:r>
        <w:t>Psalm</w:t>
      </w:r>
      <w:r w:rsidRPr="00AB1781">
        <w:t xml:space="preserve"> 85</w:t>
      </w:r>
      <w:r>
        <w:t xml:space="preserve">: Incline </w:t>
      </w:r>
      <w:r w:rsidR="001040C8">
        <w:t>Your</w:t>
      </w:r>
      <w:r>
        <w:t xml:space="preserve"> ear, O Lord, and answer me</w:t>
      </w:r>
      <w:bookmarkEnd w:id="942"/>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091E1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91E10">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91E10">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91E10">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294"/>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95"/>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96"/>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lastRenderedPageBreak/>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935D4B">
      <w:pPr>
        <w:pStyle w:val="Heading3"/>
      </w:pPr>
      <w:bookmarkStart w:id="943" w:name="_Ref412111328"/>
      <w:r>
        <w:t>Psalm</w:t>
      </w:r>
      <w:r w:rsidRPr="00AB1781">
        <w:t xml:space="preserve"> 86</w:t>
      </w:r>
      <w:r>
        <w:t>: His foundations are on the holy mountains</w:t>
      </w:r>
      <w:bookmarkEnd w:id="943"/>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091E1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91E10">
        <w:rPr>
          <w:noProof/>
        </w:rPr>
        <w:t>275</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297"/>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lastRenderedPageBreak/>
        <w:t>4 I will mention Rahab</w:t>
      </w:r>
      <w:r w:rsidRPr="00AB1781">
        <w:rPr>
          <w:rStyle w:val="FootnoteReference"/>
        </w:rPr>
        <w:footnoteReference w:id="298"/>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299"/>
      </w:r>
    </w:p>
    <w:p w14:paraId="19D816DA" w14:textId="77777777" w:rsidR="00935D4B" w:rsidRPr="00935D4B" w:rsidRDefault="00935D4B" w:rsidP="00935D4B">
      <w:pPr>
        <w:pStyle w:val="Heading3"/>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00"/>
      </w:r>
    </w:p>
    <w:p w14:paraId="208B80DA" w14:textId="77777777" w:rsidR="00935D4B" w:rsidRPr="00AB1781" w:rsidRDefault="00935D4B" w:rsidP="00935D4B">
      <w:pPr>
        <w:pStyle w:val="EnglishHangEndNoCoptic"/>
      </w:pPr>
      <w:r w:rsidRPr="00AB1781">
        <w:lastRenderedPageBreak/>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Eternal Reign Planned for the Son</w:t>
      </w:r>
      <w:r w:rsidRPr="00AB1781">
        <w:rPr>
          <w:rStyle w:val="FootnoteReference"/>
          <w:rFonts w:ascii="Book Antiqua" w:hAnsi="Book Antiqua" w:cs="Lucida Grande"/>
          <w:b/>
          <w:bCs/>
        </w:rPr>
        <w:footnoteReference w:id="301"/>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02"/>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03"/>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04"/>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lastRenderedPageBreak/>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05"/>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06"/>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lastRenderedPageBreak/>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07"/>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08"/>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09"/>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10"/>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lastRenderedPageBreak/>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lastRenderedPageBreak/>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11"/>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12"/>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lastRenderedPageBreak/>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935D4B">
      <w:pPr>
        <w:pStyle w:val="Heading3"/>
      </w:pPr>
      <w:bookmarkStart w:id="944" w:name="_Ref412026283"/>
      <w:r>
        <w:t>Psalm</w:t>
      </w:r>
      <w:r w:rsidRPr="00AB1781">
        <w:t xml:space="preserve"> 90</w:t>
      </w:r>
      <w:r>
        <w:t>: He who dwells in the help of the Most High will live</w:t>
      </w:r>
      <w:bookmarkEnd w:id="944"/>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091E1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91E10">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91E10">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91E10">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13"/>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lastRenderedPageBreak/>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14"/>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15"/>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44639B">
      <w:pPr>
        <w:pStyle w:val="Heading2"/>
      </w:pPr>
      <w:bookmarkStart w:id="945" w:name="_Ref435438606"/>
      <w:bookmarkStart w:id="946" w:name="_Toc435800431"/>
      <w:r w:rsidRPr="00AB1781">
        <w:lastRenderedPageBreak/>
        <w:t>K</w:t>
      </w:r>
      <w:r>
        <w:t>athisma</w:t>
      </w:r>
      <w:r w:rsidRPr="00AB1781">
        <w:t xml:space="preserve"> 1</w:t>
      </w:r>
      <w:r>
        <w:t>3</w:t>
      </w:r>
      <w:bookmarkEnd w:id="945"/>
      <w:bookmarkEnd w:id="946"/>
    </w:p>
    <w:p w14:paraId="17573F21" w14:textId="77777777" w:rsidR="008016CF" w:rsidRPr="008016CF" w:rsidRDefault="008016CF" w:rsidP="008016CF">
      <w:pPr>
        <w:pStyle w:val="Heading3"/>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lastRenderedPageBreak/>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16"/>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8016CF">
      <w:pPr>
        <w:pStyle w:val="Heading3"/>
      </w:pPr>
      <w:bookmarkStart w:id="947" w:name="_Ref412111374"/>
      <w:r>
        <w:t>Psalm</w:t>
      </w:r>
      <w:r w:rsidRPr="00AB1781">
        <w:t xml:space="preserve"> 92</w:t>
      </w:r>
      <w:r>
        <w:t>: The Lord is reigning, He is robed in beauty</w:t>
      </w:r>
      <w:bookmarkEnd w:id="947"/>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1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091E10">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91E10">
        <w:rPr>
          <w:noProof/>
        </w:rPr>
        <w:t>275</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8016CF">
      <w:pPr>
        <w:pStyle w:val="Heading3"/>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18"/>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19"/>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lastRenderedPageBreak/>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8016CF">
      <w:pPr>
        <w:pStyle w:val="Heading3"/>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lastRenderedPageBreak/>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20"/>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21"/>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22"/>
      </w:r>
    </w:p>
    <w:p w14:paraId="0D54EE54" w14:textId="77777777" w:rsidR="008016CF" w:rsidRPr="00AB1781" w:rsidRDefault="008016CF" w:rsidP="008016CF">
      <w:pPr>
        <w:pStyle w:val="Heading3"/>
      </w:pPr>
      <w:bookmarkStart w:id="948" w:name="_Ref412111699"/>
      <w:r>
        <w:t>Psalm</w:t>
      </w:r>
      <w:r w:rsidRPr="00AB1781">
        <w:t xml:space="preserve"> 95</w:t>
      </w:r>
      <w:r>
        <w:t>: Sing to the Lord a new song; sing to the Lord all the earth</w:t>
      </w:r>
      <w:bookmarkEnd w:id="948"/>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091E1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91E10">
        <w:rPr>
          <w:noProof/>
        </w:rPr>
        <w:t>279</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lastRenderedPageBreak/>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23"/>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24"/>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A0015F">
      <w:pPr>
        <w:pStyle w:val="Heading3"/>
      </w:pPr>
      <w:bookmarkStart w:id="949" w:name="_Ref412026313"/>
      <w:r>
        <w:t>Psalm</w:t>
      </w:r>
      <w:r w:rsidR="008016CF" w:rsidRPr="00AB1781">
        <w:t xml:space="preserve"> 96</w:t>
      </w:r>
      <w:r>
        <w:t>: The Lord is reigning, let the earth rejoice</w:t>
      </w:r>
      <w:bookmarkEnd w:id="949"/>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lastRenderedPageBreak/>
        <w:fldChar w:fldCharType="begin"/>
      </w:r>
      <w:r>
        <w:instrText xml:space="preserve"> REF _Ref434576482 \h </w:instrText>
      </w:r>
      <w:r>
        <w:fldChar w:fldCharType="separate"/>
      </w:r>
      <w:r w:rsidR="00091E1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91E10">
        <w:rPr>
          <w:noProof/>
        </w:rPr>
        <w:t>279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25"/>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Pr="00A0015F" w:rsidRDefault="008016CF" w:rsidP="00A0015F">
      <w:pPr>
        <w:pStyle w:val="EnglishHangEndNoCoptic"/>
      </w:pPr>
      <w:r w:rsidRPr="00AB1781">
        <w:tab/>
        <w:t>and give thanks at the remembrance of His holiness.</w:t>
      </w:r>
    </w:p>
    <w:p w14:paraId="4AC77300" w14:textId="6093B42B" w:rsidR="00924D0C" w:rsidRDefault="00924D0C" w:rsidP="00924D0C">
      <w:pPr>
        <w:pStyle w:val="Rubric"/>
      </w:pPr>
      <w:bookmarkStart w:id="950" w:name="_Ref412111720"/>
      <w:r>
        <w:t>Glory…</w:t>
      </w:r>
    </w:p>
    <w:p w14:paraId="38B9E2E3" w14:textId="77777777" w:rsidR="008016CF" w:rsidRPr="00A0015F" w:rsidRDefault="00A0015F" w:rsidP="00A0015F">
      <w:pPr>
        <w:pStyle w:val="Heading3"/>
      </w:pPr>
      <w:r>
        <w:lastRenderedPageBreak/>
        <w:t>Psalm</w:t>
      </w:r>
      <w:r w:rsidR="008016CF" w:rsidRPr="00AB1781">
        <w:t xml:space="preserve"> 97</w:t>
      </w:r>
      <w:r>
        <w:t>: O sing to the Lord a new song, for the Lord has done wonders</w:t>
      </w:r>
      <w:bookmarkEnd w:id="950"/>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091E1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91E10">
        <w:rPr>
          <w:noProof/>
        </w:rPr>
        <w:t>279</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26"/>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A0015F">
      <w:pPr>
        <w:pStyle w:val="Heading3"/>
      </w:pPr>
      <w:bookmarkStart w:id="951" w:name="_Ref412111731"/>
      <w:r>
        <w:lastRenderedPageBreak/>
        <w:t>Psalm</w:t>
      </w:r>
      <w:r w:rsidR="008016CF" w:rsidRPr="00AB1781">
        <w:t xml:space="preserve"> 98</w:t>
      </w:r>
      <w:r>
        <w:t>: The Lord is reigning, let the peoples rage</w:t>
      </w:r>
      <w:bookmarkEnd w:id="951"/>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091E1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91E10">
        <w:rPr>
          <w:noProof/>
        </w:rPr>
        <w:t>279</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27"/>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A0015F">
      <w:pPr>
        <w:pStyle w:val="Heading3"/>
      </w:pPr>
      <w:bookmarkStart w:id="952" w:name="_Ref412111741"/>
      <w:r>
        <w:lastRenderedPageBreak/>
        <w:t>Psalm</w:t>
      </w:r>
      <w:r w:rsidR="008016CF" w:rsidRPr="00AB1781">
        <w:t xml:space="preserve"> 99</w:t>
      </w:r>
      <w:r>
        <w:t>: Shout for joy to the Lord, all the earth</w:t>
      </w:r>
      <w:bookmarkEnd w:id="952"/>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091E1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91E10">
        <w:rPr>
          <w:noProof/>
        </w:rPr>
        <w:t>279</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A0015F">
      <w:pPr>
        <w:pStyle w:val="Heading3"/>
      </w:pPr>
      <w:bookmarkStart w:id="953" w:name="_Ref412111752"/>
      <w:r>
        <w:t>Psalm</w:t>
      </w:r>
      <w:r w:rsidR="008016CF" w:rsidRPr="00AB1781">
        <w:t xml:space="preserve"> 100</w:t>
      </w:r>
      <w:r>
        <w:t xml:space="preserve">: I will sing to </w:t>
      </w:r>
      <w:r w:rsidR="001040C8">
        <w:t>You</w:t>
      </w:r>
      <w:r>
        <w:t xml:space="preserve"> of mercy and judgment, O Lord</w:t>
      </w:r>
      <w:bookmarkEnd w:id="953"/>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091E1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91E10">
        <w:rPr>
          <w:noProof/>
        </w:rPr>
        <w:t>279</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lastRenderedPageBreak/>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28"/>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44639B">
      <w:pPr>
        <w:pStyle w:val="Heading2"/>
      </w:pPr>
      <w:bookmarkStart w:id="954" w:name="_Ref435438613"/>
      <w:bookmarkStart w:id="955" w:name="_Toc435800432"/>
      <w:r w:rsidRPr="00AB1781">
        <w:lastRenderedPageBreak/>
        <w:t>K</w:t>
      </w:r>
      <w:r>
        <w:t>athisma</w:t>
      </w:r>
      <w:r w:rsidRPr="00AB1781">
        <w:t xml:space="preserve"> 1</w:t>
      </w:r>
      <w:r>
        <w:t>4</w:t>
      </w:r>
      <w:bookmarkEnd w:id="954"/>
      <w:bookmarkEnd w:id="955"/>
    </w:p>
    <w:p w14:paraId="327279E3" w14:textId="77777777" w:rsidR="00EC728E" w:rsidRPr="00AB1781" w:rsidRDefault="00EC728E" w:rsidP="00EC728E">
      <w:pPr>
        <w:pStyle w:val="Heading3"/>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29"/>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30"/>
      </w:r>
    </w:p>
    <w:p w14:paraId="3D4EE747" w14:textId="77777777" w:rsidR="00EC728E" w:rsidRPr="00AB1781" w:rsidRDefault="00EC728E" w:rsidP="00EC728E">
      <w:pPr>
        <w:pStyle w:val="EnglishHangEndNoCoptic"/>
      </w:pPr>
      <w:r w:rsidRPr="00AB1781">
        <w:lastRenderedPageBreak/>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31"/>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32"/>
      </w:r>
      <w:r w:rsidRPr="00AB1781">
        <w:t xml:space="preserve"> will be guided for ever.</w:t>
      </w:r>
    </w:p>
    <w:p w14:paraId="79348398" w14:textId="77777777" w:rsidR="00EC728E" w:rsidRPr="00AB1781" w:rsidRDefault="00EC728E" w:rsidP="00EC728E">
      <w:pPr>
        <w:pStyle w:val="Heading3"/>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3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34"/>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lastRenderedPageBreak/>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35"/>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36"/>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77777777" w:rsidR="00EC728E" w:rsidRPr="00AB1781" w:rsidRDefault="00DA6717" w:rsidP="00DA6717">
      <w:pPr>
        <w:pStyle w:val="Heading3"/>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37"/>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38"/>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lastRenderedPageBreak/>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lastRenderedPageBreak/>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39"/>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lastRenderedPageBreak/>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40"/>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lastRenderedPageBreak/>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lastRenderedPageBreak/>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41"/>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42"/>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43"/>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44"/>
      </w:r>
    </w:p>
    <w:p w14:paraId="54FAFE34" w14:textId="3BF6EB7B" w:rsidR="00924D0C" w:rsidRDefault="00924D0C" w:rsidP="00924D0C">
      <w:pPr>
        <w:pStyle w:val="Rubric"/>
      </w:pPr>
      <w:r>
        <w:lastRenderedPageBreak/>
        <w:t>Glory…</w:t>
      </w:r>
    </w:p>
    <w:p w14:paraId="6F0C17E5" w14:textId="3DFDAA72" w:rsidR="0044639B" w:rsidRPr="00AB1781" w:rsidRDefault="0044639B" w:rsidP="0044639B">
      <w:pPr>
        <w:pStyle w:val="Heading2"/>
      </w:pPr>
      <w:bookmarkStart w:id="956" w:name="_Ref435438622"/>
      <w:bookmarkStart w:id="957" w:name="_Toc435800433"/>
      <w:r w:rsidRPr="00AB1781">
        <w:lastRenderedPageBreak/>
        <w:t>K</w:t>
      </w:r>
      <w:r>
        <w:t>athisma</w:t>
      </w:r>
      <w:r w:rsidRPr="00AB1781">
        <w:t xml:space="preserve"> 1</w:t>
      </w:r>
      <w:r>
        <w:t>5</w:t>
      </w:r>
      <w:bookmarkEnd w:id="956"/>
      <w:bookmarkEnd w:id="957"/>
    </w:p>
    <w:p w14:paraId="7C340C47" w14:textId="77777777" w:rsidR="00510795" w:rsidRPr="00510795" w:rsidRDefault="00510795" w:rsidP="00510795">
      <w:pPr>
        <w:pStyle w:val="Heading3"/>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45"/>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46"/>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lastRenderedPageBreak/>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47"/>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48"/>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lastRenderedPageBreak/>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49"/>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lastRenderedPageBreak/>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510795">
      <w:pPr>
        <w:pStyle w:val="Heading3"/>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lastRenderedPageBreak/>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lastRenderedPageBreak/>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50"/>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lastRenderedPageBreak/>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51"/>
      </w:r>
    </w:p>
    <w:p w14:paraId="467E0B48" w14:textId="6C83980E" w:rsidR="00924D0C" w:rsidRDefault="00924D0C" w:rsidP="00924D0C">
      <w:pPr>
        <w:pStyle w:val="Rubric"/>
      </w:pPr>
      <w:r>
        <w:t>Glory…</w:t>
      </w:r>
    </w:p>
    <w:p w14:paraId="3F76E462" w14:textId="77777777" w:rsidR="00510795" w:rsidRPr="00510795" w:rsidRDefault="00510795" w:rsidP="00510795">
      <w:pPr>
        <w:pStyle w:val="Heading3"/>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lastRenderedPageBreak/>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52"/>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53"/>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510795">
      <w:pPr>
        <w:pStyle w:val="Heading3"/>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lastRenderedPageBreak/>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54"/>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lastRenderedPageBreak/>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5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56"/>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4780B3CD" w14:textId="2F7E97E4" w:rsidR="0044639B" w:rsidRPr="00AB1781" w:rsidRDefault="0044639B" w:rsidP="0044639B">
      <w:pPr>
        <w:pStyle w:val="Heading2"/>
      </w:pPr>
      <w:bookmarkStart w:id="958" w:name="_Ref435438630"/>
      <w:bookmarkStart w:id="959" w:name="_Toc435800434"/>
      <w:bookmarkStart w:id="960" w:name="_Ref412026343"/>
      <w:r w:rsidRPr="00AB1781">
        <w:lastRenderedPageBreak/>
        <w:t>K</w:t>
      </w:r>
      <w:r>
        <w:t>athisma</w:t>
      </w:r>
      <w:r w:rsidRPr="00AB1781">
        <w:t xml:space="preserve"> 1</w:t>
      </w:r>
      <w:r>
        <w:t>6</w:t>
      </w:r>
      <w:bookmarkEnd w:id="958"/>
      <w:bookmarkEnd w:id="959"/>
    </w:p>
    <w:p w14:paraId="10F0C415" w14:textId="77777777" w:rsidR="00510795" w:rsidRPr="00267F42" w:rsidRDefault="00267F42" w:rsidP="00267F42">
      <w:pPr>
        <w:pStyle w:val="Heading3"/>
      </w:pPr>
      <w:r>
        <w:t>Psalm</w:t>
      </w:r>
      <w:r w:rsidR="00510795" w:rsidRPr="00AB1781">
        <w:t xml:space="preserve"> 109</w:t>
      </w:r>
      <w:r>
        <w:t>: The Lord said to my Lord: 'Sit at My right hand</w:t>
      </w:r>
      <w:bookmarkEnd w:id="96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091E1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91E10">
        <w:rPr>
          <w:noProof/>
        </w:rPr>
        <w:t>279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57"/>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58"/>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59"/>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60"/>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6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62"/>
      </w:r>
    </w:p>
    <w:p w14:paraId="6448684E" w14:textId="77777777" w:rsidR="00510795" w:rsidRPr="00267F42" w:rsidRDefault="00267F42" w:rsidP="00267F42">
      <w:pPr>
        <w:pStyle w:val="Heading3"/>
      </w:pPr>
      <w:bookmarkStart w:id="961" w:name="_Ref412111792"/>
      <w:r>
        <w:lastRenderedPageBreak/>
        <w:t>Psalm</w:t>
      </w:r>
      <w:r w:rsidR="00510795" w:rsidRPr="00AB1781">
        <w:t xml:space="preserve"> 110</w:t>
      </w:r>
      <w:r>
        <w:t xml:space="preserve">: I will thank </w:t>
      </w:r>
      <w:r w:rsidR="001040C8">
        <w:t>You</w:t>
      </w:r>
      <w:r>
        <w:t>, O Lord, with my whole heart</w:t>
      </w:r>
      <w:bookmarkEnd w:id="96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091E1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91E10">
        <w:rPr>
          <w:noProof/>
        </w:rPr>
        <w:t>279</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63"/>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64"/>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65"/>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66"/>
      </w:r>
    </w:p>
    <w:p w14:paraId="731C0A42" w14:textId="77777777" w:rsidR="00510795" w:rsidRPr="00267F42" w:rsidRDefault="00510795" w:rsidP="00267F42">
      <w:pPr>
        <w:pStyle w:val="EnglishHangEndNoCoptic"/>
      </w:pPr>
      <w:r w:rsidRPr="00AB1781">
        <w:lastRenderedPageBreak/>
        <w:tab/>
        <w:t>His praise continues throughout the ages.</w:t>
      </w:r>
    </w:p>
    <w:p w14:paraId="15C2806A" w14:textId="77777777" w:rsidR="00510795" w:rsidRPr="00267F42" w:rsidRDefault="00267F42" w:rsidP="00267F42">
      <w:pPr>
        <w:pStyle w:val="Heading3"/>
      </w:pPr>
      <w:bookmarkStart w:id="962" w:name="_Ref412111806"/>
      <w:r>
        <w:t>Psalm</w:t>
      </w:r>
      <w:r w:rsidR="00510795" w:rsidRPr="00AB1781">
        <w:t xml:space="preserve"> 111</w:t>
      </w:r>
      <w:r>
        <w:t>: Blessed is the man who fears the Lord</w:t>
      </w:r>
      <w:bookmarkEnd w:id="96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091E1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91E10">
        <w:rPr>
          <w:noProof/>
        </w:rPr>
        <w:t>279</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Pr="00267F42" w:rsidRDefault="00510795" w:rsidP="00267F42">
      <w:pPr>
        <w:pStyle w:val="EnglishHangEndNoCoptic"/>
      </w:pPr>
      <w:r w:rsidRPr="00AB1781">
        <w:tab/>
        <w:t>the desire of the sinner will perish.</w:t>
      </w:r>
      <w:r w:rsidRPr="00AB1781">
        <w:rPr>
          <w:rStyle w:val="FootnoteReference"/>
        </w:rPr>
        <w:footnoteReference w:id="367"/>
      </w:r>
    </w:p>
    <w:p w14:paraId="36BDE4FA" w14:textId="2E062602" w:rsidR="00924D0C" w:rsidRDefault="00924D0C" w:rsidP="00924D0C">
      <w:pPr>
        <w:pStyle w:val="Rubric"/>
      </w:pPr>
      <w:bookmarkStart w:id="963" w:name="_Ref412098484"/>
      <w:r>
        <w:t>Glory…</w:t>
      </w:r>
    </w:p>
    <w:p w14:paraId="2D1DE484" w14:textId="77777777" w:rsidR="00510795" w:rsidRPr="00267F42" w:rsidRDefault="00075EAD" w:rsidP="00267F42">
      <w:pPr>
        <w:pStyle w:val="Heading3"/>
      </w:pPr>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368"/>
      </w:r>
      <w:r w:rsidR="00267F42">
        <w:t>: Praise the Lord, you children</w:t>
      </w:r>
      <w:bookmarkEnd w:id="96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 xml:space="preserve"> (additional to the original 12). </w:t>
      </w:r>
      <w:r>
        <w:fldChar w:fldCharType="begin"/>
      </w:r>
      <w:r>
        <w:instrText xml:space="preserve"> REF _Ref434576482 \h </w:instrText>
      </w:r>
      <w:r>
        <w:fldChar w:fldCharType="separate"/>
      </w:r>
      <w:r w:rsidR="00091E1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91E10">
        <w:rPr>
          <w:noProof/>
        </w:rPr>
        <w:t>279</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267F42">
      <w:pPr>
        <w:pStyle w:val="Heading3"/>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69"/>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70"/>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71"/>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7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lastRenderedPageBreak/>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73"/>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267F42">
      <w:pPr>
        <w:pStyle w:val="Heading3"/>
      </w:pPr>
      <w:bookmarkStart w:id="964" w:name="_Ref412026361"/>
      <w:r>
        <w:lastRenderedPageBreak/>
        <w:t>Psalm</w:t>
      </w:r>
      <w:r w:rsidR="00510795" w:rsidRPr="00AB1781">
        <w:t xml:space="preserve"> 114</w:t>
      </w:r>
      <w:r>
        <w:t>: I love Him because the Lord hears the cry of my prayer</w:t>
      </w:r>
      <w:bookmarkEnd w:id="96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091E1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91E10">
        <w:rPr>
          <w:noProof/>
        </w:rPr>
        <w:t>279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74"/>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75"/>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Pr="00267F42" w:rsidRDefault="00510795" w:rsidP="00267F42">
      <w:pPr>
        <w:pStyle w:val="EnglishHangEndNoCoptic"/>
      </w:pPr>
      <w:r w:rsidRPr="00AB1781">
        <w:tab/>
        <w:t>in the land of the living.</w:t>
      </w:r>
    </w:p>
    <w:p w14:paraId="3CECF6BD" w14:textId="69C28C98" w:rsidR="00924D0C" w:rsidRDefault="00924D0C" w:rsidP="00924D0C">
      <w:pPr>
        <w:pStyle w:val="Rubric"/>
      </w:pPr>
      <w:bookmarkStart w:id="965" w:name="_Ref412026376"/>
      <w:r>
        <w:t>Glory…</w:t>
      </w:r>
    </w:p>
    <w:p w14:paraId="2E5F0A70" w14:textId="77777777" w:rsidR="00510795" w:rsidRPr="00267F42" w:rsidRDefault="00267F42" w:rsidP="00267F42">
      <w:pPr>
        <w:pStyle w:val="Heading3"/>
      </w:pPr>
      <w:r>
        <w:t>Psalm</w:t>
      </w:r>
      <w:r w:rsidR="00510795" w:rsidRPr="00AB1781">
        <w:t xml:space="preserve"> 115</w:t>
      </w:r>
      <w:r>
        <w:t>: I believed and so I spoke; but I was deeply humiliated</w:t>
      </w:r>
      <w:bookmarkEnd w:id="96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091E1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91E10">
        <w:rPr>
          <w:noProof/>
        </w:rPr>
        <w:t>279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76"/>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77"/>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267F42">
      <w:pPr>
        <w:pStyle w:val="Heading3"/>
      </w:pPr>
      <w:bookmarkStart w:id="966" w:name="_Ref411967180"/>
      <w:r>
        <w:t>Psalm</w:t>
      </w:r>
      <w:r w:rsidR="00510795" w:rsidRPr="00AB1781">
        <w:t xml:space="preserve"> 116</w:t>
      </w:r>
      <w:r>
        <w:t>: All you nations, praise the Lord</w:t>
      </w:r>
      <w:bookmarkEnd w:id="96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lastRenderedPageBreak/>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91E10">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91E10">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78"/>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267F42">
      <w:pPr>
        <w:pStyle w:val="Heading3"/>
      </w:pPr>
      <w:bookmarkStart w:id="967" w:name="_Ref411967211"/>
      <w:r>
        <w:t>Psalm</w:t>
      </w:r>
      <w:r w:rsidR="00510795" w:rsidRPr="00AB1781">
        <w:t xml:space="preserve"> 117</w:t>
      </w:r>
      <w:r>
        <w:t>: Give thanks to the Lord, He is good</w:t>
      </w:r>
      <w:bookmarkEnd w:id="96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91E10">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91E10">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79"/>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80"/>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81"/>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8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83"/>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2695C632" w14:textId="2A6EAD00" w:rsidR="0044639B" w:rsidRDefault="0044639B" w:rsidP="0044639B">
      <w:pPr>
        <w:pStyle w:val="Heading2"/>
      </w:pPr>
      <w:bookmarkStart w:id="968" w:name="_Ref435438638"/>
      <w:bookmarkStart w:id="969" w:name="_Toc435800435"/>
      <w:bookmarkStart w:id="970" w:name="_Ref412027139"/>
      <w:r w:rsidRPr="00AB1781">
        <w:lastRenderedPageBreak/>
        <w:t>K</w:t>
      </w:r>
      <w:r>
        <w:t>athisma</w:t>
      </w:r>
      <w:r w:rsidRPr="00AB1781">
        <w:t xml:space="preserve"> 1</w:t>
      </w:r>
      <w:r>
        <w:t>7</w:t>
      </w:r>
      <w:bookmarkEnd w:id="968"/>
      <w:bookmarkEnd w:id="969"/>
    </w:p>
    <w:p w14:paraId="5D7D7323" w14:textId="77777777" w:rsidR="00385CB8" w:rsidRPr="00385CB8" w:rsidRDefault="00385CB8" w:rsidP="00385CB8">
      <w:pPr>
        <w:pStyle w:val="Heading3"/>
      </w:pPr>
      <w:r>
        <w:t>Psalm</w:t>
      </w:r>
      <w:r w:rsidRPr="00AB1781">
        <w:t xml:space="preserve"> 118</w:t>
      </w:r>
      <w:r>
        <w:t>: Blessed are they who are faultless in the way</w:t>
      </w:r>
      <w:bookmarkEnd w:id="97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F14AA6">
      <w:pPr>
        <w:pStyle w:val="Heading4"/>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84"/>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385"/>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386"/>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87"/>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lastRenderedPageBreak/>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332736">
      <w:pPr>
        <w:pStyle w:val="Heading4"/>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332736">
      <w:pPr>
        <w:pStyle w:val="Heading4"/>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lastRenderedPageBreak/>
        <w:t>20 My soul longs to welcome</w:t>
      </w:r>
      <w:r w:rsidRPr="00AB1781">
        <w:rPr>
          <w:rStyle w:val="FootnoteReference"/>
        </w:rPr>
        <w:footnoteReference w:id="388"/>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89"/>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90"/>
      </w:r>
    </w:p>
    <w:p w14:paraId="3AC029D7" w14:textId="77777777" w:rsidR="00332736" w:rsidRPr="00AB1781" w:rsidRDefault="00332736" w:rsidP="00332736">
      <w:pPr>
        <w:pStyle w:val="Heading4"/>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391"/>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332736">
      <w:pPr>
        <w:pStyle w:val="Heading4"/>
      </w:pPr>
      <w:r>
        <w:lastRenderedPageBreak/>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39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93"/>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94"/>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95"/>
      </w:r>
    </w:p>
    <w:p w14:paraId="7A5B896B" w14:textId="77777777" w:rsidR="00332736" w:rsidRPr="00AB1781" w:rsidRDefault="00332736" w:rsidP="00332736">
      <w:pPr>
        <w:pStyle w:val="Heading4"/>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lastRenderedPageBreak/>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332736">
      <w:pPr>
        <w:pStyle w:val="Heading4"/>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332736">
      <w:pPr>
        <w:pStyle w:val="Heading4"/>
      </w:pPr>
      <w:r>
        <w:lastRenderedPageBreak/>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96"/>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97"/>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332736">
      <w:pPr>
        <w:pStyle w:val="Heading4"/>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lastRenderedPageBreak/>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398"/>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399"/>
      </w:r>
    </w:p>
    <w:p w14:paraId="07786F89" w14:textId="325B7EE3" w:rsidR="00924D0C" w:rsidRDefault="00924D0C" w:rsidP="00924D0C">
      <w:pPr>
        <w:pStyle w:val="Rubric"/>
      </w:pPr>
      <w:r>
        <w:t>Glory…</w:t>
      </w:r>
    </w:p>
    <w:p w14:paraId="6ECDC78F" w14:textId="77777777" w:rsidR="00332736" w:rsidRPr="00AB1781" w:rsidRDefault="00332736" w:rsidP="00332736">
      <w:pPr>
        <w:pStyle w:val="Heading4"/>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332736">
      <w:pPr>
        <w:pStyle w:val="Heading4"/>
      </w:pPr>
      <w:r>
        <w:lastRenderedPageBreak/>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00"/>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01"/>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332736">
      <w:pPr>
        <w:pStyle w:val="Heading4"/>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lastRenderedPageBreak/>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02"/>
      </w:r>
    </w:p>
    <w:p w14:paraId="21186F2F" w14:textId="77777777" w:rsidR="00494693" w:rsidRPr="00385CB8" w:rsidRDefault="00494693" w:rsidP="00494693">
      <w:pPr>
        <w:pStyle w:val="Heading4"/>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03"/>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494693">
      <w:pPr>
        <w:pStyle w:val="Heading4"/>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04734D38" w14:textId="77777777" w:rsidR="00385CB8" w:rsidRPr="00AB1781" w:rsidRDefault="00385CB8" w:rsidP="00385CB8">
      <w:pPr>
        <w:pStyle w:val="EnglishHangNoCoptic"/>
      </w:pPr>
      <w:r w:rsidRPr="00AB1781">
        <w:lastRenderedPageBreak/>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04"/>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494693">
      <w:pPr>
        <w:pStyle w:val="Heading4"/>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0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lastRenderedPageBreak/>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06"/>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494693">
      <w:pPr>
        <w:pStyle w:val="Heading4"/>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07"/>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0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09"/>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494693">
      <w:pPr>
        <w:pStyle w:val="Heading4"/>
      </w:pPr>
      <w:r>
        <w:lastRenderedPageBreak/>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10"/>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11"/>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494693">
      <w:pPr>
        <w:pStyle w:val="Heading4"/>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12"/>
      </w:r>
    </w:p>
    <w:p w14:paraId="1E0A5F41" w14:textId="77777777" w:rsidR="00385CB8" w:rsidRPr="00AB1781" w:rsidRDefault="00385CB8" w:rsidP="00385CB8">
      <w:pPr>
        <w:pStyle w:val="EnglishHangEndNoCoptic"/>
      </w:pPr>
      <w:r w:rsidRPr="00AB1781">
        <w:lastRenderedPageBreak/>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13"/>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494693">
      <w:pPr>
        <w:pStyle w:val="Heading4"/>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091E10">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91E10">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14"/>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1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lastRenderedPageBreak/>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494693">
      <w:pPr>
        <w:pStyle w:val="Heading4"/>
      </w:pPr>
      <w:bookmarkStart w:id="971" w:name="_Ref434579036"/>
      <w:r>
        <w:t>Psalm 118 Part 20 See my humility and rescue me, for I do not forget</w:t>
      </w:r>
      <w:bookmarkEnd w:id="971"/>
    </w:p>
    <w:p w14:paraId="1B546F80" w14:textId="77777777" w:rsidR="006D2FE5" w:rsidRDefault="006D2FE5" w:rsidP="006D2FE5">
      <w:pPr>
        <w:pStyle w:val="Rubric"/>
      </w:pPr>
      <w:r>
        <w:fldChar w:fldCharType="begin"/>
      </w:r>
      <w:r>
        <w:instrText xml:space="preserve"> REF _Ref434578449 \h </w:instrText>
      </w:r>
      <w:r>
        <w:fldChar w:fldCharType="separate"/>
      </w:r>
      <w:r w:rsidR="00091E10">
        <w:rPr>
          <w:lang w:val="en-GB"/>
        </w:rPr>
        <w:t>The Psalms of the Veil</w:t>
      </w:r>
      <w:r>
        <w:fldChar w:fldCharType="end"/>
      </w:r>
      <w:r>
        <w:t xml:space="preserve">, page </w:t>
      </w:r>
      <w:r>
        <w:fldChar w:fldCharType="begin"/>
      </w:r>
      <w:r>
        <w:instrText xml:space="preserve"> PAGEREF _Ref434578449 \h </w:instrText>
      </w:r>
      <w:r>
        <w:fldChar w:fldCharType="separate"/>
      </w:r>
      <w:r w:rsidR="00091E10">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91E10">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91E10">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16"/>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494693">
      <w:pPr>
        <w:pStyle w:val="Heading4"/>
      </w:pPr>
      <w:bookmarkStart w:id="972" w:name="_Ref434579051"/>
      <w:r>
        <w:t>Psalm 118 Part 21: Rulers persecute me without cause</w:t>
      </w:r>
      <w:bookmarkEnd w:id="972"/>
    </w:p>
    <w:p w14:paraId="4357BBBC" w14:textId="77777777" w:rsidR="006D2FE5" w:rsidRDefault="006D2FE5" w:rsidP="006D2FE5">
      <w:pPr>
        <w:pStyle w:val="Rubric"/>
      </w:pPr>
      <w:r>
        <w:fldChar w:fldCharType="begin"/>
      </w:r>
      <w:r>
        <w:instrText xml:space="preserve"> REF _Ref434578449 \h </w:instrText>
      </w:r>
      <w:r>
        <w:fldChar w:fldCharType="separate"/>
      </w:r>
      <w:r w:rsidR="00091E10">
        <w:rPr>
          <w:lang w:val="en-GB"/>
        </w:rPr>
        <w:t>The Psalms of the Veil</w:t>
      </w:r>
      <w:r>
        <w:fldChar w:fldCharType="end"/>
      </w:r>
      <w:r>
        <w:t xml:space="preserve">, page </w:t>
      </w:r>
      <w:r>
        <w:fldChar w:fldCharType="begin"/>
      </w:r>
      <w:r>
        <w:instrText xml:space="preserve"> PAGEREF _Ref434578449 \h </w:instrText>
      </w:r>
      <w:r>
        <w:fldChar w:fldCharType="separate"/>
      </w:r>
      <w:r w:rsidR="00091E10">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91E10">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91E10">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17"/>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lastRenderedPageBreak/>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494693">
      <w:pPr>
        <w:pStyle w:val="Heading4"/>
      </w:pPr>
      <w:bookmarkStart w:id="973" w:name="_Ref434579065"/>
      <w:r>
        <w:t>Psalm 118 Part 22: Let my need come before You, O Lord</w:t>
      </w:r>
      <w:bookmarkEnd w:id="973"/>
    </w:p>
    <w:p w14:paraId="5C3C407C" w14:textId="77777777" w:rsidR="006D2FE5" w:rsidRDefault="006D2FE5" w:rsidP="006D2FE5">
      <w:pPr>
        <w:pStyle w:val="Rubric"/>
      </w:pPr>
      <w:r>
        <w:fldChar w:fldCharType="begin"/>
      </w:r>
      <w:r>
        <w:instrText xml:space="preserve"> REF _Ref434578449 \h </w:instrText>
      </w:r>
      <w:r>
        <w:fldChar w:fldCharType="separate"/>
      </w:r>
      <w:r w:rsidR="00091E10">
        <w:rPr>
          <w:lang w:val="en-GB"/>
        </w:rPr>
        <w:t>The Psalms of the Veil</w:t>
      </w:r>
      <w:r>
        <w:fldChar w:fldCharType="end"/>
      </w:r>
      <w:r>
        <w:t xml:space="preserve">, page </w:t>
      </w:r>
      <w:r>
        <w:fldChar w:fldCharType="begin"/>
      </w:r>
      <w:r>
        <w:instrText xml:space="preserve"> PAGEREF _Ref434578449 \h </w:instrText>
      </w:r>
      <w:r>
        <w:fldChar w:fldCharType="separate"/>
      </w:r>
      <w:r w:rsidR="00091E10">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91E10">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91E10">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lastRenderedPageBreak/>
        <w:t>Glory…</w:t>
      </w:r>
    </w:p>
    <w:p w14:paraId="72EFACD8" w14:textId="6FC6BE1F" w:rsidR="0044639B" w:rsidRPr="00AB1781" w:rsidRDefault="0044639B" w:rsidP="0044639B">
      <w:pPr>
        <w:pStyle w:val="Heading2"/>
      </w:pPr>
      <w:bookmarkStart w:id="974" w:name="_Ref435438650"/>
      <w:bookmarkStart w:id="975" w:name="_Toc435800436"/>
      <w:bookmarkStart w:id="976" w:name="_Ref411967235"/>
      <w:r w:rsidRPr="00AB1781">
        <w:lastRenderedPageBreak/>
        <w:t>K</w:t>
      </w:r>
      <w:r>
        <w:t>athisma</w:t>
      </w:r>
      <w:r w:rsidRPr="00AB1781">
        <w:t xml:space="preserve"> 1</w:t>
      </w:r>
      <w:r>
        <w:t>8</w:t>
      </w:r>
      <w:bookmarkEnd w:id="974"/>
      <w:bookmarkEnd w:id="975"/>
    </w:p>
    <w:p w14:paraId="0EF442FA" w14:textId="77777777" w:rsidR="00FD25B7" w:rsidRPr="00FD25B7" w:rsidRDefault="00FD25B7" w:rsidP="00FD25B7">
      <w:pPr>
        <w:pStyle w:val="Heading3"/>
      </w:pPr>
      <w:r>
        <w:t>Psalm</w:t>
      </w:r>
      <w:r w:rsidRPr="00AB1781">
        <w:t xml:space="preserve"> 119</w:t>
      </w:r>
      <w:r>
        <w:t>: To the Lord in the hour of my distress I cry</w:t>
      </w:r>
      <w:bookmarkEnd w:id="976"/>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7777777" w:rsidR="00F14AA6" w:rsidRDefault="00F14AA6" w:rsidP="00FD25B7">
      <w:pPr>
        <w:pStyle w:val="Rubric"/>
      </w:pPr>
      <w:r>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91E1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91E10">
        <w:rPr>
          <w:noProof/>
        </w:rPr>
        <w:t>66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18"/>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FD25B7">
      <w:pPr>
        <w:pStyle w:val="Heading3"/>
      </w:pPr>
      <w:bookmarkStart w:id="977" w:name="_Ref411967252"/>
      <w:r>
        <w:t>Psalm</w:t>
      </w:r>
      <w:r w:rsidRPr="00AB1781">
        <w:t xml:space="preserve"> 120</w:t>
      </w:r>
      <w:r>
        <w:t>: I lift up my eyes to the mountains</w:t>
      </w:r>
      <w:bookmarkEnd w:id="977"/>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7777777" w:rsidR="00F14AA6" w:rsidRDefault="00F14AA6" w:rsidP="00FD25B7">
      <w:pPr>
        <w:pStyle w:val="Rubric"/>
      </w:pPr>
      <w:r>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91E1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91E10">
        <w:rPr>
          <w:noProof/>
        </w:rPr>
        <w:t>66</w:t>
      </w:r>
      <w:r w:rsidR="00500D86">
        <w:fldChar w:fldCharType="end"/>
      </w:r>
      <w:r w:rsidR="00500D86">
        <w:t>.</w:t>
      </w:r>
    </w:p>
    <w:p w14:paraId="1DF898A6" w14:textId="77777777" w:rsidR="00FD25B7" w:rsidRPr="00AB1781" w:rsidRDefault="00FD25B7" w:rsidP="00FD25B7">
      <w:pPr>
        <w:pStyle w:val="Rubric"/>
      </w:pPr>
      <w:r w:rsidRPr="00AB1781">
        <w:lastRenderedPageBreak/>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19"/>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20"/>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FD25B7">
      <w:pPr>
        <w:pStyle w:val="Heading3"/>
      </w:pPr>
      <w:bookmarkStart w:id="978" w:name="_Ref411967283"/>
      <w:r>
        <w:t>Psalm</w:t>
      </w:r>
      <w:r w:rsidRPr="00AB1781">
        <w:t xml:space="preserve"> 121</w:t>
      </w:r>
      <w:r>
        <w:t>: I was glad when they said to me: 'Let us go to the house of the Lord'</w:t>
      </w:r>
      <w:bookmarkEnd w:id="978"/>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7777777" w:rsidR="00F14AA6" w:rsidRDefault="00F14AA6" w:rsidP="00FD25B7">
      <w:pPr>
        <w:pStyle w:val="Rubric"/>
      </w:pPr>
      <w:r>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91E1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91E10">
        <w:rPr>
          <w:noProof/>
        </w:rPr>
        <w:t>66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lastRenderedPageBreak/>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21"/>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22"/>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FD25B7">
      <w:pPr>
        <w:pStyle w:val="Heading3"/>
      </w:pPr>
      <w:bookmarkStart w:id="979"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979"/>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2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7777777" w:rsidR="00F14AA6" w:rsidRDefault="00F14AA6" w:rsidP="00FD25B7">
      <w:pPr>
        <w:pStyle w:val="Rubric"/>
      </w:pPr>
      <w:r>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91E1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91E10">
        <w:rPr>
          <w:noProof/>
        </w:rPr>
        <w:t>66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24"/>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lastRenderedPageBreak/>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FD25B7">
      <w:pPr>
        <w:pStyle w:val="Heading3"/>
      </w:pPr>
      <w:bookmarkStart w:id="980" w:name="_Ref411967321"/>
      <w:r>
        <w:t>Psalm</w:t>
      </w:r>
      <w:r w:rsidRPr="00AB1781">
        <w:t xml:space="preserve"> 123</w:t>
      </w:r>
      <w:r>
        <w:t>: 'Unless the Lord had been among us,' let Israel now say</w:t>
      </w:r>
      <w:bookmarkEnd w:id="980"/>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7777777" w:rsidR="00FD25B7" w:rsidRPr="00F14AA6" w:rsidRDefault="00F14AA6" w:rsidP="00F14AA6">
      <w:pPr>
        <w:pStyle w:val="Rubric"/>
      </w:pPr>
      <w:r>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91E1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91E10">
        <w:rPr>
          <w:noProof/>
        </w:rPr>
        <w:t>66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Pr="00FD25B7" w:rsidRDefault="00FD25B7" w:rsidP="00FD25B7">
      <w:pPr>
        <w:pStyle w:val="EnglishHangEndNoCoptic"/>
      </w:pPr>
      <w:r w:rsidRPr="00AB1781">
        <w:tab/>
        <w:t>Who made heaven and earth.</w:t>
      </w:r>
    </w:p>
    <w:p w14:paraId="6C835582" w14:textId="05743CBD" w:rsidR="00924D0C" w:rsidRDefault="00924D0C" w:rsidP="00924D0C">
      <w:pPr>
        <w:pStyle w:val="Rubric"/>
      </w:pPr>
      <w:bookmarkStart w:id="981" w:name="_Ref411967338"/>
      <w:r>
        <w:t>Glory…</w:t>
      </w:r>
    </w:p>
    <w:p w14:paraId="5C7DBE57" w14:textId="77777777" w:rsidR="00FD25B7" w:rsidRPr="00FD25B7" w:rsidRDefault="00FD25B7" w:rsidP="00FD25B7">
      <w:pPr>
        <w:pStyle w:val="Heading3"/>
      </w:pPr>
      <w:r>
        <w:lastRenderedPageBreak/>
        <w:t>Psalm</w:t>
      </w:r>
      <w:r w:rsidRPr="00AB1781">
        <w:t xml:space="preserve"> 124</w:t>
      </w:r>
      <w:r>
        <w:t>: Those who trust in the Lord are like Mount Zion</w:t>
      </w:r>
      <w:bookmarkEnd w:id="981"/>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77777777" w:rsidR="00F14AA6" w:rsidRDefault="00F14AA6" w:rsidP="00FD25B7">
      <w:pPr>
        <w:pStyle w:val="Rubric"/>
      </w:pPr>
      <w:r>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91E1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91E10">
        <w:rPr>
          <w:noProof/>
        </w:rPr>
        <w:t>66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FD25B7">
      <w:pPr>
        <w:pStyle w:val="Heading3"/>
      </w:pPr>
      <w:bookmarkStart w:id="982" w:name="_Ref411967353"/>
      <w:r>
        <w:t>Psalm</w:t>
      </w:r>
      <w:r w:rsidRPr="00AB1781">
        <w:t xml:space="preserve"> 125</w:t>
      </w:r>
      <w:r>
        <w:t>: When the Lord brought back the captives to Zion</w:t>
      </w:r>
      <w:bookmarkEnd w:id="982"/>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7777777" w:rsidR="00F14AA6" w:rsidRDefault="00F14AA6" w:rsidP="00FD25B7">
      <w:pPr>
        <w:pStyle w:val="Rubric"/>
      </w:pPr>
      <w:r>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91E1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91E10">
        <w:rPr>
          <w:noProof/>
        </w:rPr>
        <w:t>66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lastRenderedPageBreak/>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2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FD25B7">
      <w:pPr>
        <w:pStyle w:val="Heading3"/>
      </w:pPr>
      <w:bookmarkStart w:id="983" w:name="_Ref411967372"/>
      <w:r>
        <w:t>Psalm</w:t>
      </w:r>
      <w:r w:rsidRPr="00AB1781">
        <w:t xml:space="preserve"> 126</w:t>
      </w:r>
      <w:r>
        <w:t>: Unless the Lord builds the house, the builders labour in vain</w:t>
      </w:r>
      <w:bookmarkEnd w:id="983"/>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7777777" w:rsidR="00F14AA6" w:rsidRDefault="00F14AA6" w:rsidP="00FD25B7">
      <w:pPr>
        <w:pStyle w:val="Rubric"/>
      </w:pPr>
      <w:r>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91E1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91E10">
        <w:rPr>
          <w:noProof/>
        </w:rPr>
        <w:t>66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26"/>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lastRenderedPageBreak/>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FD25B7">
      <w:pPr>
        <w:pStyle w:val="Heading3"/>
      </w:pPr>
      <w:bookmarkStart w:id="984" w:name="_Ref411967385"/>
      <w:r>
        <w:t>Psalm</w:t>
      </w:r>
      <w:r w:rsidRPr="00AB1781">
        <w:t xml:space="preserve"> 127</w:t>
      </w:r>
      <w:r>
        <w:t>: Blessed are</w:t>
      </w:r>
      <w:r w:rsidR="000D0A3F">
        <w:t xml:space="preserve"> </w:t>
      </w:r>
      <w:r>
        <w:t>all who fear the Lord, who walk in His ways</w:t>
      </w:r>
      <w:bookmarkEnd w:id="984"/>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77777777" w:rsidR="00F14AA6" w:rsidRDefault="00F14AA6" w:rsidP="00F14AA6">
      <w:pPr>
        <w:pStyle w:val="Rubric"/>
      </w:pPr>
      <w:r>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91E1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91E10">
        <w:rPr>
          <w:noProof/>
        </w:rPr>
        <w:t>66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FD25B7">
      <w:pPr>
        <w:pStyle w:val="Heading3"/>
      </w:pPr>
      <w:bookmarkStart w:id="985" w:name="_Ref411967400"/>
      <w:r>
        <w:t>Psalm</w:t>
      </w:r>
      <w:r w:rsidRPr="00AB1781">
        <w:t xml:space="preserve"> 128</w:t>
      </w:r>
      <w:r>
        <w:t>: Often have they warred against me from my youth</w:t>
      </w:r>
      <w:bookmarkEnd w:id="985"/>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77777777" w:rsidR="00F14AA6" w:rsidRDefault="00F14AA6" w:rsidP="00FD25B7">
      <w:pPr>
        <w:pStyle w:val="Rubric"/>
      </w:pPr>
      <w:r>
        <w:fldChar w:fldCharType="begin"/>
      </w:r>
      <w:r>
        <w:instrText xml:space="preserve"> REF _Ref434576694 \h </w:instrText>
      </w:r>
      <w:r>
        <w:fldChar w:fldCharType="separate"/>
      </w:r>
      <w:r w:rsidR="00091E10">
        <w:rPr>
          <w:lang w:val="en-GB"/>
        </w:rPr>
        <w:t>The Psalms of Sunset (Vespers)</w:t>
      </w:r>
      <w:r>
        <w:fldChar w:fldCharType="end"/>
      </w:r>
      <w:r>
        <w:t xml:space="preserve">, page </w:t>
      </w:r>
      <w:r>
        <w:fldChar w:fldCharType="begin"/>
      </w:r>
      <w:r>
        <w:instrText xml:space="preserve"> PAGEREF _Ref434576694 \h </w:instrText>
      </w:r>
      <w:r>
        <w:fldChar w:fldCharType="separate"/>
      </w:r>
      <w:r w:rsidR="00091E10">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91E10">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91E10">
        <w:rPr>
          <w:noProof/>
        </w:rPr>
        <w:t>66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lastRenderedPageBreak/>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Pr="00FD25B7" w:rsidRDefault="00FD25B7" w:rsidP="00FD25B7">
      <w:pPr>
        <w:pStyle w:val="EnglishHangEndNoCoptic"/>
        <w:rPr>
          <w:i/>
        </w:rPr>
      </w:pPr>
      <w:r w:rsidRPr="00AB1781">
        <w:tab/>
        <w:t>we bless you in the name of the Lord.’</w:t>
      </w:r>
    </w:p>
    <w:p w14:paraId="574AD056" w14:textId="6C275D7D" w:rsidR="00924D0C" w:rsidRDefault="00924D0C" w:rsidP="00924D0C">
      <w:pPr>
        <w:pStyle w:val="Rubric"/>
      </w:pPr>
      <w:bookmarkStart w:id="986" w:name="_Ref411968046"/>
      <w:r>
        <w:t>Glory…</w:t>
      </w:r>
    </w:p>
    <w:p w14:paraId="69858E8A" w14:textId="77777777" w:rsidR="00FD25B7" w:rsidRPr="00FD25B7" w:rsidRDefault="00FD25B7" w:rsidP="00FD25B7">
      <w:pPr>
        <w:pStyle w:val="Heading3"/>
      </w:pPr>
      <w:r>
        <w:t>Psalm</w:t>
      </w:r>
      <w:r w:rsidRPr="00AB1781">
        <w:t xml:space="preserve"> 129</w:t>
      </w:r>
      <w:r>
        <w:t xml:space="preserve">: Out of the depths I cry to </w:t>
      </w:r>
      <w:r w:rsidR="001040C8">
        <w:t>You</w:t>
      </w:r>
      <w:r>
        <w:t>, O Lord</w:t>
      </w:r>
      <w:bookmarkEnd w:id="986"/>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7777777" w:rsidR="00F14AA6" w:rsidRDefault="00F14AA6" w:rsidP="00FD25B7">
      <w:pPr>
        <w:pStyle w:val="Rubric"/>
      </w:pPr>
      <w:r>
        <w:fldChar w:fldCharType="begin"/>
      </w:r>
      <w:r>
        <w:instrText xml:space="preserve"> REF _Ref434576945 \h </w:instrText>
      </w:r>
      <w:r>
        <w:fldChar w:fldCharType="separate"/>
      </w:r>
      <w:r w:rsidR="00091E1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91E10">
        <w:rPr>
          <w:noProof/>
        </w:rPr>
        <w:t>49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91E1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91E10">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27"/>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lastRenderedPageBreak/>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28"/>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29"/>
      </w:r>
    </w:p>
    <w:p w14:paraId="0B5F9423" w14:textId="77777777" w:rsidR="00FD25B7" w:rsidRPr="00FD25B7" w:rsidRDefault="00FD25B7" w:rsidP="00FD25B7">
      <w:pPr>
        <w:pStyle w:val="Heading3"/>
      </w:pPr>
      <w:bookmarkStart w:id="987" w:name="_Ref411968066"/>
      <w:r>
        <w:t>Psalm</w:t>
      </w:r>
      <w:r w:rsidRPr="00AB1781">
        <w:t xml:space="preserve"> 130</w:t>
      </w:r>
      <w:r>
        <w:t>: O Lord, my heart is not haughty, nor my eyes lofty</w:t>
      </w:r>
      <w:bookmarkEnd w:id="987"/>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77777777" w:rsidR="00F14AA6" w:rsidRDefault="00F14AA6" w:rsidP="00FD25B7">
      <w:pPr>
        <w:pStyle w:val="Rubric"/>
      </w:pPr>
      <w:r>
        <w:fldChar w:fldCharType="begin"/>
      </w:r>
      <w:r>
        <w:instrText xml:space="preserve"> REF _Ref434576945 \h </w:instrText>
      </w:r>
      <w:r>
        <w:fldChar w:fldCharType="separate"/>
      </w:r>
      <w:r w:rsidR="00091E1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91E10">
        <w:rPr>
          <w:noProof/>
        </w:rPr>
        <w:t>49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91E1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91E10">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30"/>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F431B1">
      <w:pPr>
        <w:pStyle w:val="Heading3"/>
      </w:pPr>
      <w:bookmarkStart w:id="988" w:name="_Ref411968081"/>
      <w:r>
        <w:lastRenderedPageBreak/>
        <w:t>Psalm</w:t>
      </w:r>
      <w:r w:rsidR="00FD25B7" w:rsidRPr="00AB1781">
        <w:t xml:space="preserve"> 131</w:t>
      </w:r>
      <w:r>
        <w:t>: O Lord, remember David and all his meekness</w:t>
      </w:r>
      <w:bookmarkEnd w:id="988"/>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7777777" w:rsidR="00F14AA6" w:rsidRDefault="00F14AA6" w:rsidP="00F431B1">
      <w:pPr>
        <w:pStyle w:val="Rubric"/>
      </w:pPr>
      <w:r>
        <w:fldChar w:fldCharType="begin"/>
      </w:r>
      <w:r>
        <w:instrText xml:space="preserve"> REF _Ref434576945 \h </w:instrText>
      </w:r>
      <w:r>
        <w:fldChar w:fldCharType="separate"/>
      </w:r>
      <w:r w:rsidR="00091E1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91E10">
        <w:rPr>
          <w:noProof/>
        </w:rPr>
        <w:t>49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91E1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91E10">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31"/>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32"/>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33"/>
      </w:r>
    </w:p>
    <w:p w14:paraId="4A693BBF" w14:textId="77777777" w:rsidR="00FD25B7" w:rsidRPr="00AB1781" w:rsidRDefault="00FD25B7" w:rsidP="00F431B1">
      <w:pPr>
        <w:pStyle w:val="EnglishHangNoCoptic"/>
      </w:pPr>
      <w:r w:rsidRPr="00AB1781">
        <w:lastRenderedPageBreak/>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34"/>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35"/>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36"/>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F431B1">
      <w:pPr>
        <w:pStyle w:val="Heading3"/>
      </w:pPr>
      <w:bookmarkStart w:id="989" w:name="_Ref411968095"/>
      <w:r>
        <w:t>Psalm</w:t>
      </w:r>
      <w:r w:rsidR="00FD25B7" w:rsidRPr="00AB1781">
        <w:t xml:space="preserve"> 132</w:t>
      </w:r>
      <w:r>
        <w:t>: Behold, how good and how delightful it is when brothers dwell together in unity</w:t>
      </w:r>
      <w:bookmarkEnd w:id="989"/>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7777777" w:rsidR="00F14AA6" w:rsidRDefault="00F14AA6" w:rsidP="00F431B1">
      <w:pPr>
        <w:pStyle w:val="Rubric"/>
      </w:pPr>
      <w:r>
        <w:fldChar w:fldCharType="begin"/>
      </w:r>
      <w:r>
        <w:instrText xml:space="preserve"> REF _Ref434576945 \h </w:instrText>
      </w:r>
      <w:r>
        <w:fldChar w:fldCharType="separate"/>
      </w:r>
      <w:r w:rsidR="00091E1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91E10">
        <w:rPr>
          <w:noProof/>
        </w:rPr>
        <w:t>49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91E1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91E10">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lastRenderedPageBreak/>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37"/>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38"/>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FD25B7">
      <w:pPr>
        <w:pStyle w:val="Heading3"/>
      </w:pPr>
      <w:bookmarkStart w:id="990" w:name="_Ref411968119"/>
      <w:r>
        <w:t>Psalm</w:t>
      </w:r>
      <w:r w:rsidRPr="00AB1781">
        <w:t xml:space="preserve"> 133</w:t>
      </w:r>
      <w:r>
        <w:t>: Behold now bless the Lord, all you slaves of the Lord</w:t>
      </w:r>
      <w:bookmarkEnd w:id="990"/>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77777777" w:rsidR="00F14AA6" w:rsidRDefault="00F14AA6" w:rsidP="00FD25B7">
      <w:pPr>
        <w:pStyle w:val="Rubric"/>
      </w:pPr>
      <w:r>
        <w:fldChar w:fldCharType="begin"/>
      </w:r>
      <w:r>
        <w:instrText xml:space="preserve"> REF _Ref434576945 \h </w:instrText>
      </w:r>
      <w:r>
        <w:fldChar w:fldCharType="separate"/>
      </w:r>
      <w:r w:rsidR="00091E1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91E10">
        <w:rPr>
          <w:noProof/>
        </w:rPr>
        <w:t>49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91E1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91E10">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39"/>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44639B">
      <w:pPr>
        <w:pStyle w:val="Heading2"/>
      </w:pPr>
      <w:bookmarkStart w:id="991" w:name="_Ref435438658"/>
      <w:bookmarkStart w:id="992" w:name="_Toc435800437"/>
      <w:r w:rsidRPr="00AB1781">
        <w:lastRenderedPageBreak/>
        <w:t>K</w:t>
      </w:r>
      <w:r>
        <w:t>athisma</w:t>
      </w:r>
      <w:r w:rsidRPr="00AB1781">
        <w:t xml:space="preserve"> 1</w:t>
      </w:r>
      <w:r>
        <w:t>9</w:t>
      </w:r>
      <w:bookmarkEnd w:id="991"/>
      <w:bookmarkEnd w:id="992"/>
    </w:p>
    <w:p w14:paraId="7F20BF5D" w14:textId="77777777" w:rsidR="00E276C1" w:rsidRPr="00E276C1" w:rsidRDefault="00E276C1" w:rsidP="00E276C1">
      <w:pPr>
        <w:pStyle w:val="Heading3"/>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lastRenderedPageBreak/>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40"/>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4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E276C1">
      <w:pPr>
        <w:pStyle w:val="Heading3"/>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4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091E10">
        <w:t>The Second Canticle: Psalm 135</w:t>
      </w:r>
      <w:r>
        <w:fldChar w:fldCharType="end"/>
      </w:r>
      <w:r>
        <w:t xml:space="preserve">, page </w:t>
      </w:r>
      <w:r>
        <w:fldChar w:fldCharType="begin"/>
      </w:r>
      <w:r>
        <w:instrText xml:space="preserve"> PAGEREF _Ref434580763 \h </w:instrText>
      </w:r>
      <w:r>
        <w:fldChar w:fldCharType="separate"/>
      </w:r>
      <w:r w:rsidR="00091E10">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lastRenderedPageBreak/>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43"/>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lastRenderedPageBreak/>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E276C1">
      <w:pPr>
        <w:pStyle w:val="Heading3"/>
      </w:pPr>
      <w:bookmarkStart w:id="993" w:name="_Ref411968136"/>
      <w:r>
        <w:t>Psalm</w:t>
      </w:r>
      <w:r w:rsidRPr="00AB1781">
        <w:t xml:space="preserve"> 136</w:t>
      </w:r>
      <w:r>
        <w:t>: By the rivers of Babylon we sat down and wept</w:t>
      </w:r>
      <w:bookmarkEnd w:id="99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7777777" w:rsidR="00F14AA6" w:rsidRDefault="00F14AA6" w:rsidP="00F14AA6">
      <w:pPr>
        <w:pStyle w:val="Rubric"/>
      </w:pPr>
      <w:r>
        <w:fldChar w:fldCharType="begin"/>
      </w:r>
      <w:r>
        <w:instrText xml:space="preserve"> REF _Ref434576945 \h </w:instrText>
      </w:r>
      <w:r>
        <w:fldChar w:fldCharType="separate"/>
      </w:r>
      <w:r w:rsidR="00091E1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91E10">
        <w:rPr>
          <w:noProof/>
        </w:rPr>
        <w:t>49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91E1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91E10">
        <w:rPr>
          <w:noProof/>
        </w:rPr>
        <w:t>68</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lastRenderedPageBreak/>
        <w:tab/>
        <w:t>when we remembered Zion.</w:t>
      </w:r>
      <w:r w:rsidRPr="00AB1781">
        <w:rPr>
          <w:rStyle w:val="FootnoteReference"/>
        </w:rPr>
        <w:footnoteReference w:id="444"/>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45"/>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Pr="00E276C1" w:rsidRDefault="00E276C1" w:rsidP="00E276C1">
      <w:pPr>
        <w:pStyle w:val="EnglishHangEndNoCoptic"/>
      </w:pPr>
      <w:r w:rsidRPr="00AB1781">
        <w:tab/>
        <w:t>and dashes them against the rock.</w:t>
      </w:r>
      <w:r w:rsidRPr="00AB1781">
        <w:rPr>
          <w:rStyle w:val="FootnoteReference"/>
        </w:rPr>
        <w:footnoteReference w:id="446"/>
      </w:r>
    </w:p>
    <w:p w14:paraId="7DC4A149" w14:textId="7B6C578A" w:rsidR="00924D0C" w:rsidRDefault="00924D0C" w:rsidP="00924D0C">
      <w:pPr>
        <w:pStyle w:val="Rubric"/>
      </w:pPr>
      <w:bookmarkStart w:id="994" w:name="_Ref411968152"/>
      <w:r>
        <w:t>Glory…</w:t>
      </w:r>
    </w:p>
    <w:p w14:paraId="60C6A98A" w14:textId="77777777" w:rsidR="00E276C1" w:rsidRPr="00AB1781" w:rsidRDefault="00E276C1" w:rsidP="00E276C1">
      <w:pPr>
        <w:pStyle w:val="Heading3"/>
      </w:pPr>
      <w:r>
        <w:t>Psalm</w:t>
      </w:r>
      <w:r w:rsidRPr="00AB1781">
        <w:t xml:space="preserve"> 137</w:t>
      </w:r>
      <w:r>
        <w:t xml:space="preserve">: I will praise and thank </w:t>
      </w:r>
      <w:r w:rsidR="001040C8">
        <w:t>You</w:t>
      </w:r>
      <w:r>
        <w:t>, O Lord, with my whole heart</w:t>
      </w:r>
      <w:bookmarkEnd w:id="99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77777777" w:rsidR="00F14AA6" w:rsidRDefault="00F14AA6" w:rsidP="00E276C1">
      <w:pPr>
        <w:pStyle w:val="Rubric"/>
      </w:pPr>
      <w:r>
        <w:fldChar w:fldCharType="begin"/>
      </w:r>
      <w:r>
        <w:instrText xml:space="preserve"> REF _Ref434576945 \h </w:instrText>
      </w:r>
      <w:r>
        <w:fldChar w:fldCharType="separate"/>
      </w:r>
      <w:r w:rsidR="00091E1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91E10">
        <w:rPr>
          <w:noProof/>
        </w:rPr>
        <w:t>49</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91E1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91E10">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lastRenderedPageBreak/>
        <w:t xml:space="preserve">I will praise and thank </w:t>
      </w:r>
      <w:r w:rsidR="001040C8">
        <w:t>You</w:t>
      </w:r>
      <w:r w:rsidRPr="00AB1781">
        <w:t>, O Lord, with my whole heart,</w:t>
      </w:r>
      <w:r w:rsidRPr="00AB1781">
        <w:rPr>
          <w:rStyle w:val="FootnoteReference"/>
        </w:rPr>
        <w:footnoteReference w:id="447"/>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48"/>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49"/>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lastRenderedPageBreak/>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5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51"/>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E276C1">
      <w:pPr>
        <w:pStyle w:val="Heading3"/>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52"/>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14:paraId="06674A3D" w14:textId="4397B870" w:rsidR="00924D0C" w:rsidRDefault="00924D0C" w:rsidP="00924D0C">
      <w:pPr>
        <w:pStyle w:val="Rubric"/>
      </w:pPr>
      <w:bookmarkStart w:id="995" w:name="_Ref411968172"/>
      <w:r>
        <w:t>Glory…</w:t>
      </w:r>
    </w:p>
    <w:p w14:paraId="6FE0DABD" w14:textId="77777777" w:rsidR="00E276C1" w:rsidRPr="00E276C1" w:rsidRDefault="00E276C1" w:rsidP="00E276C1">
      <w:pPr>
        <w:pStyle w:val="Heading3"/>
      </w:pPr>
      <w:r>
        <w:t>Psalm</w:t>
      </w:r>
      <w:r w:rsidRPr="00AB1781">
        <w:t xml:space="preserve"> 140</w:t>
      </w:r>
      <w:r>
        <w:t xml:space="preserve">: Lord, I cry to </w:t>
      </w:r>
      <w:r w:rsidR="001040C8">
        <w:t>You</w:t>
      </w:r>
      <w:r>
        <w:t>, hear me</w:t>
      </w:r>
      <w:bookmarkEnd w:id="99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77777777" w:rsidR="00F14AA6" w:rsidRDefault="00F14AA6" w:rsidP="00E276C1">
      <w:pPr>
        <w:pStyle w:val="Rubric"/>
      </w:pPr>
      <w:r>
        <w:lastRenderedPageBreak/>
        <w:fldChar w:fldCharType="begin"/>
      </w:r>
      <w:r>
        <w:instrText xml:space="preserve"> REF _Ref434576945 \h </w:instrText>
      </w:r>
      <w:r>
        <w:fldChar w:fldCharType="separate"/>
      </w:r>
      <w:r w:rsidR="00091E1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91E10">
        <w:rPr>
          <w:noProof/>
        </w:rPr>
        <w:t>49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91E1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91E10">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53"/>
      </w:r>
    </w:p>
    <w:p w14:paraId="51E1BFBF" w14:textId="77777777" w:rsidR="00E276C1" w:rsidRPr="00E276C1" w:rsidRDefault="00E276C1" w:rsidP="00E276C1">
      <w:pPr>
        <w:pStyle w:val="Heading3"/>
      </w:pPr>
      <w:bookmarkStart w:id="996" w:name="_Ref411968182"/>
      <w:r>
        <w:t>Psalm</w:t>
      </w:r>
      <w:r w:rsidRPr="00AB1781">
        <w:t xml:space="preserve"> 141</w:t>
      </w:r>
      <w:r>
        <w:t>: I cry to the Lord with all my voice, I pray with all my voice</w:t>
      </w:r>
      <w:bookmarkEnd w:id="99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77777777" w:rsidR="00F14AA6" w:rsidRDefault="00F14AA6" w:rsidP="00E276C1">
      <w:pPr>
        <w:pStyle w:val="Rubric"/>
      </w:pPr>
      <w:r>
        <w:lastRenderedPageBreak/>
        <w:fldChar w:fldCharType="begin"/>
      </w:r>
      <w:r>
        <w:instrText xml:space="preserve"> REF _Ref434576945 \h </w:instrText>
      </w:r>
      <w:r>
        <w:fldChar w:fldCharType="separate"/>
      </w:r>
      <w:r w:rsidR="00091E1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91E10">
        <w:rPr>
          <w:noProof/>
        </w:rPr>
        <w:t>49</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91E1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91E10">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54"/>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E276C1">
      <w:pPr>
        <w:pStyle w:val="Heading3"/>
      </w:pPr>
      <w:bookmarkStart w:id="997" w:name="_Ref412098508"/>
      <w:r>
        <w:t>Psalm</w:t>
      </w:r>
      <w:r w:rsidRPr="00AB1781">
        <w:t xml:space="preserve"> 142</w:t>
      </w:r>
      <w:r>
        <w:t xml:space="preserve">: Lord, hear my prayer; give ear to my petition in </w:t>
      </w:r>
      <w:r w:rsidR="00E570CB">
        <w:t>Your</w:t>
      </w:r>
      <w:r>
        <w:t xml:space="preserve"> truth</w:t>
      </w:r>
      <w:bookmarkEnd w:id="99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091E10">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91E10">
        <w:rPr>
          <w:noProof/>
        </w:rPr>
        <w:t>256</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55"/>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lastRenderedPageBreak/>
        <w:t>Glory…</w:t>
      </w:r>
    </w:p>
    <w:p w14:paraId="43196394" w14:textId="2C04FF91" w:rsidR="0044639B" w:rsidRPr="00AB1781" w:rsidRDefault="0044639B" w:rsidP="0044639B">
      <w:pPr>
        <w:pStyle w:val="Heading2"/>
      </w:pPr>
      <w:bookmarkStart w:id="998" w:name="_Ref435438665"/>
      <w:bookmarkStart w:id="999" w:name="_Toc435800438"/>
      <w:r w:rsidRPr="00AB1781">
        <w:lastRenderedPageBreak/>
        <w:t>K</w:t>
      </w:r>
      <w:r>
        <w:t>athisma 20</w:t>
      </w:r>
      <w:bookmarkEnd w:id="998"/>
      <w:bookmarkEnd w:id="999"/>
    </w:p>
    <w:p w14:paraId="2F5BA9DC" w14:textId="77777777" w:rsidR="00E276C1" w:rsidRPr="002A0A20" w:rsidRDefault="002A0A20" w:rsidP="002A0A20">
      <w:pPr>
        <w:pStyle w:val="Heading3"/>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56"/>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lastRenderedPageBreak/>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57"/>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58"/>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59"/>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lastRenderedPageBreak/>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lastRenderedPageBreak/>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Pr="002A0A20" w:rsidRDefault="00E276C1" w:rsidP="002A0A20">
      <w:pPr>
        <w:pStyle w:val="EnglishHangEndNoCoptic"/>
      </w:pPr>
      <w:r w:rsidRPr="00AB1781">
        <w:tab/>
        <w:t>and let all flesh</w:t>
      </w:r>
      <w:r w:rsidRPr="00AB1781">
        <w:rPr>
          <w:rStyle w:val="FootnoteReference"/>
        </w:rPr>
        <w:footnoteReference w:id="460"/>
      </w:r>
      <w:r w:rsidRPr="00AB1781">
        <w:t xml:space="preserve"> bless His holy name for ever and ever.</w:t>
      </w:r>
    </w:p>
    <w:p w14:paraId="668C5667" w14:textId="30DB96B2" w:rsidR="00924D0C" w:rsidRDefault="00924D0C" w:rsidP="00924D0C">
      <w:pPr>
        <w:pStyle w:val="Rubric"/>
      </w:pPr>
      <w:bookmarkStart w:id="1000" w:name="_Ref411968206"/>
      <w:r>
        <w:t>Glory…</w:t>
      </w:r>
    </w:p>
    <w:p w14:paraId="437D5391" w14:textId="77777777" w:rsidR="00E276C1" w:rsidRPr="002A0A20" w:rsidRDefault="002A0A20" w:rsidP="002A0A20">
      <w:pPr>
        <w:pStyle w:val="Heading3"/>
      </w:pPr>
      <w:r>
        <w:t>Psalm</w:t>
      </w:r>
      <w:r w:rsidR="00E276C1" w:rsidRPr="00AB1781">
        <w:t xml:space="preserve"> 145</w:t>
      </w:r>
      <w:r>
        <w:t>: Praise the Lord, O my soul! I will praise the Lord all my life</w:t>
      </w:r>
      <w:bookmarkEnd w:id="100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77777777" w:rsidR="00F14AA6" w:rsidRDefault="00F14AA6" w:rsidP="002A0A20">
      <w:pPr>
        <w:pStyle w:val="Rubric"/>
      </w:pPr>
      <w:r>
        <w:fldChar w:fldCharType="begin"/>
      </w:r>
      <w:r>
        <w:instrText xml:space="preserve"> REF _Ref434576945 \h </w:instrText>
      </w:r>
      <w:r>
        <w:fldChar w:fldCharType="separate"/>
      </w:r>
      <w:r w:rsidR="00091E1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91E10">
        <w:rPr>
          <w:noProof/>
        </w:rPr>
        <w:t>49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91E10">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91E10">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91E1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91E10">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61"/>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lastRenderedPageBreak/>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2A0A20">
      <w:pPr>
        <w:pStyle w:val="Heading3"/>
      </w:pPr>
      <w:bookmarkStart w:id="1001" w:name="_Ref411968226"/>
      <w:r>
        <w:t>Psalm</w:t>
      </w:r>
      <w:r w:rsidR="00E276C1" w:rsidRPr="00AB1781">
        <w:t xml:space="preserve"> 146</w:t>
      </w:r>
      <w:r>
        <w:t>: Praise the Lord, for singing praise is good</w:t>
      </w:r>
      <w:bookmarkEnd w:id="100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7777777" w:rsidR="00F14AA6" w:rsidRDefault="00F14AA6" w:rsidP="002A0A20">
      <w:pPr>
        <w:pStyle w:val="Rubric"/>
      </w:pPr>
      <w:r>
        <w:fldChar w:fldCharType="begin"/>
      </w:r>
      <w:r>
        <w:instrText xml:space="preserve"> REF _Ref434576945 \h </w:instrText>
      </w:r>
      <w:r>
        <w:fldChar w:fldCharType="separate"/>
      </w:r>
      <w:r w:rsidR="00091E1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91E10">
        <w:rPr>
          <w:noProof/>
        </w:rPr>
        <w:t>49</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91E1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91E10">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62"/>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lastRenderedPageBreak/>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2A0A20">
      <w:pPr>
        <w:pStyle w:val="Heading3"/>
      </w:pPr>
      <w:bookmarkStart w:id="1002" w:name="_Ref411968245"/>
      <w:r>
        <w:t>Psalm</w:t>
      </w:r>
      <w:r w:rsidR="00E276C1" w:rsidRPr="00AB1781">
        <w:t xml:space="preserve"> 147</w:t>
      </w:r>
      <w:r>
        <w:t>: Praise the Lord, O Jerusalem! Praise your God, O Zion!</w:t>
      </w:r>
      <w:bookmarkEnd w:id="100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77777777" w:rsidR="00F14AA6" w:rsidRDefault="00F14AA6" w:rsidP="002A0A20">
      <w:pPr>
        <w:pStyle w:val="Rubric"/>
      </w:pPr>
      <w:r>
        <w:fldChar w:fldCharType="begin"/>
      </w:r>
      <w:r>
        <w:instrText xml:space="preserve"> REF _Ref434576945 \h </w:instrText>
      </w:r>
      <w:r>
        <w:fldChar w:fldCharType="separate"/>
      </w:r>
      <w:r w:rsidR="00091E10">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91E10">
        <w:rPr>
          <w:noProof/>
        </w:rPr>
        <w:t>49</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91E10">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91E10">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lastRenderedPageBreak/>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2A0A20">
      <w:pPr>
        <w:pStyle w:val="Heading3"/>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091E10">
        <w:t>The Fourth Canticle</w:t>
      </w:r>
      <w:r>
        <w:fldChar w:fldCharType="end"/>
      </w:r>
      <w:r>
        <w:t xml:space="preserve">, page </w:t>
      </w:r>
      <w:r>
        <w:fldChar w:fldCharType="begin"/>
      </w:r>
      <w:r>
        <w:instrText xml:space="preserve"> PAGEREF _Ref434580714 \h </w:instrText>
      </w:r>
      <w:r>
        <w:fldChar w:fldCharType="separate"/>
      </w:r>
      <w:r w:rsidR="00091E10">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63"/>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lastRenderedPageBreak/>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2A0A20">
      <w:pPr>
        <w:pStyle w:val="Heading3"/>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091E10">
        <w:t>The Fourth Canticle</w:t>
      </w:r>
      <w:r>
        <w:fldChar w:fldCharType="end"/>
      </w:r>
      <w:r>
        <w:t xml:space="preserve">, page </w:t>
      </w:r>
      <w:r>
        <w:fldChar w:fldCharType="begin"/>
      </w:r>
      <w:r>
        <w:instrText xml:space="preserve"> PAGEREF _Ref434580714 \h </w:instrText>
      </w:r>
      <w:r>
        <w:fldChar w:fldCharType="separate"/>
      </w:r>
      <w:r w:rsidR="00091E10">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lastRenderedPageBreak/>
        <w:tab/>
        <w:t>and a two-edged sword in their hands;</w:t>
      </w:r>
      <w:r w:rsidRPr="00AB1781">
        <w:rPr>
          <w:rStyle w:val="FootnoteReference"/>
        </w:rPr>
        <w:footnoteReference w:id="464"/>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65"/>
      </w:r>
    </w:p>
    <w:p w14:paraId="38B3D86E" w14:textId="77777777" w:rsidR="00E276C1" w:rsidRPr="002A0A20" w:rsidRDefault="002A0A20" w:rsidP="002A0A20">
      <w:pPr>
        <w:pStyle w:val="Heading3"/>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091E10">
        <w:t>The Fourth Canticle</w:t>
      </w:r>
      <w:r>
        <w:fldChar w:fldCharType="end"/>
      </w:r>
      <w:r>
        <w:t xml:space="preserve">, page </w:t>
      </w:r>
      <w:r>
        <w:fldChar w:fldCharType="begin"/>
      </w:r>
      <w:r>
        <w:instrText xml:space="preserve"> PAGEREF _Ref434580714 \h </w:instrText>
      </w:r>
      <w:r>
        <w:fldChar w:fldCharType="separate"/>
      </w:r>
      <w:r w:rsidR="00091E10">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lastRenderedPageBreak/>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3732C88A" w14:textId="77777777" w:rsidR="00F258B1" w:rsidRDefault="00F258B1">
      <w:pPr>
        <w:jc w:val="left"/>
        <w:rPr>
          <w:rFonts w:asciiTheme="majorHAnsi" w:eastAsiaTheme="majorEastAsia" w:hAnsiTheme="majorHAnsi" w:cstheme="majorBidi"/>
          <w:b/>
          <w:bCs/>
          <w:color w:val="000000" w:themeColor="text1"/>
          <w:sz w:val="28"/>
          <w:szCs w:val="28"/>
        </w:rPr>
      </w:pPr>
      <w:bookmarkStart w:id="1003" w:name="_Toc410196196"/>
      <w:bookmarkStart w:id="1004" w:name="_Toc410196438"/>
      <w:bookmarkStart w:id="1005" w:name="_Toc410196940"/>
      <w:r>
        <w:br w:type="page"/>
      </w:r>
    </w:p>
    <w:p w14:paraId="67ADEC27" w14:textId="36215125" w:rsidR="00495F1A" w:rsidRDefault="00495F1A" w:rsidP="00495F1A">
      <w:pPr>
        <w:pStyle w:val="Heading1"/>
      </w:pPr>
      <w:bookmarkStart w:id="1006" w:name="_Toc435800439"/>
      <w:r>
        <w:lastRenderedPageBreak/>
        <w:t>The Book of Psalis and Doxologies</w:t>
      </w:r>
      <w:bookmarkEnd w:id="1003"/>
      <w:bookmarkEnd w:id="1004"/>
      <w:bookmarkEnd w:id="1005"/>
      <w:bookmarkEnd w:id="1006"/>
    </w:p>
    <w:p w14:paraId="16497487" w14:textId="77777777" w:rsidR="009C13E9" w:rsidRDefault="009C13E9" w:rsidP="009C13E9">
      <w:pPr>
        <w:pStyle w:val="Heading2"/>
      </w:pPr>
      <w:bookmarkStart w:id="1007" w:name="_Toc435800440"/>
      <w:bookmarkStart w:id="1008" w:name="_Toc410196197"/>
      <w:bookmarkStart w:id="1009" w:name="_Toc410196439"/>
      <w:bookmarkStart w:id="1010" w:name="_Toc410196941"/>
      <w:r>
        <w:lastRenderedPageBreak/>
        <w:t>General and Common Doxologies</w:t>
      </w:r>
      <w:bookmarkEnd w:id="1007"/>
    </w:p>
    <w:p w14:paraId="1B082926" w14:textId="77777777" w:rsidR="009C13E9" w:rsidRDefault="009C13E9" w:rsidP="009C13E9">
      <w:pPr>
        <w:pStyle w:val="Heading3"/>
      </w:pPr>
      <w:bookmarkStart w:id="1011" w:name="_Ref434488390"/>
      <w:r>
        <w:t>The Doxology of the Heavenly</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12"/>
            <w:r>
              <w:t>The great and holy luminaries,</w:t>
            </w:r>
            <w:commentRangeEnd w:id="1012"/>
            <w:r>
              <w:rPr>
                <w:rStyle w:val="CommentReference"/>
                <w:rFonts w:ascii="Times New Roman" w:hAnsi="Times New Roman"/>
              </w:rPr>
              <w:commentReference w:id="101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lastRenderedPageBreak/>
              <w:t>¿</w:t>
            </w:r>
          </w:p>
        </w:tc>
        <w:tc>
          <w:tcPr>
            <w:tcW w:w="3960" w:type="dxa"/>
          </w:tcPr>
          <w:p w14:paraId="3F76D647" w14:textId="77777777" w:rsidR="009C13E9" w:rsidRDefault="009C13E9" w:rsidP="009C13E9">
            <w:pPr>
              <w:pStyle w:val="EngHang"/>
            </w:pPr>
            <w:commentRangeStart w:id="101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13"/>
            <w:r>
              <w:rPr>
                <w:rStyle w:val="CommentReference"/>
                <w:rFonts w:ascii="Times New Roman" w:hAnsi="Times New Roman"/>
              </w:rPr>
              <w:commentReference w:id="101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14"/>
            <w:r w:rsidRPr="00602B0F">
              <w:t xml:space="preserve">O Lord, </w:t>
            </w:r>
            <w:commentRangeEnd w:id="1014"/>
            <w:r>
              <w:rPr>
                <w:rStyle w:val="CommentReference"/>
                <w:rFonts w:ascii="Times New Roman" w:hAnsi="Times New Roman"/>
              </w:rPr>
              <w:commentReference w:id="101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15" w:name="_Ref434488524"/>
      <w:r>
        <w:t>The Doxology of St. John the Baptist</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lastRenderedPageBreak/>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16" w:name="_Ref434488546"/>
      <w:r>
        <w:t>Another Doxology of St. John the Baptist</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lastRenderedPageBreak/>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17" w:name="_Ref434488644"/>
      <w:r>
        <w:t>A Doxology for the Apostles</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18"/>
            <w:r>
              <w:t xml:space="preserve">called </w:t>
            </w:r>
            <w:commentRangeEnd w:id="1018"/>
            <w:r>
              <w:rPr>
                <w:rStyle w:val="CommentReference"/>
                <w:rFonts w:ascii="Times New Roman" w:eastAsiaTheme="minorHAnsi" w:hAnsi="Times New Roman" w:cstheme="minorBidi"/>
                <w:color w:val="auto"/>
              </w:rPr>
              <w:commentReference w:id="101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19"/>
            <w:r>
              <w:t>Who loved him greatly.</w:t>
            </w:r>
            <w:commentRangeEnd w:id="1019"/>
            <w:r>
              <w:rPr>
                <w:rStyle w:val="CommentReference"/>
                <w:rFonts w:ascii="Times New Roman" w:eastAsiaTheme="minorHAnsi" w:hAnsi="Times New Roman" w:cstheme="minorBidi"/>
                <w:color w:val="auto"/>
              </w:rPr>
              <w:commentReference w:id="101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20" w:name="_Ref434488657"/>
      <w:r>
        <w:lastRenderedPageBreak/>
        <w:t>Another Doxology for the Apostles</w:t>
      </w:r>
      <w:bookmarkEnd w:id="10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21"/>
            <w:r>
              <w:t xml:space="preserve">Our </w:t>
            </w:r>
            <w:commentRangeEnd w:id="1021"/>
            <w:r>
              <w:rPr>
                <w:rStyle w:val="CommentReference"/>
                <w:rFonts w:ascii="Times New Roman" w:eastAsiaTheme="minorHAnsi" w:hAnsi="Times New Roman" w:cstheme="minorBidi"/>
                <w:color w:val="auto"/>
              </w:rPr>
              <w:commentReference w:id="102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022"/>
            <w:r>
              <w:t xml:space="preserve">And </w:t>
            </w:r>
            <w:commentRangeEnd w:id="1022"/>
            <w:r>
              <w:rPr>
                <w:rStyle w:val="CommentReference"/>
                <w:rFonts w:ascii="Times New Roman" w:eastAsiaTheme="minorHAnsi" w:hAnsi="Times New Roman" w:cstheme="minorBidi"/>
                <w:color w:val="auto"/>
              </w:rPr>
              <w:commentReference w:id="102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23"/>
            <w:r>
              <w:t>And was numbered with</w:t>
            </w:r>
          </w:p>
          <w:p w14:paraId="5527B3A6" w14:textId="77777777" w:rsidR="004C7F73" w:rsidRDefault="004C7F73" w:rsidP="004C7F73">
            <w:pPr>
              <w:pStyle w:val="EngHangEnd"/>
            </w:pPr>
            <w:r>
              <w:t>The rest of the Apostles.</w:t>
            </w:r>
            <w:commentRangeEnd w:id="1023"/>
            <w:r>
              <w:rPr>
                <w:rStyle w:val="CommentReference"/>
                <w:rFonts w:ascii="Times New Roman" w:eastAsiaTheme="minorHAnsi" w:hAnsi="Times New Roman" w:cstheme="minorBidi"/>
                <w:color w:val="auto"/>
              </w:rPr>
              <w:commentReference w:id="102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24"/>
            <w:r>
              <w:t xml:space="preserve">sound </w:t>
            </w:r>
            <w:commentRangeEnd w:id="1024"/>
            <w:r>
              <w:rPr>
                <w:rStyle w:val="CommentReference"/>
                <w:rFonts w:ascii="Times New Roman" w:eastAsiaTheme="minorHAnsi" w:hAnsi="Times New Roman" w:cstheme="minorBidi"/>
                <w:color w:val="auto"/>
              </w:rPr>
              <w:commentReference w:id="102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25" w:name="_Ref434488814"/>
      <w:r>
        <w:lastRenderedPageBreak/>
        <w:t>The Doxology of St. Mark</w:t>
      </w:r>
      <w:bookmarkEnd w:id="1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26"/>
            <w:r>
              <w:t>Beholder of God</w:t>
            </w:r>
            <w:commentRangeEnd w:id="1026"/>
            <w:r>
              <w:rPr>
                <w:rStyle w:val="CommentReference"/>
                <w:rFonts w:ascii="Times New Roman" w:eastAsiaTheme="minorHAnsi" w:hAnsi="Times New Roman" w:cstheme="minorBidi"/>
                <w:color w:val="auto"/>
              </w:rPr>
              <w:commentReference w:id="102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27" w:name="_Ref434488992"/>
      <w:r>
        <w:lastRenderedPageBreak/>
        <w:t>The Doxology of Any Apostle</w:t>
      </w:r>
      <w:bookmarkEnd w:id="10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02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28"/>
            <w:r>
              <w:rPr>
                <w:rStyle w:val="CommentReference"/>
                <w:rFonts w:ascii="Times New Roman" w:eastAsiaTheme="minorHAnsi" w:hAnsi="Times New Roman" w:cstheme="minorBidi"/>
                <w:color w:val="auto"/>
              </w:rPr>
              <w:commentReference w:id="102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29"/>
            <w:r>
              <w:t>compatriots</w:t>
            </w:r>
            <w:commentRangeEnd w:id="1029"/>
            <w:r>
              <w:rPr>
                <w:rStyle w:val="CommentReference"/>
                <w:rFonts w:ascii="Times New Roman" w:eastAsiaTheme="minorHAnsi" w:hAnsi="Times New Roman" w:cstheme="minorBidi"/>
                <w:color w:val="auto"/>
              </w:rPr>
              <w:commentReference w:id="102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30" w:name="_Ref434489014"/>
      <w:r>
        <w:lastRenderedPageBreak/>
        <w:t>The Doxology of St. Stephen</w:t>
      </w:r>
      <w:bookmarkEnd w:id="10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6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31" w:name="_Ref434489170"/>
      <w:r>
        <w:t>The Doxology of St. George</w:t>
      </w:r>
      <w:bookmarkEnd w:id="103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91E10">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91E10">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91E10">
        <w:rPr>
          <w:noProof/>
        </w:rPr>
        <w:t>774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lastRenderedPageBreak/>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32" w:name="_Ref434490082"/>
      <w:r>
        <w:t>The Doxology of St. Demiana</w:t>
      </w:r>
      <w:bookmarkEnd w:id="103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91E10">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91E10">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91E10">
        <w:rPr>
          <w:noProof/>
        </w:rPr>
        <w:t>744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6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33" w:name="_Ref434489950"/>
      <w:r>
        <w:lastRenderedPageBreak/>
        <w:t>The Doxology of the Martyrs</w:t>
      </w:r>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34"/>
            <w:r>
              <w:t>Akrash</w:t>
            </w:r>
            <w:commentRangeEnd w:id="1034"/>
            <w:r>
              <w:rPr>
                <w:rStyle w:val="CommentReference"/>
              </w:rPr>
              <w:commentReference w:id="103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35" w:name="_Ref434490311"/>
      <w:r>
        <w:t>The Doxology of St. Anthony and St. Paul</w:t>
      </w:r>
      <w:bookmarkEnd w:id="1035"/>
    </w:p>
    <w:p w14:paraId="2DE142F2" w14:textId="77777777" w:rsidR="00091E10"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091E10">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91E10">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91E10">
        <w:rPr>
          <w:noProof/>
        </w:rPr>
        <w:t>748</w:t>
      </w:r>
      <w:r w:rsidR="00191A26">
        <w:fldChar w:fldCharType="end"/>
      </w:r>
      <w:r>
        <w:t xml:space="preserve">, and </w:t>
      </w:r>
      <w:r w:rsidR="00191A26">
        <w:fldChar w:fldCharType="begin"/>
      </w:r>
      <w:r w:rsidR="00191A26">
        <w:instrText xml:space="preserve"> REF _Ref434490368 \h </w:instrText>
      </w:r>
      <w:r w:rsidR="00191A26">
        <w:fldChar w:fldCharType="separate"/>
      </w:r>
      <w:r w:rsidR="00091E10">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091E10">
        <w:t xml:space="preserve">See A Doxology for the Apostles, on pages </w:t>
      </w:r>
      <w:r w:rsidR="00091E10">
        <w:rPr>
          <w:noProof/>
        </w:rPr>
        <w:t>544</w:t>
      </w:r>
      <w:r w:rsidR="00091E10">
        <w:t xml:space="preserve">, </w:t>
      </w:r>
      <w:r w:rsidR="00091E10">
        <w:rPr>
          <w:noProof/>
        </w:rPr>
        <w:t>545</w:t>
      </w:r>
      <w:r w:rsidR="00091E10">
        <w:t xml:space="preserve">, or </w:t>
      </w:r>
      <w:r w:rsidR="00091E10">
        <w:rPr>
          <w:noProof/>
        </w:rPr>
        <w:t>547</w:t>
      </w:r>
      <w:r w:rsidR="00091E10">
        <w:t>.</w:t>
      </w:r>
    </w:p>
    <w:p w14:paraId="35D20493" w14:textId="77777777" w:rsidR="00091E10" w:rsidRDefault="00091E10" w:rsidP="00B52D77">
      <w:pPr>
        <w:pStyle w:val="Heading3"/>
      </w:pPr>
      <w:r>
        <w:t>January 24 (25) / Tobi 29: Commemoration of the Annunciation, Nativity, and Resurrection on the 29</w:t>
      </w:r>
      <w:r w:rsidRPr="00C0205C">
        <w:rPr>
          <w:vertAlign w:val="superscript"/>
        </w:rPr>
        <w:t>th</w:t>
      </w:r>
      <w:r>
        <w:t xml:space="preserve"> of Every Month</w:t>
      </w:r>
    </w:p>
    <w:p w14:paraId="550639E4" w14:textId="77777777" w:rsidR="00091E10" w:rsidRPr="00B52D77" w:rsidRDefault="00091E10"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592</w:t>
      </w:r>
      <w:r>
        <w:t>.</w:t>
      </w:r>
    </w:p>
    <w:p w14:paraId="716265E5" w14:textId="77777777" w:rsidR="006F2298" w:rsidRPr="00AF6D10" w:rsidRDefault="00091E10"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750</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36"/>
            <w:r w:rsidRPr="004764BD">
              <w:t>give light to</w:t>
            </w:r>
            <w:commentRangeEnd w:id="1036"/>
            <w:r>
              <w:rPr>
                <w:rStyle w:val="CommentReference"/>
                <w:rFonts w:ascii="Times New Roman" w:eastAsiaTheme="minorHAnsi" w:hAnsi="Times New Roman" w:cstheme="minorBidi"/>
                <w:color w:val="auto"/>
              </w:rPr>
              <w:commentReference w:id="103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37" w:name="_Ref434490826"/>
      <w:r>
        <w:t>The Doxology of St. Pishoy and St. Paul of Tammah</w:t>
      </w:r>
      <w:bookmarkEnd w:id="103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91E10">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91E10">
        <w:rPr>
          <w:lang w:val="en-US"/>
        </w:rPr>
        <w:t>July 2 / Epip 8: St. Pishoy</w:t>
      </w:r>
      <w:r>
        <w:fldChar w:fldCharType="end"/>
      </w:r>
      <w:r>
        <w:t xml:space="preserve">, page </w:t>
      </w:r>
      <w:r>
        <w:fldChar w:fldCharType="begin"/>
      </w:r>
      <w:r>
        <w:instrText xml:space="preserve"> PAGEREF _Ref434490783 \h </w:instrText>
      </w:r>
      <w:r>
        <w:fldChar w:fldCharType="separate"/>
      </w:r>
      <w:r w:rsidR="00091E10">
        <w:rPr>
          <w:noProof/>
        </w:rPr>
        <w:t>830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38" w:name="_Ref434492161"/>
      <w:r>
        <w:t>The Doxology of St. Athanasius the Apostolic</w:t>
      </w:r>
      <w:bookmarkEnd w:id="1038"/>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91E10">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91E10">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91E10">
        <w:rPr>
          <w:noProof/>
        </w:rPr>
        <w:t>778</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91E10">
        <w:rPr>
          <w:noProof/>
        </w:rPr>
        <w:t>780</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39" w:name="_Ref434492536"/>
      <w:r>
        <w:t xml:space="preserve">The Doxology of </w:t>
      </w:r>
      <w:r w:rsidR="00231798">
        <w:t>the</w:t>
      </w:r>
      <w:r>
        <w:t xml:space="preserve"> Cross Bearers</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40" w:name="_Ref434492645"/>
      <w:r>
        <w:t>The Doxology for a Hierarch Who is Present</w:t>
      </w:r>
      <w:bookmarkEnd w:id="1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6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6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7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05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50"/>
            <w:r>
              <w:rPr>
                <w:rStyle w:val="CommentReference"/>
                <w:rFonts w:ascii="Times New Roman" w:eastAsiaTheme="minorHAnsi" w:hAnsi="Times New Roman" w:cstheme="minorBidi"/>
                <w:color w:val="auto"/>
              </w:rPr>
              <w:commentReference w:id="105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7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Pr="0092592B" w:rsidRDefault="00495F1A" w:rsidP="00495F1A">
      <w:pPr>
        <w:pStyle w:val="Heading2"/>
        <w:rPr>
          <w:rFonts w:ascii="Arial Unicode MS" w:eastAsia="Arial Unicode MS" w:hAnsi="Arial Unicode MS" w:cs="Arial Unicode MS"/>
          <w:lang w:val="en-US"/>
        </w:rPr>
      </w:pPr>
      <w:bookmarkStart w:id="1054" w:name="_Toc435800441"/>
      <w:r>
        <w:lastRenderedPageBreak/>
        <w:t>September</w:t>
      </w:r>
      <w:bookmarkEnd w:id="1008"/>
      <w:bookmarkEnd w:id="1009"/>
      <w:bookmarkEnd w:id="101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54"/>
    </w:p>
    <w:p w14:paraId="3B77A2B2" w14:textId="77777777" w:rsidR="00495F1A" w:rsidRDefault="0092592B" w:rsidP="00495F1A">
      <w:pPr>
        <w:pStyle w:val="Heading3"/>
      </w:pPr>
      <w:bookmarkStart w:id="1055" w:name="_Toc410196198"/>
      <w:bookmarkStart w:id="1056" w:name="_Toc410196440"/>
      <w:bookmarkStart w:id="1057" w:name="_Toc410196942"/>
      <w:r>
        <w:t xml:space="preserve">August 29 (30) / Tho-out 1: </w:t>
      </w:r>
      <w:r w:rsidR="00495F1A">
        <w:t>Ecclesiastical New Year: Nairouz</w:t>
      </w:r>
      <w:bookmarkEnd w:id="1055"/>
      <w:bookmarkEnd w:id="1056"/>
      <w:bookmarkEnd w:id="105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58" w:name="_Ref434477358"/>
      <w:r>
        <w:t>The Doxolog</w:t>
      </w:r>
      <w:r w:rsidR="00E21EA3">
        <w:t>y for Ecclesiastical New Year</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59"/>
            <w:r>
              <w:t xml:space="preserve">wiles </w:t>
            </w:r>
            <w:commentRangeEnd w:id="1059"/>
            <w:r>
              <w:rPr>
                <w:rStyle w:val="CommentReference"/>
                <w:rFonts w:ascii="Times New Roman" w:eastAsiaTheme="minorHAnsi" w:hAnsi="Times New Roman" w:cstheme="minorBidi"/>
                <w:color w:val="auto"/>
              </w:rPr>
              <w:commentReference w:id="105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60" w:name="_Ref434473482"/>
      <w:r>
        <w:t>The Psali Adam</w:t>
      </w:r>
      <w:r w:rsidR="00B411C9">
        <w:t xml:space="preserve"> for the Ecclesiastical New Year</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61"/>
            <w:r>
              <w:t xml:space="preserve">Ϯⲛⲁⲟⲩⲱϣⲧ </w:t>
            </w:r>
            <w:commentRangeEnd w:id="1061"/>
            <w:r>
              <w:rPr>
                <w:rStyle w:val="CommentReference"/>
                <w:rFonts w:ascii="Times New Roman" w:hAnsi="Times New Roman"/>
              </w:rPr>
              <w:commentReference w:id="106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lastRenderedPageBreak/>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lastRenderedPageBreak/>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62"/>
            <w:r>
              <w:t>reign</w:t>
            </w:r>
            <w:commentRangeEnd w:id="1062"/>
            <w:r>
              <w:rPr>
                <w:rStyle w:val="CommentReference"/>
              </w:rPr>
              <w:commentReference w:id="106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63" w:name="_Ref434473530"/>
      <w:r>
        <w:lastRenderedPageBreak/>
        <w:t xml:space="preserve">The Psali </w:t>
      </w:r>
      <w:r w:rsidR="004E71A7">
        <w:t>Batos for the Ecclesiastical New Year</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64"/>
            <w:r>
              <w:t xml:space="preserve">be </w:t>
            </w:r>
            <w:commentRangeEnd w:id="1064"/>
            <w:r>
              <w:rPr>
                <w:rStyle w:val="CommentReference"/>
              </w:rPr>
              <w:commentReference w:id="106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65"/>
            <w:r>
              <w:t xml:space="preserve">Ⲁⲙⲱⲛⲓ </w:t>
            </w:r>
            <w:commentRangeEnd w:id="1065"/>
            <w:r>
              <w:rPr>
                <w:rStyle w:val="CommentReference"/>
                <w:rFonts w:ascii="Times New Roman" w:hAnsi="Times New Roman"/>
              </w:rPr>
              <w:commentReference w:id="106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lastRenderedPageBreak/>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66"/>
            <w:r>
              <w:t xml:space="preserve">the </w:t>
            </w:r>
            <w:commentRangeEnd w:id="1066"/>
            <w:r>
              <w:rPr>
                <w:rStyle w:val="CommentReference"/>
              </w:rPr>
              <w:commentReference w:id="106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lastRenderedPageBreak/>
              <w:t>¿</w:t>
            </w:r>
          </w:p>
        </w:tc>
        <w:tc>
          <w:tcPr>
            <w:tcW w:w="3960" w:type="dxa"/>
          </w:tcPr>
          <w:p w14:paraId="127C5C42" w14:textId="77777777" w:rsidR="001D3B4D" w:rsidRDefault="001D3B4D" w:rsidP="001D3B4D">
            <w:pPr>
              <w:pStyle w:val="EngHang"/>
            </w:pPr>
            <w:r>
              <w:t xml:space="preserve">We </w:t>
            </w:r>
            <w:commentRangeStart w:id="1067"/>
            <w:r>
              <w:t xml:space="preserve">entreat </w:t>
            </w:r>
            <w:commentRangeEnd w:id="1067"/>
            <w:r>
              <w:rPr>
                <w:rStyle w:val="CommentReference"/>
              </w:rPr>
              <w:commentReference w:id="106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3209AF">
              <w:rPr>
                <w:highlight w:val="yellow"/>
              </w:rPr>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r>
        <w:t xml:space="preserve">August 29 (30) / Tho-out 1: </w:t>
      </w:r>
      <w:r w:rsidRPr="00646349">
        <w:t xml:space="preserve">Also </w:t>
      </w:r>
      <w:r>
        <w:t>the Martyrdom of St. Bartholomew the Apostle</w:t>
      </w:r>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277D452E" w14:textId="77777777" w:rsidR="0092592B" w:rsidRDefault="0092592B" w:rsidP="0092592B">
      <w:pPr>
        <w:pStyle w:val="Heading3"/>
      </w:pPr>
      <w:r>
        <w:t xml:space="preserve">August 30 (31) / Tho-out 2: </w:t>
      </w:r>
      <w:r w:rsidR="005242D1">
        <w:t xml:space="preserve">Martyrdom of </w:t>
      </w:r>
      <w:r>
        <w:t>St. John the Baptist</w:t>
      </w:r>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91E10">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91E10">
        <w:rPr>
          <w:noProof/>
        </w:rPr>
        <w:t>542</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91E10">
        <w:rPr>
          <w:noProof/>
        </w:rPr>
        <w:t>543</w:t>
      </w:r>
      <w:r w:rsidR="00191A26">
        <w:fldChar w:fldCharType="end"/>
      </w:r>
      <w:r>
        <w:t>.</w:t>
      </w:r>
    </w:p>
    <w:p w14:paraId="53087CDB" w14:textId="77777777" w:rsidR="00C46B09" w:rsidRDefault="00C46B09" w:rsidP="0039635A">
      <w:pPr>
        <w:pStyle w:val="Heading3"/>
      </w:pPr>
      <w:r>
        <w:t>September 1 (2) / Tho-out 4: St. Verena</w:t>
      </w:r>
    </w:p>
    <w:p w14:paraId="07AAD00E" w14:textId="77777777" w:rsidR="00C46B09" w:rsidRDefault="00C46B09" w:rsidP="00C46B09">
      <w:pPr>
        <w:pStyle w:val="Heading4"/>
      </w:pPr>
      <w:bookmarkStart w:id="1068" w:name="_Ref434490285"/>
      <w:r>
        <w:t>The Doxology</w:t>
      </w:r>
      <w:r w:rsidR="00B46E6E">
        <w:t xml:space="preserve"> for St. Verena</w:t>
      </w:r>
      <w:bookmarkEnd w:id="10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lastRenderedPageBreak/>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r>
        <w:t>September 3 (4) / Tho-out 6: St. Phoebe the Protodeaconess</w:t>
      </w:r>
      <w:r w:rsidR="008C4D26">
        <w:rPr>
          <w:rStyle w:val="FootnoteReference"/>
        </w:rPr>
        <w:footnoteReference w:id="472"/>
      </w:r>
    </w:p>
    <w:p w14:paraId="47E3028B" w14:textId="77777777" w:rsidR="0039635A" w:rsidRDefault="0039635A" w:rsidP="0039635A">
      <w:pPr>
        <w:pStyle w:val="Heading3"/>
      </w:pPr>
      <w:r>
        <w:t>September 4 (5) / Tho-out 7: St. Dioscorus</w:t>
      </w:r>
    </w:p>
    <w:p w14:paraId="6AE56346" w14:textId="77777777" w:rsidR="0039635A" w:rsidRDefault="00191A26" w:rsidP="0039635A">
      <w:pPr>
        <w:pStyle w:val="Rubric"/>
      </w:pPr>
      <w:r>
        <w:fldChar w:fldCharType="begin"/>
      </w:r>
      <w:r>
        <w:instrText xml:space="preserve"> REF _Ref434492249 \h </w:instrText>
      </w:r>
      <w:r>
        <w:fldChar w:fldCharType="separate"/>
      </w:r>
      <w:r w:rsidR="00091E10">
        <w:t>The Doxology for St. Severus</w:t>
      </w:r>
      <w:r>
        <w:fldChar w:fldCharType="end"/>
      </w:r>
      <w:r>
        <w:t xml:space="preserve">, </w:t>
      </w:r>
      <w:r>
        <w:fldChar w:fldCharType="begin"/>
      </w:r>
      <w:r>
        <w:instrText xml:space="preserve"> REF _Ref434561058 \h </w:instrText>
      </w:r>
      <w:r>
        <w:fldChar w:fldCharType="separate"/>
      </w:r>
      <w:r w:rsidR="00091E10">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91E10">
        <w:rPr>
          <w:noProof/>
        </w:rPr>
        <w:t>602</w:t>
      </w:r>
      <w:r>
        <w:fldChar w:fldCharType="end"/>
      </w:r>
      <w:r w:rsidR="0039635A">
        <w:t xml:space="preserve"> can be adapted.</w:t>
      </w:r>
    </w:p>
    <w:p w14:paraId="7D1E759A" w14:textId="77777777" w:rsidR="0046481B" w:rsidRDefault="0046481B" w:rsidP="0046481B">
      <w:pPr>
        <w:pStyle w:val="Heading3"/>
      </w:pPr>
      <w:r>
        <w:lastRenderedPageBreak/>
        <w:t>September 4 (5) / Tho-out 7: Also St. Rebecca and her Children</w:t>
      </w:r>
    </w:p>
    <w:p w14:paraId="14929AD8" w14:textId="77777777" w:rsidR="0046481B" w:rsidRDefault="0046481B" w:rsidP="0046481B">
      <w:pPr>
        <w:pStyle w:val="Heading4"/>
      </w:pPr>
      <w:bookmarkStart w:id="1069" w:name="_Ref434490258"/>
      <w:r>
        <w:t>The Doxology</w:t>
      </w:r>
      <w:r w:rsidR="00B46E6E">
        <w:t xml:space="preserve"> for St. Rebecca and her Children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r>
        <w:t>September 9 (10) / Tho-out 12: Commemoration of Archangel Michael</w:t>
      </w:r>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091E10">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091E10">
        <w:rPr>
          <w:noProof/>
        </w:rPr>
        <w:t>613</w:t>
      </w:r>
      <w:r w:rsidR="00191A26">
        <w:fldChar w:fldCharType="end"/>
      </w:r>
      <w:r w:rsidR="00191A26">
        <w:t>.</w:t>
      </w:r>
    </w:p>
    <w:p w14:paraId="221393BE" w14:textId="77777777" w:rsidR="0092592B" w:rsidRDefault="006E370D" w:rsidP="006E370D">
      <w:pPr>
        <w:pStyle w:val="Heading3"/>
      </w:pPr>
      <w:r>
        <w:t xml:space="preserve">September 12 (13) / Tho-out 15: </w:t>
      </w:r>
      <w:r w:rsidR="00191A26">
        <w:t xml:space="preserve">Translocation of the Relics of </w:t>
      </w:r>
      <w:r>
        <w:t>St. Stephen</w:t>
      </w:r>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91E10">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91E10">
        <w:rPr>
          <w:noProof/>
        </w:rPr>
        <w:t>686</w:t>
      </w:r>
      <w:r w:rsidR="00191A26">
        <w:fldChar w:fldCharType="end"/>
      </w:r>
      <w:r>
        <w:t>.</w:t>
      </w:r>
    </w:p>
    <w:p w14:paraId="7C31113D" w14:textId="77777777" w:rsidR="00495F1A" w:rsidRDefault="0092592B" w:rsidP="00495F1A">
      <w:pPr>
        <w:pStyle w:val="Heading3"/>
      </w:pPr>
      <w:bookmarkStart w:id="1070" w:name="_Toc410196199"/>
      <w:bookmarkStart w:id="1071" w:name="_Toc410196441"/>
      <w:bookmarkStart w:id="1072" w:name="_Toc410196943"/>
      <w:bookmarkStart w:id="1073" w:name="_Ref434563524"/>
      <w:bookmarkStart w:id="1074" w:name="_Ref434563530"/>
      <w:r>
        <w:t xml:space="preserve">September 14 (15) / Tho-out 17: </w:t>
      </w:r>
      <w:r w:rsidR="00495F1A">
        <w:t>The Dedication of the Church of the Holy Cross</w:t>
      </w:r>
      <w:bookmarkEnd w:id="1070"/>
      <w:bookmarkEnd w:id="1071"/>
      <w:bookmarkEnd w:id="1072"/>
      <w:bookmarkEnd w:id="1073"/>
      <w:bookmarkEnd w:id="107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075" w:name="_Ref434477443"/>
      <w:r>
        <w:t>The Doxology</w:t>
      </w:r>
      <w:r w:rsidR="00E21EA3">
        <w:t xml:space="preserve"> for the Feast of the Cross</w:t>
      </w:r>
      <w:bookmarkEnd w:id="1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076" w:name="_Ref434474964"/>
      <w:r>
        <w:t>The Psali Ada</w:t>
      </w:r>
      <w:r w:rsidR="006C1B94">
        <w:t>m for the Feast of the Cross</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07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077"/>
            <w:r>
              <w:rPr>
                <w:rStyle w:val="CommentReference"/>
              </w:rPr>
              <w:commentReference w:id="107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lastRenderedPageBreak/>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078" w:name="_Ref434474992"/>
      <w:r>
        <w:t>The Psali Bato</w:t>
      </w:r>
      <w:r w:rsidR="006C1B94">
        <w:t>s for the Feast of the Cross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lastRenderedPageBreak/>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r>
        <w:t>September 18 (19) / Tho-out 21: Commemoration of the Theotokos</w:t>
      </w:r>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65C17FB1" w14:textId="77777777" w:rsidR="00160DE3" w:rsidRDefault="00160DE3" w:rsidP="00160DE3">
      <w:pPr>
        <w:pStyle w:val="Heading3"/>
      </w:pPr>
      <w:r>
        <w:t>September 21 (22) / Tho-out 24: Martyrdom of St. Quandratus, One of the Seventy Two</w:t>
      </w:r>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91E10">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91E10">
        <w:rPr>
          <w:noProof/>
        </w:rPr>
        <w:t>544</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91E10">
        <w:rPr>
          <w:noProof/>
        </w:rPr>
        <w:t>545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91E10">
        <w:rPr>
          <w:noProof/>
        </w:rPr>
        <w:t>547</w:t>
      </w:r>
      <w:r w:rsidR="00191A26">
        <w:fldChar w:fldCharType="end"/>
      </w:r>
      <w:r>
        <w:t>.</w:t>
      </w:r>
    </w:p>
    <w:p w14:paraId="56FE4C4F" w14:textId="77777777" w:rsidR="00D54A29" w:rsidRDefault="00D54A29" w:rsidP="00D54A29">
      <w:pPr>
        <w:pStyle w:val="Heading3"/>
      </w:pPr>
      <w:r>
        <w:lastRenderedPageBreak/>
        <w:t xml:space="preserve">September 22 (23) / </w:t>
      </w:r>
      <w:commentRangeStart w:id="1079"/>
      <w:r>
        <w:t>Tho-out 24</w:t>
      </w:r>
      <w:commentRangeEnd w:id="1079"/>
      <w:r w:rsidR="00C46B09">
        <w:rPr>
          <w:rStyle w:val="CommentReference"/>
          <w:rFonts w:eastAsiaTheme="minorHAnsi" w:cstheme="minorBidi"/>
          <w:b w:val="0"/>
          <w:bCs w:val="0"/>
        </w:rPr>
        <w:commentReference w:id="1079"/>
      </w:r>
      <w:r>
        <w:t>: St. Maurice and the Theban Legion</w:t>
      </w:r>
    </w:p>
    <w:p w14:paraId="74C264D0" w14:textId="77777777" w:rsidR="00D54A29" w:rsidRDefault="00B46E6E" w:rsidP="00D54A29">
      <w:pPr>
        <w:pStyle w:val="Heading4"/>
      </w:pPr>
      <w:bookmarkStart w:id="1080" w:name="_Ref434489859"/>
      <w:r>
        <w:t>The Doxology for</w:t>
      </w:r>
      <w:r w:rsidR="00D54A29">
        <w:t xml:space="preserve"> St. Maurice and the Theban Legion</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081" w:name="_Ref434489873"/>
      <w:r>
        <w:t>Another Doxology of St. Maurice</w:t>
      </w:r>
      <w:bookmarkEnd w:id="10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lastRenderedPageBreak/>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r>
        <w:t>September 23 (24) / Tho-out 26: Annunciation of St. John the Baptist to Zacharias</w:t>
      </w:r>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91E10">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91E10">
        <w:rPr>
          <w:noProof/>
        </w:rPr>
        <w:t>542</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91E10">
        <w:rPr>
          <w:noProof/>
        </w:rPr>
        <w:t>543</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082" w:name="_Ref435003974"/>
      <w:r>
        <w:t>September 26 (27) / Tho-out 29: Commemoration of the Annunciation, Nativity, and Resurrection on the 29</w:t>
      </w:r>
      <w:r w:rsidRPr="00C0205C">
        <w:rPr>
          <w:vertAlign w:val="superscript"/>
        </w:rPr>
        <w:t>th</w:t>
      </w:r>
      <w:r>
        <w:t xml:space="preserve"> of Every Month</w:t>
      </w:r>
      <w:bookmarkEnd w:id="1082"/>
    </w:p>
    <w:p w14:paraId="0A0A7EC3" w14:textId="77777777" w:rsidR="00C0205C" w:rsidRDefault="00C0205C" w:rsidP="00C0205C">
      <w:pPr>
        <w:pStyle w:val="Heading4"/>
      </w:pPr>
      <w:bookmarkStart w:id="1083" w:name="_Ref435003845"/>
      <w:r>
        <w:t>The Psali Adam for the 29</w:t>
      </w:r>
      <w:r w:rsidRPr="00C0205C">
        <w:rPr>
          <w:vertAlign w:val="superscript"/>
        </w:rPr>
        <w:t>th</w:t>
      </w:r>
      <w:r>
        <w:t xml:space="preserve"> of Every Month</w:t>
      </w:r>
      <w:bookmarkEnd w:id="10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084"/>
            <w:r>
              <w:t>At the end of times.</w:t>
            </w:r>
            <w:commentRangeEnd w:id="1084"/>
            <w:r>
              <w:rPr>
                <w:rStyle w:val="CommentReference"/>
                <w:rFonts w:ascii="Times New Roman" w:eastAsiaTheme="minorHAnsi" w:hAnsi="Times New Roman" w:cstheme="minorBidi"/>
                <w:color w:val="auto"/>
              </w:rPr>
              <w:commentReference w:id="1084"/>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7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lastRenderedPageBreak/>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lastRenderedPageBreak/>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085" w:name="_Ref435003860"/>
      <w:r>
        <w:t>The Psali Batos for the 29</w:t>
      </w:r>
      <w:r w:rsidRPr="00C0205C">
        <w:rPr>
          <w:vertAlign w:val="superscript"/>
        </w:rPr>
        <w:t>th</w:t>
      </w:r>
      <w:r>
        <w:t xml:space="preserve"> of Every Month</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086"/>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086"/>
            <w:r>
              <w:rPr>
                <w:rStyle w:val="CommentReference"/>
                <w:rFonts w:ascii="Times New Roman" w:eastAsiaTheme="minorHAnsi" w:hAnsi="Times New Roman" w:cstheme="minorBidi"/>
                <w:color w:val="auto"/>
              </w:rPr>
              <w:commentReference w:id="1086"/>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lastRenderedPageBreak/>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087"/>
            <w:r>
              <w:t xml:space="preserve"> Lord God</w:t>
            </w:r>
            <w:commentRangeEnd w:id="1087"/>
            <w:r>
              <w:rPr>
                <w:rStyle w:val="CommentReference"/>
                <w:rFonts w:ascii="Times New Roman" w:eastAsiaTheme="minorHAnsi" w:hAnsi="Times New Roman" w:cstheme="minorBidi"/>
                <w:color w:val="auto"/>
              </w:rPr>
              <w:commentReference w:id="1087"/>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7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lastRenderedPageBreak/>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r>
        <w:t>September 27 (28) / Tho-out 30: Miracle performed by St. Athanasius the Apostolic</w:t>
      </w:r>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088" w:name="_Ref434561058"/>
      <w:r>
        <w:t xml:space="preserve">September 29 (30) / Paopi 2: </w:t>
      </w:r>
      <w:r w:rsidR="000274A5">
        <w:t xml:space="preserve">The Coming of </w:t>
      </w:r>
      <w:r>
        <w:t>St. Severus</w:t>
      </w:r>
      <w:r w:rsidR="000274A5">
        <w:t xml:space="preserve"> to Egypt</w:t>
      </w:r>
      <w:bookmarkEnd w:id="1088"/>
    </w:p>
    <w:p w14:paraId="1B16436A" w14:textId="77777777" w:rsidR="0039635A" w:rsidRDefault="0039635A" w:rsidP="0039635A">
      <w:pPr>
        <w:pStyle w:val="Heading4"/>
      </w:pPr>
      <w:bookmarkStart w:id="1089" w:name="_Ref434492249"/>
      <w:r>
        <w:t>The Doxology</w:t>
      </w:r>
      <w:r w:rsidR="00B82753">
        <w:t xml:space="preserve"> for St. Severus</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090"/>
            <w:r w:rsidRPr="004764BD">
              <w:t xml:space="preserve">confirmed </w:t>
            </w:r>
            <w:commentRangeEnd w:id="1090"/>
            <w:r>
              <w:rPr>
                <w:rStyle w:val="CommentReference"/>
                <w:rFonts w:ascii="Times New Roman" w:eastAsiaTheme="minorHAnsi" w:hAnsi="Times New Roman" w:cstheme="minorBidi"/>
                <w:color w:val="auto"/>
              </w:rPr>
              <w:commentReference w:id="1090"/>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47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091" w:name="_Toc410196200"/>
      <w:bookmarkStart w:id="1092" w:name="_Toc410196442"/>
      <w:bookmarkStart w:id="1093" w:name="_Toc410196944"/>
      <w:bookmarkStart w:id="1094" w:name="_Toc435800442"/>
      <w:r>
        <w:lastRenderedPageBreak/>
        <w:t>October</w:t>
      </w:r>
      <w:bookmarkEnd w:id="1091"/>
      <w:bookmarkEnd w:id="1092"/>
      <w:bookmarkEnd w:id="1093"/>
      <w:r w:rsidR="006E370D">
        <w:t xml:space="preserve"> or </w:t>
      </w:r>
      <w:r w:rsidR="006E370D">
        <w:rPr>
          <w:rFonts w:ascii="FreeSerifAvvaShenouda" w:hAnsi="FreeSerifAvvaShenouda" w:cs="FreeSerifAvvaShenouda"/>
        </w:rPr>
        <w:t>Ⲡⲁⲱⲡⲉ</w:t>
      </w:r>
      <w:bookmarkEnd w:id="1094"/>
    </w:p>
    <w:p w14:paraId="4BBBCCE1" w14:textId="77777777" w:rsidR="0081710C" w:rsidRDefault="0081710C" w:rsidP="0081710C">
      <w:pPr>
        <w:pStyle w:val="Heading3"/>
      </w:pPr>
      <w:bookmarkStart w:id="1095" w:name="_Ref434561633"/>
      <w:r>
        <w:t>October 1 (2) / Paopi 4: St. Bacchus</w:t>
      </w:r>
      <w:bookmarkEnd w:id="1095"/>
    </w:p>
    <w:p w14:paraId="7EAFB97D" w14:textId="77777777" w:rsidR="0081710C" w:rsidRDefault="0081710C" w:rsidP="0081710C">
      <w:pPr>
        <w:pStyle w:val="Heading4"/>
      </w:pPr>
      <w:bookmarkStart w:id="1096" w:name="_Ref434489638"/>
      <w:r>
        <w:t>The Doxology</w:t>
      </w:r>
      <w:r w:rsidR="00B46E6E">
        <w:t xml:space="preserve"> for Sts. Sergius and Bacchus</w:t>
      </w:r>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097"/>
            <w:r>
              <w:t>heroes</w:t>
            </w:r>
            <w:commentRangeEnd w:id="1097"/>
            <w:r>
              <w:rPr>
                <w:rStyle w:val="CommentReference"/>
                <w:rFonts w:ascii="Times New Roman" w:eastAsiaTheme="minorHAnsi" w:hAnsi="Times New Roman" w:cstheme="minorBidi"/>
                <w:color w:val="auto"/>
              </w:rPr>
              <w:commentReference w:id="109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r>
        <w:t>October 4 (5) / Paopi 7: St. Paul of Tammoh</w:t>
      </w:r>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091E10">
        <w:t>The Doxology of St. Pishoy and St. Paul of Tammah</w:t>
      </w:r>
      <w:r>
        <w:fldChar w:fldCharType="end"/>
      </w:r>
      <w:r>
        <w:t xml:space="preserve">, page </w:t>
      </w:r>
      <w:r>
        <w:fldChar w:fldCharType="begin"/>
      </w:r>
      <w:r>
        <w:instrText xml:space="preserve"> PAGEREF _Ref434490826 \h </w:instrText>
      </w:r>
      <w:r>
        <w:fldChar w:fldCharType="separate"/>
      </w:r>
      <w:r w:rsidR="00091E10">
        <w:rPr>
          <w:noProof/>
        </w:rPr>
        <w:t>558</w:t>
      </w:r>
      <w:r>
        <w:fldChar w:fldCharType="end"/>
      </w:r>
      <w:r w:rsidR="00FB36D8">
        <w:t>.</w:t>
      </w:r>
    </w:p>
    <w:p w14:paraId="2F2896A9" w14:textId="77777777" w:rsidR="0081710C" w:rsidRDefault="0081710C" w:rsidP="0081710C">
      <w:pPr>
        <w:pStyle w:val="Heading3"/>
      </w:pPr>
      <w:r>
        <w:t>October 7 (8) / Paopi 10: St. Sergius</w:t>
      </w:r>
    </w:p>
    <w:p w14:paraId="43289252" w14:textId="77777777" w:rsidR="0081710C" w:rsidRPr="0081710C" w:rsidRDefault="00191A26" w:rsidP="0081710C">
      <w:pPr>
        <w:pStyle w:val="Rubric"/>
      </w:pPr>
      <w:r>
        <w:t xml:space="preserve">See </w:t>
      </w:r>
      <w:r>
        <w:fldChar w:fldCharType="begin"/>
      </w:r>
      <w:r>
        <w:instrText xml:space="preserve"> REF _Ref434561633 \h </w:instrText>
      </w:r>
      <w:r>
        <w:fldChar w:fldCharType="separate"/>
      </w:r>
      <w:r w:rsidR="00091E10">
        <w:t>October 1 (2) / Paopi 4: St. Bacchus</w:t>
      </w:r>
      <w:r>
        <w:fldChar w:fldCharType="end"/>
      </w:r>
      <w:r>
        <w:t xml:space="preserve">, page </w:t>
      </w:r>
      <w:r>
        <w:fldChar w:fldCharType="begin"/>
      </w:r>
      <w:r>
        <w:instrText xml:space="preserve"> PAGEREF _Ref434561633 \h </w:instrText>
      </w:r>
      <w:r>
        <w:fldChar w:fldCharType="separate"/>
      </w:r>
      <w:r w:rsidR="00091E10">
        <w:rPr>
          <w:noProof/>
        </w:rPr>
        <w:t>604</w:t>
      </w:r>
      <w:r>
        <w:fldChar w:fldCharType="end"/>
      </w:r>
      <w:r w:rsidR="0081710C">
        <w:t>.</w:t>
      </w:r>
    </w:p>
    <w:p w14:paraId="06822979" w14:textId="77777777" w:rsidR="00B637D8" w:rsidRDefault="00B637D8" w:rsidP="00B637D8">
      <w:pPr>
        <w:pStyle w:val="Heading3"/>
      </w:pPr>
      <w:r>
        <w:t>October 9 (10) / Paopi 12: Commemoration of Archangel Michael</w:t>
      </w:r>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091E10">
        <w:t>November 8 (9) / Athor 12: Archangel Michael</w:t>
      </w:r>
      <w:r>
        <w:fldChar w:fldCharType="end"/>
      </w:r>
      <w:r>
        <w:t xml:space="preserve">, page </w:t>
      </w:r>
      <w:r>
        <w:fldChar w:fldCharType="begin"/>
      </w:r>
      <w:r>
        <w:instrText xml:space="preserve"> PAGEREF _Ref434561114 \h </w:instrText>
      </w:r>
      <w:r>
        <w:fldChar w:fldCharType="separate"/>
      </w:r>
      <w:r w:rsidR="00091E10">
        <w:rPr>
          <w:noProof/>
        </w:rPr>
        <w:t>613</w:t>
      </w:r>
      <w:r>
        <w:fldChar w:fldCharType="end"/>
      </w:r>
      <w:r>
        <w:t>.</w:t>
      </w:r>
    </w:p>
    <w:p w14:paraId="5593D86A" w14:textId="77777777" w:rsidR="0039635A" w:rsidRDefault="0039635A" w:rsidP="0039635A">
      <w:pPr>
        <w:pStyle w:val="Heading3"/>
      </w:pPr>
      <w:bookmarkStart w:id="1098" w:name="_Ref434564830"/>
      <w:r>
        <w:lastRenderedPageBreak/>
        <w:t>October 17 (18) Paopi 20: St. John the Short</w:t>
      </w:r>
      <w:bookmarkEnd w:id="1098"/>
    </w:p>
    <w:p w14:paraId="23E24F8C" w14:textId="77777777" w:rsidR="0039635A" w:rsidRDefault="0039635A" w:rsidP="0039635A">
      <w:pPr>
        <w:pStyle w:val="Heading4"/>
      </w:pPr>
      <w:bookmarkStart w:id="1099" w:name="_Ref434490715"/>
      <w:r>
        <w:t>The Doxology</w:t>
      </w:r>
      <w:r w:rsidR="00B46E6E">
        <w:t xml:space="preserve"> for St. John the Short</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7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7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7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lastRenderedPageBreak/>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r>
        <w:t>October 18 (19) / Paopi</w:t>
      </w:r>
      <w:r w:rsidR="00FE0AE4">
        <w:t xml:space="preserve"> </w:t>
      </w:r>
      <w:r>
        <w:t>21: Commemoration of the Theotokos</w:t>
      </w:r>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2229EA11" w14:textId="77777777" w:rsidR="00BF2674" w:rsidRDefault="00BF2674" w:rsidP="00BF2674">
      <w:pPr>
        <w:pStyle w:val="Heading3"/>
      </w:pPr>
      <w:r>
        <w:t>October 18 (19) / Paopi</w:t>
      </w:r>
      <w:r w:rsidR="00FE0AE4">
        <w:t xml:space="preserve"> </w:t>
      </w:r>
      <w:r>
        <w:t>21: Also St. Teji (Reweiss)</w:t>
      </w:r>
    </w:p>
    <w:p w14:paraId="3D0544CD" w14:textId="77777777" w:rsidR="00BF2674" w:rsidRPr="00137929" w:rsidRDefault="00BF2674" w:rsidP="00BF2674">
      <w:pPr>
        <w:pStyle w:val="Heading4"/>
      </w:pPr>
      <w:bookmarkStart w:id="1100" w:name="_Ref434491337"/>
      <w:r>
        <w:t>The Doxology</w:t>
      </w:r>
      <w:r w:rsidR="00810F04">
        <w:t xml:space="preserve"> for St. Teji (Reweiss)</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01" w:name="_Ref434563347"/>
      <w:r>
        <w:t>October 23 (24) / Paopi</w:t>
      </w:r>
      <w:r w:rsidR="00FE0AE4">
        <w:t xml:space="preserve"> </w:t>
      </w:r>
      <w:r>
        <w:t>26: St. Apip the Friend of St. Apollo</w:t>
      </w:r>
      <w:bookmarkEnd w:id="1101"/>
    </w:p>
    <w:p w14:paraId="69CDA95A" w14:textId="77777777" w:rsidR="00E30E2D" w:rsidRPr="00137929" w:rsidRDefault="00E30E2D" w:rsidP="00E30E2D">
      <w:pPr>
        <w:pStyle w:val="Heading4"/>
      </w:pPr>
      <w:bookmarkStart w:id="1102" w:name="_Ref434492837"/>
      <w:r>
        <w:t>The Doxology</w:t>
      </w:r>
      <w:r w:rsidR="00B82753">
        <w:t xml:space="preserve"> for Sts. Apollo and Apip</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r>
        <w:t>October 23 (24) / Paopi</w:t>
      </w:r>
      <w:r w:rsidR="00FE0AE4">
        <w:t xml:space="preserve"> </w:t>
      </w:r>
      <w:r>
        <w:t>26: The Martyrdom of St. Timothy the Apostle</w:t>
      </w:r>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4C276672" w14:textId="77777777" w:rsidR="00137929" w:rsidRDefault="00137929" w:rsidP="00137929">
      <w:pPr>
        <w:pStyle w:val="Heading3"/>
      </w:pPr>
      <w:r>
        <w:t>October 24 (25) / Paopi</w:t>
      </w:r>
      <w:r w:rsidR="00FE0AE4">
        <w:t xml:space="preserve"> </w:t>
      </w:r>
      <w:r>
        <w:t>27: St. Macarius the Bishop of Edkow</w:t>
      </w:r>
    </w:p>
    <w:p w14:paraId="1E91FBC2" w14:textId="77777777" w:rsidR="00137929" w:rsidRPr="00137929" w:rsidRDefault="00137929" w:rsidP="00137929">
      <w:pPr>
        <w:pStyle w:val="Heading4"/>
      </w:pPr>
      <w:bookmarkStart w:id="1103" w:name="_Ref434490474"/>
      <w:r>
        <w:t>The Doxology</w:t>
      </w:r>
      <w:r w:rsidR="00B46E6E">
        <w:t xml:space="preserve"> for St. Macarius the Bishop of Edkow</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lastRenderedPageBreak/>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r>
        <w:t>October 26 (27) / Paopi 29: Commemoration of the Annunciation, Nativ</w:t>
      </w:r>
      <w:r>
        <w:t>i</w:t>
      </w:r>
      <w:r>
        <w:t>ty, and Resurrection on the 29</w:t>
      </w:r>
      <w:r w:rsidRPr="00C0205C">
        <w:rPr>
          <w:vertAlign w:val="superscript"/>
        </w:rPr>
        <w:t>th</w:t>
      </w:r>
      <w:r>
        <w:t xml:space="preserve"> of Every Month</w:t>
      </w:r>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091E10">
        <w:t>September 26 (27) / Tho-out 29: Commemoration of the Annunciation, Nativity, and Resurrection on the 29</w:t>
      </w:r>
      <w:r w:rsidR="00091E10" w:rsidRPr="00C0205C">
        <w:rPr>
          <w:vertAlign w:val="superscript"/>
        </w:rPr>
        <w:t>th</w:t>
      </w:r>
      <w:r w:rsidR="00091E10">
        <w:t xml:space="preserve"> of Every Month</w:t>
      </w:r>
      <w:r>
        <w:fldChar w:fldCharType="end"/>
      </w:r>
      <w:r>
        <w:t xml:space="preserve">, page </w:t>
      </w:r>
      <w:r>
        <w:fldChar w:fldCharType="begin"/>
      </w:r>
      <w:r>
        <w:instrText xml:space="preserve"> PAGEREF _Ref435003974 \h </w:instrText>
      </w:r>
      <w:r>
        <w:fldChar w:fldCharType="separate"/>
      </w:r>
      <w:r w:rsidR="00091E10">
        <w:rPr>
          <w:noProof/>
        </w:rPr>
        <w:t>592</w:t>
      </w:r>
      <w:r>
        <w:fldChar w:fldCharType="end"/>
      </w:r>
      <w:r>
        <w:t>.</w:t>
      </w:r>
    </w:p>
    <w:p w14:paraId="49EB3135" w14:textId="77777777" w:rsidR="00205EA4" w:rsidRDefault="00205EA4" w:rsidP="00205EA4">
      <w:pPr>
        <w:pStyle w:val="Heading3"/>
      </w:pPr>
      <w:r>
        <w:t>October 27 (28) / Paopi 30: St. Mark</w:t>
      </w:r>
      <w:r w:rsidR="00F20BBD">
        <w:t xml:space="preserve"> (Consecration and Appearance of Head)</w:t>
      </w:r>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91E10">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91E10">
        <w:rPr>
          <w:noProof/>
        </w:rPr>
        <w:t>776</w:t>
      </w:r>
      <w:r w:rsidR="00191A26">
        <w:fldChar w:fldCharType="end"/>
      </w:r>
      <w:r>
        <w:t>.</w:t>
      </w:r>
    </w:p>
    <w:p w14:paraId="42BC2C38" w14:textId="77777777" w:rsidR="006E370D" w:rsidRPr="007F571C" w:rsidRDefault="007F571C" w:rsidP="007F571C">
      <w:pPr>
        <w:pStyle w:val="Heading3"/>
      </w:pPr>
      <w:r>
        <w:lastRenderedPageBreak/>
        <w:t>October 28 (29) / Athor 1: St. Cleopas and His Companion, Two of the Seventy Two Apostles</w:t>
      </w:r>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04" w:name="_Toc410196201"/>
      <w:bookmarkStart w:id="1105" w:name="_Toc410196443"/>
      <w:bookmarkStart w:id="1106" w:name="_Toc410196945"/>
      <w:bookmarkStart w:id="1107" w:name="_Toc435800443"/>
      <w:r>
        <w:lastRenderedPageBreak/>
        <w:t>November</w:t>
      </w:r>
      <w:r w:rsidR="00495F1A">
        <w:t xml:space="preserve"> or </w:t>
      </w:r>
      <w:bookmarkEnd w:id="1104"/>
      <w:bookmarkEnd w:id="1105"/>
      <w:bookmarkEnd w:id="1106"/>
      <w:r w:rsidRPr="00FB5E62">
        <w:rPr>
          <w:rFonts w:ascii="FreeSerifAvvaShenouda" w:eastAsia="Arial Unicode MS" w:hAnsi="FreeSerifAvvaShenouda" w:cs="FreeSerifAvvaShenouda"/>
        </w:rPr>
        <w:t>Ⲁⲑⲟⲣ</w:t>
      </w:r>
      <w:bookmarkEnd w:id="1107"/>
    </w:p>
    <w:p w14:paraId="45FD323F" w14:textId="77777777" w:rsidR="00205EA4" w:rsidRDefault="004750F8" w:rsidP="00205EA4">
      <w:pPr>
        <w:pStyle w:val="Heading3"/>
      </w:pPr>
      <w:r>
        <w:t>November 3 (4) / Athor 7</w:t>
      </w:r>
      <w:r w:rsidR="00205EA4">
        <w:t>: St. George</w:t>
      </w:r>
    </w:p>
    <w:p w14:paraId="1D7D8656" w14:textId="77777777" w:rsidR="00205EA4" w:rsidRDefault="00205EA4" w:rsidP="00205EA4">
      <w:pPr>
        <w:pStyle w:val="Heading4"/>
      </w:pPr>
      <w:r>
        <w:t>The Doxology</w:t>
      </w:r>
    </w:p>
    <w:p w14:paraId="739756D9" w14:textId="77777777" w:rsidR="00205EA4" w:rsidRDefault="004750F8" w:rsidP="00205EA4">
      <w:pPr>
        <w:pStyle w:val="Heading3"/>
      </w:pPr>
      <w:r>
        <w:t>November 4 (5) / Athor 8</w:t>
      </w:r>
      <w:r w:rsidR="00205EA4">
        <w:t>: The Four Incorporeal Beasts</w:t>
      </w:r>
    </w:p>
    <w:p w14:paraId="0FEBB939" w14:textId="77777777" w:rsidR="00205EA4" w:rsidRDefault="00205EA4" w:rsidP="00205EA4">
      <w:pPr>
        <w:pStyle w:val="Heading4"/>
      </w:pPr>
      <w:bookmarkStart w:id="1108" w:name="_Ref434488301"/>
      <w:r>
        <w:t>The Doxology</w:t>
      </w:r>
      <w:r w:rsidR="00B46E6E">
        <w:t xml:space="preserve"> for the Four Incorporeal Beasts</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09"/>
            <w:r>
              <w:t>Beats</w:t>
            </w:r>
            <w:commentRangeEnd w:id="1109"/>
            <w:r>
              <w:rPr>
                <w:rStyle w:val="CommentReference"/>
                <w:rFonts w:ascii="Times New Roman" w:eastAsiaTheme="minorHAnsi" w:hAnsi="Times New Roman" w:cstheme="minorBidi"/>
                <w:color w:val="auto"/>
              </w:rPr>
              <w:commentReference w:id="1109"/>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7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10"/>
            <w:r>
              <w:t xml:space="preserve">incessant </w:t>
            </w:r>
            <w:commentRangeEnd w:id="1110"/>
            <w:r>
              <w:rPr>
                <w:rStyle w:val="CommentReference"/>
                <w:rFonts w:ascii="Times New Roman" w:eastAsiaTheme="minorHAnsi" w:hAnsi="Times New Roman" w:cstheme="minorBidi"/>
                <w:color w:val="auto"/>
              </w:rPr>
              <w:commentReference w:id="1110"/>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11"/>
            <w:r>
              <w:t>The ministering flames of fire,</w:t>
            </w:r>
            <w:commentRangeEnd w:id="1111"/>
            <w:r>
              <w:rPr>
                <w:rStyle w:val="CommentReference"/>
                <w:rFonts w:ascii="Times New Roman" w:eastAsiaTheme="minorHAnsi" w:hAnsi="Times New Roman" w:cstheme="minorBidi"/>
                <w:color w:val="auto"/>
              </w:rPr>
              <w:commentReference w:id="1111"/>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12" w:name="_Ref434561114"/>
      <w:r>
        <w:t>November 8 (9) / Athor 12: Archangel Michael</w:t>
      </w:r>
      <w:bookmarkEnd w:id="1112"/>
    </w:p>
    <w:p w14:paraId="7E078728" w14:textId="77777777" w:rsidR="004750F8" w:rsidRDefault="004750F8" w:rsidP="004750F8">
      <w:pPr>
        <w:pStyle w:val="Heading4"/>
      </w:pPr>
      <w:bookmarkStart w:id="1113" w:name="_Ref434487967"/>
      <w:r>
        <w:t>The Doxology</w:t>
      </w:r>
      <w:r w:rsidR="009D0B24">
        <w:t xml:space="preserve"> for Archangel Michael</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14"/>
            <w:r w:rsidRPr="004764BD">
              <w:t xml:space="preserve">before </w:t>
            </w:r>
            <w:commentRangeEnd w:id="1114"/>
            <w:r>
              <w:rPr>
                <w:rStyle w:val="CommentReference"/>
                <w:rFonts w:ascii="Times New Roman" w:eastAsiaTheme="minorHAnsi" w:hAnsi="Times New Roman" w:cstheme="minorBidi"/>
                <w:color w:val="auto"/>
              </w:rPr>
              <w:commentReference w:id="1114"/>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8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8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lastRenderedPageBreak/>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8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23" w:name="_Ref434487984"/>
      <w:r>
        <w:t>The Doxology for Michael and Gabriel</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r>
        <w:t>November 11 (12) / Athor 15: St</w:t>
      </w:r>
      <w:r w:rsidR="004750F8">
        <w:t>. Me</w:t>
      </w:r>
      <w:r>
        <w:t>na the Martyr</w:t>
      </w:r>
    </w:p>
    <w:p w14:paraId="5E17B349" w14:textId="77777777" w:rsidR="00205EA4" w:rsidRDefault="00205EA4" w:rsidP="00205EA4">
      <w:pPr>
        <w:pStyle w:val="Heading4"/>
      </w:pPr>
      <w:bookmarkStart w:id="1124" w:name="_Ref434489493"/>
      <w:r>
        <w:t>The Doxology</w:t>
      </w:r>
      <w:r w:rsidR="00B46E6E">
        <w:t xml:space="preserve"> for St. Mena</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25"/>
            <w:r w:rsidRPr="004764BD">
              <w:t>Voice Divine</w:t>
            </w:r>
            <w:commentRangeEnd w:id="1125"/>
            <w:r>
              <w:rPr>
                <w:rStyle w:val="CommentReference"/>
                <w:rFonts w:ascii="Times New Roman" w:eastAsiaTheme="minorHAnsi" w:hAnsi="Times New Roman" w:cstheme="minorBidi"/>
                <w:color w:val="auto"/>
              </w:rPr>
              <w:commentReference w:id="112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26"/>
            <w:r w:rsidRPr="004764BD">
              <w:t xml:space="preserve">received </w:t>
            </w:r>
            <w:commentRangeEnd w:id="1126"/>
            <w:r>
              <w:rPr>
                <w:rStyle w:val="CommentReference"/>
                <w:rFonts w:ascii="Times New Roman" w:eastAsiaTheme="minorHAnsi" w:hAnsi="Times New Roman" w:cstheme="minorBidi"/>
                <w:color w:val="auto"/>
              </w:rPr>
              <w:commentReference w:id="112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r>
        <w:t>November 14 (15) / Athor 18: St. Philip the Apostle</w:t>
      </w:r>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2ADC4A64" w14:textId="77777777" w:rsidR="007F571C" w:rsidRDefault="007F571C" w:rsidP="007F571C">
      <w:pPr>
        <w:pStyle w:val="Heading3"/>
      </w:pPr>
      <w:r>
        <w:t>November 15 (16) / Athor 19: The Preaching of St. Bartholomew</w:t>
      </w:r>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15A5FA22" w14:textId="77777777" w:rsidR="009F6E07" w:rsidRDefault="009F6E07" w:rsidP="009F6E07">
      <w:pPr>
        <w:pStyle w:val="Heading3"/>
      </w:pPr>
      <w:r>
        <w:lastRenderedPageBreak/>
        <w:t>November 15 (16) / Athor 19: Also the Consecration of the Church of Sts. Sergius and Bacchus.</w:t>
      </w:r>
    </w:p>
    <w:p w14:paraId="1B799EA7" w14:textId="77777777" w:rsidR="009F6E07" w:rsidRDefault="009F6E07" w:rsidP="007F571C">
      <w:pPr>
        <w:pStyle w:val="Rubric"/>
      </w:pPr>
      <w:r>
        <w:t>See</w:t>
      </w:r>
      <w:r w:rsidR="00191A26">
        <w:t xml:space="preserve"> </w:t>
      </w:r>
      <w:r w:rsidR="00191A26">
        <w:fldChar w:fldCharType="begin"/>
      </w:r>
      <w:r w:rsidR="00191A26">
        <w:instrText xml:space="preserve"> REF _Ref434561633 \h </w:instrText>
      </w:r>
      <w:r w:rsidR="00191A26">
        <w:fldChar w:fldCharType="separate"/>
      </w:r>
      <w:r w:rsidR="00091E10">
        <w:t>October 1 (2) / Paopi 4: St. Bacchus</w:t>
      </w:r>
      <w:r w:rsidR="00191A26">
        <w:fldChar w:fldCharType="end"/>
      </w:r>
      <w:r w:rsidR="00191A26">
        <w:t xml:space="preserve">, page </w:t>
      </w:r>
      <w:r w:rsidR="00191A26">
        <w:fldChar w:fldCharType="begin"/>
      </w:r>
      <w:r w:rsidR="00191A26">
        <w:instrText xml:space="preserve"> PAGEREF _Ref434561633 \h </w:instrText>
      </w:r>
      <w:r w:rsidR="00191A26">
        <w:fldChar w:fldCharType="separate"/>
      </w:r>
      <w:r w:rsidR="00091E10">
        <w:rPr>
          <w:noProof/>
        </w:rPr>
        <w:t>604</w:t>
      </w:r>
      <w:r w:rsidR="00191A26">
        <w:fldChar w:fldCharType="end"/>
      </w:r>
      <w:r>
        <w:t>.</w:t>
      </w:r>
    </w:p>
    <w:p w14:paraId="23C83E44" w14:textId="77777777" w:rsidR="002F1988" w:rsidRDefault="002F1988" w:rsidP="002F1988">
      <w:pPr>
        <w:pStyle w:val="Heading3"/>
      </w:pPr>
      <w:r>
        <w:t>November 16 (17) / Athor 20: Consecration of Sts. Theodore and Theodore</w:t>
      </w:r>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91E10">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91E10">
        <w:rPr>
          <w:noProof/>
        </w:rPr>
        <w:t>832</w:t>
      </w:r>
      <w:r w:rsidR="00191A26">
        <w:fldChar w:fldCharType="end"/>
      </w:r>
      <w:r>
        <w:t xml:space="preserve">, and </w:t>
      </w:r>
      <w:commentRangeStart w:id="1127"/>
      <w:r w:rsidR="00191A26">
        <w:fldChar w:fldCharType="begin"/>
      </w:r>
      <w:r w:rsidR="00191A26">
        <w:instrText xml:space="preserve"> REF _Ref434562461 \h </w:instrText>
      </w:r>
      <w:r w:rsidR="00191A26">
        <w:fldChar w:fldCharType="separate"/>
      </w:r>
      <w:r w:rsidR="00091E10">
        <w:t>January 7 (8) / Tobi 12: Also St. Theodore Anatoly</w:t>
      </w:r>
      <w:r w:rsidR="00191A26">
        <w:fldChar w:fldCharType="end"/>
      </w:r>
      <w:r w:rsidR="00191A26">
        <w:t>,</w:t>
      </w:r>
      <w:commentRangeEnd w:id="1127"/>
      <w:r w:rsidR="00191A26">
        <w:rPr>
          <w:rStyle w:val="CommentReference"/>
          <w:i w:val="0"/>
        </w:rPr>
        <w:commentReference w:id="1127"/>
      </w:r>
      <w:r w:rsidR="00191A26">
        <w:t xml:space="preserve"> page </w:t>
      </w:r>
      <w:r w:rsidR="00191A26">
        <w:fldChar w:fldCharType="begin"/>
      </w:r>
      <w:r w:rsidR="00191A26">
        <w:instrText xml:space="preserve"> PAGEREF _Ref434562461 \h </w:instrText>
      </w:r>
      <w:r w:rsidR="00191A26">
        <w:fldChar w:fldCharType="separate"/>
      </w:r>
      <w:r w:rsidR="00091E10">
        <w:rPr>
          <w:noProof/>
        </w:rPr>
        <w:t>734</w:t>
      </w:r>
      <w:r w:rsidR="00191A26">
        <w:fldChar w:fldCharType="end"/>
      </w:r>
      <w:r>
        <w:t>.</w:t>
      </w:r>
    </w:p>
    <w:p w14:paraId="0CDE62FA" w14:textId="77777777" w:rsidR="005329C1" w:rsidRDefault="005329C1" w:rsidP="005329C1">
      <w:pPr>
        <w:pStyle w:val="Heading3"/>
      </w:pPr>
      <w:r>
        <w:t>November 17 (18) / Athor 21: Commemoration of the Theotokos</w:t>
      </w:r>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5357A23E" w14:textId="77777777" w:rsidR="0059166B" w:rsidRDefault="0059166B" w:rsidP="0059166B">
      <w:pPr>
        <w:pStyle w:val="Heading3"/>
      </w:pPr>
      <w:bookmarkStart w:id="1128" w:name="_Ref434562715"/>
      <w:r>
        <w:t>November 18 (19) / Athor 22: Martyrdom of Sts. Cosmas, Damian, and their Brothers</w:t>
      </w:r>
      <w:bookmarkEnd w:id="1128"/>
    </w:p>
    <w:p w14:paraId="63F7F3A5" w14:textId="77777777" w:rsidR="0059166B" w:rsidRDefault="0059166B" w:rsidP="0059166B">
      <w:pPr>
        <w:pStyle w:val="Heading4"/>
      </w:pPr>
      <w:bookmarkStart w:id="1129" w:name="_Ref434489688"/>
      <w:r>
        <w:t>The Doxology</w:t>
      </w:r>
      <w:r w:rsidR="00B46E6E">
        <w:t xml:space="preserve"> for Sts. Cosmas, Damian, their Brothers and their Mother</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130"/>
            <w:r>
              <w:t>Prabioc</w:t>
            </w:r>
            <w:commentRangeEnd w:id="1130"/>
            <w:r>
              <w:rPr>
                <w:rStyle w:val="CommentReference"/>
                <w:rFonts w:ascii="Times New Roman" w:eastAsiaTheme="minorHAnsi" w:hAnsi="Times New Roman" w:cstheme="minorBidi"/>
                <w:color w:val="auto"/>
              </w:rPr>
              <w:commentReference w:id="1130"/>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lastRenderedPageBreak/>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131"/>
            <w:r>
              <w:t xml:space="preserve">confirming </w:t>
            </w:r>
            <w:commentRangeEnd w:id="1131"/>
            <w:r>
              <w:rPr>
                <w:rStyle w:val="CommentReference"/>
                <w:rFonts w:ascii="Times New Roman" w:eastAsiaTheme="minorHAnsi" w:hAnsi="Times New Roman" w:cstheme="minorBidi"/>
                <w:color w:val="auto"/>
              </w:rPr>
              <w:commentReference w:id="1131"/>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r>
        <w:t>November 19 (20) / Athor 23: Consecration of the Church of St. Marina</w:t>
      </w:r>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91E10">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91E10">
        <w:rPr>
          <w:noProof/>
        </w:rPr>
        <w:t>834</w:t>
      </w:r>
      <w:r w:rsidR="00191A26">
        <w:fldChar w:fldCharType="end"/>
      </w:r>
      <w:r>
        <w:t>.</w:t>
      </w:r>
    </w:p>
    <w:p w14:paraId="0E22041B" w14:textId="77777777" w:rsidR="00205EA4" w:rsidRDefault="00205EA4" w:rsidP="00205EA4">
      <w:pPr>
        <w:pStyle w:val="Heading3"/>
      </w:pPr>
      <w:r>
        <w:lastRenderedPageBreak/>
        <w:t>November 20 (21) / Athor 24: The Twenty Four Presbyters</w:t>
      </w:r>
    </w:p>
    <w:p w14:paraId="4A042C64" w14:textId="77777777" w:rsidR="00205EA4" w:rsidRDefault="00205EA4" w:rsidP="00205EA4">
      <w:pPr>
        <w:pStyle w:val="Heading4"/>
      </w:pPr>
      <w:bookmarkStart w:id="1132" w:name="_Ref434488339"/>
      <w:r>
        <w:t>The Doxology</w:t>
      </w:r>
      <w:r w:rsidR="00B46E6E">
        <w:t xml:space="preserve"> for the Twenty Four Presbyters</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8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8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lastRenderedPageBreak/>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r>
        <w:t>November 21 (22) / Athor 25: St. Philopater Mercurius</w:t>
      </w:r>
    </w:p>
    <w:p w14:paraId="1868DD24" w14:textId="77777777" w:rsidR="00205EA4" w:rsidRDefault="00205EA4" w:rsidP="00205EA4">
      <w:pPr>
        <w:pStyle w:val="Heading4"/>
      </w:pPr>
      <w:bookmarkStart w:id="1133" w:name="_Ref434489457"/>
      <w:r>
        <w:t>The Doxology</w:t>
      </w:r>
      <w:r w:rsidR="00B46E6E">
        <w:t xml:space="preserve"> for St. Philopater Mercurius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8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138"/>
            <w:r>
              <w:t>Placed</w:t>
            </w:r>
            <w:commentRangeEnd w:id="1138"/>
            <w:r>
              <w:rPr>
                <w:rStyle w:val="CommentReference"/>
                <w:rFonts w:ascii="Times New Roman" w:eastAsiaTheme="minorHAnsi" w:hAnsi="Times New Roman" w:cstheme="minorBidi"/>
                <w:color w:val="auto"/>
              </w:rPr>
              <w:commentReference w:id="113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139"/>
            <w:r>
              <w:t>emperate</w:t>
            </w:r>
            <w:r w:rsidRPr="004764BD">
              <w:t xml:space="preserve"> </w:t>
            </w:r>
            <w:r>
              <w:t>with</w:t>
            </w:r>
            <w:commentRangeEnd w:id="1139"/>
            <w:r>
              <w:rPr>
                <w:rStyle w:val="CommentReference"/>
                <w:rFonts w:ascii="Times New Roman" w:eastAsiaTheme="minorHAnsi" w:hAnsi="Times New Roman" w:cstheme="minorBidi"/>
                <w:color w:val="auto"/>
              </w:rPr>
              <w:commentReference w:id="113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8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r>
        <w:t>November 24 (25) / Athor 28: Martyrdom of St. Serapamon, the bishop of Nikiou</w:t>
      </w:r>
    </w:p>
    <w:p w14:paraId="764EF4A2" w14:textId="77777777" w:rsidR="00DF43CA" w:rsidRDefault="00DF43CA" w:rsidP="00DF43CA">
      <w:pPr>
        <w:pStyle w:val="Heading4"/>
      </w:pPr>
      <w:bookmarkStart w:id="1143" w:name="_Ref434489794"/>
      <w:r>
        <w:t>The Doxology</w:t>
      </w:r>
      <w:r w:rsidR="00B46E6E">
        <w:t xml:space="preserve"> for St. Serapamon</w:t>
      </w:r>
      <w:bookmarkEnd w:id="11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lastRenderedPageBreak/>
              <w:t>¿</w:t>
            </w:r>
          </w:p>
        </w:tc>
        <w:tc>
          <w:tcPr>
            <w:tcW w:w="3960" w:type="dxa"/>
          </w:tcPr>
          <w:p w14:paraId="64F8E4AA" w14:textId="77777777" w:rsidR="00DF43CA" w:rsidRDefault="00DF43CA" w:rsidP="00DF43CA">
            <w:pPr>
              <w:pStyle w:val="EngHang"/>
            </w:pPr>
            <w:r>
              <w:t xml:space="preserve">He </w:t>
            </w:r>
            <w:commentRangeStart w:id="1144"/>
            <w:r>
              <w:t>sprang forth</w:t>
            </w:r>
            <w:commentRangeEnd w:id="1144"/>
            <w:r>
              <w:rPr>
                <w:rStyle w:val="CommentReference"/>
                <w:rFonts w:ascii="Times New Roman" w:eastAsiaTheme="minorHAnsi" w:hAnsi="Times New Roman" w:cstheme="minorBidi"/>
                <w:color w:val="auto"/>
              </w:rPr>
              <w:commentReference w:id="114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lastRenderedPageBreak/>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091E10">
        <w:t>September 26 (27) / Tho-out 29: Commemoration of the Annunciation, Nativity, and Resurrection on the 29</w:t>
      </w:r>
      <w:r w:rsidR="00091E10" w:rsidRPr="00C0205C">
        <w:rPr>
          <w:vertAlign w:val="superscript"/>
        </w:rPr>
        <w:t>th</w:t>
      </w:r>
      <w:r w:rsidR="00091E10">
        <w:t xml:space="preserve"> of Every Month</w:t>
      </w:r>
      <w:r>
        <w:fldChar w:fldCharType="end"/>
      </w:r>
      <w:r>
        <w:t xml:space="preserve">, page </w:t>
      </w:r>
      <w:r>
        <w:fldChar w:fldCharType="begin"/>
      </w:r>
      <w:r>
        <w:instrText xml:space="preserve"> PAGEREF _Ref435003974 \h </w:instrText>
      </w:r>
      <w:r>
        <w:fldChar w:fldCharType="separate"/>
      </w:r>
      <w:r w:rsidR="00091E10">
        <w:rPr>
          <w:noProof/>
        </w:rPr>
        <w:t>592</w:t>
      </w:r>
      <w:r>
        <w:fldChar w:fldCharType="end"/>
      </w:r>
      <w:r>
        <w:t>.</w:t>
      </w:r>
    </w:p>
    <w:p w14:paraId="3E5C7085" w14:textId="77777777" w:rsidR="00027E5B" w:rsidRDefault="00027E5B" w:rsidP="00027E5B">
      <w:pPr>
        <w:pStyle w:val="Heading3"/>
      </w:pPr>
      <w:r>
        <w:t>November 26 (27) / Athor 30: Consecration of a Church of St. Cosmas and Damian, Their Brothers and Their Mother</w:t>
      </w:r>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91E10">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91E10">
        <w:rPr>
          <w:noProof/>
        </w:rPr>
        <w:t>617</w:t>
      </w:r>
      <w:r w:rsidR="00191A26">
        <w:fldChar w:fldCharType="end"/>
      </w:r>
      <w:r>
        <w:t>.</w:t>
      </w:r>
    </w:p>
    <w:p w14:paraId="15C7AC8C" w14:textId="77777777" w:rsidR="00F67B89" w:rsidRDefault="00F67B89" w:rsidP="00F67B89">
      <w:pPr>
        <w:pStyle w:val="Heading3"/>
      </w:pPr>
      <w:r>
        <w:t>November 27 (28) / Koiak 1: Consecration of the Church of St. Shenoute</w:t>
      </w:r>
    </w:p>
    <w:p w14:paraId="28333115" w14:textId="77777777" w:rsidR="00F67B89" w:rsidRPr="00F67B89" w:rsidRDefault="00F67B89" w:rsidP="00F67B89">
      <w:pPr>
        <w:pStyle w:val="Rubric"/>
      </w:pPr>
      <w:r>
        <w:t>See</w:t>
      </w:r>
      <w:r w:rsidR="00191A26">
        <w:t xml:space="preserve"> </w:t>
      </w:r>
      <w:r w:rsidR="00191A26">
        <w:fldChar w:fldCharType="begin"/>
      </w:r>
      <w:r w:rsidR="00191A26">
        <w:instrText xml:space="preserve"> REF _Ref434562742 \h </w:instrText>
      </w:r>
      <w:r w:rsidR="00191A26">
        <w:fldChar w:fldCharType="separate"/>
      </w:r>
      <w:r w:rsidR="00091E10">
        <w:rPr>
          <w:rFonts w:ascii="Times New Roman" w:hAnsi="Times New Roman" w:cs="Times New Roman"/>
        </w:rPr>
        <w:t>July 1 / Epip 7: St. Shenoute</w:t>
      </w:r>
      <w:r w:rsidR="00191A26">
        <w:fldChar w:fldCharType="end"/>
      </w:r>
      <w:r w:rsidR="00191A26">
        <w:t xml:space="preserve">, page </w:t>
      </w:r>
      <w:r w:rsidR="00191A26">
        <w:fldChar w:fldCharType="begin"/>
      </w:r>
      <w:r w:rsidR="00191A26">
        <w:instrText xml:space="preserve"> PAGEREF _Ref434562742 \h </w:instrText>
      </w:r>
      <w:r w:rsidR="00191A26">
        <w:fldChar w:fldCharType="separate"/>
      </w:r>
      <w:r w:rsidR="00091E10">
        <w:rPr>
          <w:noProof/>
        </w:rPr>
        <w:t>827</w:t>
      </w:r>
      <w:r w:rsidR="00191A26">
        <w:fldChar w:fldCharType="end"/>
      </w:r>
      <w:r>
        <w:t>.</w:t>
      </w:r>
    </w:p>
    <w:p w14:paraId="4EEEAB46" w14:textId="77777777" w:rsidR="007F571C" w:rsidRDefault="007F571C" w:rsidP="007F571C">
      <w:pPr>
        <w:pStyle w:val="Heading3"/>
      </w:pPr>
      <w:r>
        <w:t>November 30 (December 1) / Koiak 4: Martyrdom of St. Andrew the Apostle</w:t>
      </w:r>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2DF67188" w14:textId="77777777" w:rsidR="00495F1A" w:rsidRDefault="00495F1A" w:rsidP="00495F1A">
      <w:pPr>
        <w:pStyle w:val="Heading2"/>
        <w:rPr>
          <w:rFonts w:ascii="FreeSerifAvvaShenouda" w:hAnsi="FreeSerifAvvaShenouda" w:cs="FreeSerifAvvaShenouda"/>
        </w:rPr>
      </w:pPr>
      <w:bookmarkStart w:id="1145" w:name="_Toc410196202"/>
      <w:bookmarkStart w:id="1146" w:name="_Toc410196444"/>
      <w:bookmarkStart w:id="1147" w:name="_Toc410196946"/>
      <w:bookmarkStart w:id="1148" w:name="_Toc435800444"/>
      <w:r>
        <w:lastRenderedPageBreak/>
        <w:t>December</w:t>
      </w:r>
      <w:bookmarkEnd w:id="1145"/>
      <w:bookmarkEnd w:id="1146"/>
      <w:bookmarkEnd w:id="1147"/>
      <w:r w:rsidR="00205EA4">
        <w:t xml:space="preserve"> or </w:t>
      </w:r>
      <w:r w:rsidR="00205EA4">
        <w:rPr>
          <w:rFonts w:ascii="FreeSerifAvvaShenouda" w:hAnsi="FreeSerifAvvaShenouda" w:cs="FreeSerifAvvaShenouda"/>
        </w:rPr>
        <w:t>Ⲕⲟⲓⲁϩⲕ</w:t>
      </w:r>
      <w:bookmarkEnd w:id="1148"/>
    </w:p>
    <w:p w14:paraId="626E301E" w14:textId="77777777"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14:paraId="3838D434" w14:textId="77777777" w:rsidR="006C0F49" w:rsidRDefault="006C0F49" w:rsidP="006C0F49">
      <w:pPr>
        <w:pStyle w:val="Heading4"/>
      </w:pPr>
      <w:bookmarkStart w:id="1149" w:name="_Ref434478837"/>
      <w:r>
        <w:t xml:space="preserve">The First Doxology of December or </w:t>
      </w:r>
      <w:r w:rsidRPr="006C0F49">
        <w:rPr>
          <w:rFonts w:ascii="FreeSerifAvvaShenouda" w:hAnsi="FreeSerifAvvaShenouda" w:cs="FreeSerifAvvaShenouda"/>
        </w:rPr>
        <w:t>Ⲕⲟⲓⲁϩⲕ</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150"/>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150"/>
            <w:r>
              <w:rPr>
                <w:rStyle w:val="CommentReference"/>
                <w:rFonts w:ascii="Times New Roman" w:eastAsiaTheme="minorHAnsi" w:hAnsi="Times New Roman" w:cstheme="minorBidi"/>
                <w:color w:val="auto"/>
              </w:rPr>
              <w:commentReference w:id="1150"/>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151"/>
            <w:r>
              <w:t xml:space="preserve">Announced </w:t>
            </w:r>
            <w:commentRangeEnd w:id="1151"/>
            <w:r>
              <w:rPr>
                <w:rStyle w:val="CommentReference"/>
                <w:rFonts w:ascii="Times New Roman" w:eastAsiaTheme="minorHAnsi" w:hAnsi="Times New Roman" w:cstheme="minorBidi"/>
                <w:color w:val="auto"/>
              </w:rPr>
              <w:commentReference w:id="1151"/>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48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152"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153" w:name="_Ref434478867"/>
      <w:r>
        <w:t xml:space="preserve">The Third Doxology of December or </w:t>
      </w:r>
      <w:r w:rsidRPr="006C0F49">
        <w:rPr>
          <w:rFonts w:ascii="FreeSerifAvvaShenouda" w:hAnsi="FreeSerifAvvaShenouda" w:cs="FreeSerifAvvaShenouda"/>
        </w:rPr>
        <w:t>Ⲕⲟⲓⲁϩⲕ</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48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154" w:name="_Ref434478878"/>
      <w:r>
        <w:lastRenderedPageBreak/>
        <w:t xml:space="preserve">The Fourth Doxology of December or </w:t>
      </w:r>
      <w:r w:rsidRPr="006C0F49">
        <w:rPr>
          <w:rFonts w:ascii="FreeSerifAvvaShenouda" w:hAnsi="FreeSerifAvvaShenouda" w:cs="FreeSerifAvvaShenouda"/>
        </w:rPr>
        <w:t>Ⲕⲟⲓⲁϩⲕ</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155"/>
            <w:r>
              <w:t>He raised us with a new invitation.</w:t>
            </w:r>
            <w:commentRangeEnd w:id="1155"/>
            <w:r>
              <w:rPr>
                <w:rStyle w:val="CommentReference"/>
                <w:rFonts w:ascii="Times New Roman" w:eastAsiaTheme="minorHAnsi" w:hAnsi="Times New Roman" w:cstheme="minorBidi"/>
                <w:color w:val="auto"/>
              </w:rPr>
              <w:commentReference w:id="1155"/>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156"/>
            <w:r>
              <w:t>Bride</w:t>
            </w:r>
            <w:commentRangeEnd w:id="1156"/>
            <w:r>
              <w:rPr>
                <w:rStyle w:val="CommentReference"/>
                <w:rFonts w:ascii="Times New Roman" w:eastAsiaTheme="minorHAnsi" w:hAnsi="Times New Roman" w:cstheme="minorBidi"/>
                <w:color w:val="auto"/>
              </w:rPr>
              <w:commentReference w:id="1156"/>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157" w:name="_Ref434478888"/>
      <w:r>
        <w:lastRenderedPageBreak/>
        <w:t xml:space="preserve">The Fifth Doxology of December or </w:t>
      </w:r>
      <w:r w:rsidRPr="006C0F49">
        <w:rPr>
          <w:rFonts w:ascii="FreeSerifAvvaShenouda" w:hAnsi="FreeSerifAvvaShenouda" w:cs="FreeSerifAvvaShenouda"/>
        </w:rPr>
        <w:t>Ⲕⲟⲓⲁϩⲕ</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48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158" w:name="_Ref434478907"/>
      <w:r>
        <w:lastRenderedPageBreak/>
        <w:t xml:space="preserve">The Sixth Doxology of December or </w:t>
      </w:r>
      <w:r w:rsidRPr="006C0F49">
        <w:rPr>
          <w:rFonts w:ascii="FreeSerifAvvaShenouda" w:hAnsi="FreeSerifAvvaShenouda" w:cs="FreeSerifAvvaShenouda"/>
        </w:rPr>
        <w:t>Ⲕⲟⲓⲁϩⲕ</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159"/>
            <w:r>
              <w:t xml:space="preserve">return </w:t>
            </w:r>
            <w:commentRangeEnd w:id="1159"/>
            <w:r>
              <w:rPr>
                <w:rStyle w:val="CommentReference"/>
              </w:rPr>
              <w:commentReference w:id="1159"/>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160"/>
            <w:r>
              <w:t xml:space="preserve">confirmation </w:t>
            </w:r>
            <w:commentRangeEnd w:id="1160"/>
            <w:r>
              <w:rPr>
                <w:rStyle w:val="CommentReference"/>
              </w:rPr>
              <w:commentReference w:id="1160"/>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161"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162"/>
            <w:r>
              <w:t>Angel-evangel of Good News</w:t>
            </w:r>
            <w:commentRangeEnd w:id="1162"/>
            <w:r>
              <w:rPr>
                <w:rStyle w:val="CommentReference"/>
                <w:rFonts w:ascii="Times New Roman" w:eastAsiaTheme="minorHAnsi" w:hAnsi="Times New Roman" w:cstheme="minorBidi"/>
                <w:color w:val="auto"/>
              </w:rPr>
              <w:commentReference w:id="1162"/>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163"/>
            <w:r>
              <w:t>Hail, O full of grace</w:t>
            </w:r>
            <w:commentRangeEnd w:id="1163"/>
            <w:r>
              <w:rPr>
                <w:rStyle w:val="CommentReference"/>
                <w:rFonts w:ascii="Times New Roman" w:eastAsiaTheme="minorHAnsi" w:hAnsi="Times New Roman" w:cstheme="minorBidi"/>
                <w:color w:val="auto"/>
              </w:rPr>
              <w:commentReference w:id="1163"/>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164"/>
            <w:r>
              <w:t>Angel-Evangel</w:t>
            </w:r>
            <w:commentRangeEnd w:id="1164"/>
            <w:r>
              <w:rPr>
                <w:rStyle w:val="CommentReference"/>
                <w:rFonts w:ascii="Times New Roman" w:eastAsiaTheme="minorHAnsi" w:hAnsi="Times New Roman" w:cstheme="minorBidi"/>
                <w:color w:val="auto"/>
              </w:rPr>
              <w:commentReference w:id="1164"/>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165" w:name="_Ref434564112"/>
      <w:bookmarkStart w:id="1166" w:name="_Toc410196203"/>
      <w:bookmarkStart w:id="1167" w:name="_Toc410196445"/>
      <w:bookmarkStart w:id="1168" w:name="_Toc410196947"/>
      <w:r>
        <w:lastRenderedPageBreak/>
        <w:t>December 1 (2) / Koiak 5: Martyrdom of St. Victor</w:t>
      </w:r>
      <w:bookmarkEnd w:id="1165"/>
    </w:p>
    <w:p w14:paraId="5851AA48" w14:textId="77777777" w:rsidR="00253C5F" w:rsidRDefault="00253C5F" w:rsidP="00253C5F">
      <w:pPr>
        <w:pStyle w:val="Heading4"/>
      </w:pPr>
      <w:bookmarkStart w:id="1169" w:name="_Ref434489590"/>
      <w:r>
        <w:t>The Doxology</w:t>
      </w:r>
      <w:r w:rsidR="00B46E6E">
        <w:t xml:space="preserve"> for St. Victor</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170"/>
            <w:r>
              <w:t>saint</w:t>
            </w:r>
            <w:commentRangeEnd w:id="1170"/>
            <w:r>
              <w:rPr>
                <w:rStyle w:val="CommentReference"/>
                <w:rFonts w:ascii="Times New Roman" w:eastAsiaTheme="minorHAnsi" w:hAnsi="Times New Roman" w:cstheme="minorBidi"/>
                <w:color w:val="auto"/>
              </w:rPr>
              <w:commentReference w:id="117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r>
        <w:lastRenderedPageBreak/>
        <w:t>December 2 (3) / Koiak 6: Pope Abraam the Syrian</w:t>
      </w:r>
    </w:p>
    <w:p w14:paraId="705AECE8" w14:textId="77777777" w:rsidR="00F416C6" w:rsidRDefault="00F416C6" w:rsidP="00F416C6">
      <w:pPr>
        <w:pStyle w:val="Heading4"/>
      </w:pPr>
      <w:bookmarkStart w:id="1171" w:name="_Ref434492343"/>
      <w:r>
        <w:t>The Doxology of St. Simon the Tanner</w:t>
      </w:r>
      <w:r>
        <w:rPr>
          <w:rStyle w:val="FootnoteReference"/>
        </w:rPr>
        <w:footnoteReference w:id="490"/>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49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r>
        <w:t xml:space="preserve">December 4 (5) / Koiak 8: </w:t>
      </w:r>
      <w:r w:rsidR="00743CE8">
        <w:t xml:space="preserve">The Martyrdom of </w:t>
      </w:r>
      <w:r>
        <w:t>Sts. Barbara and Juliana</w:t>
      </w:r>
    </w:p>
    <w:p w14:paraId="1D4A5115" w14:textId="77777777" w:rsidR="00FF5FF3" w:rsidRDefault="00FF5FF3" w:rsidP="00FF5FF3">
      <w:pPr>
        <w:pStyle w:val="Heading4"/>
      </w:pPr>
      <w:bookmarkStart w:id="1172" w:name="_Ref434490169"/>
      <w:r>
        <w:t>The Doxology</w:t>
      </w:r>
      <w:r w:rsidR="00B46E6E">
        <w:t xml:space="preserve"> for Sts. Barbara and Juliana</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r>
        <w:t>December 4 (5) / Koiak 8: Also St. Samuel the Confessor</w:t>
      </w:r>
    </w:p>
    <w:p w14:paraId="2EE78AB4" w14:textId="77777777" w:rsidR="00224925" w:rsidRDefault="00224925" w:rsidP="00224925">
      <w:pPr>
        <w:pStyle w:val="Heading4"/>
      </w:pPr>
      <w:bookmarkStart w:id="1173" w:name="_Ref434491260"/>
      <w:r>
        <w:t>The Doxology</w:t>
      </w:r>
      <w:r w:rsidR="00810F04">
        <w:t xml:space="preserve"> for St. Samuel the Confessor</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49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9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lastRenderedPageBreak/>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r>
        <w:t>December 6 (7) / Koiak 10: Relocation of St. Severus’ Relics</w:t>
      </w:r>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91E10">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91E10">
        <w:rPr>
          <w:noProof/>
        </w:rPr>
        <w:t>602</w:t>
      </w:r>
      <w:r w:rsidR="00191A26">
        <w:fldChar w:fldCharType="end"/>
      </w:r>
      <w:r w:rsidR="00191A26">
        <w:t>.</w:t>
      </w:r>
    </w:p>
    <w:p w14:paraId="27C4F9E3" w14:textId="77777777" w:rsidR="00B637D8" w:rsidRDefault="00B637D8" w:rsidP="00B637D8">
      <w:pPr>
        <w:pStyle w:val="Heading3"/>
      </w:pPr>
      <w:r>
        <w:t>December 8 (9) / Koiak 12: Commemoration of Archangel Michael</w:t>
      </w:r>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091E10">
        <w:t>November 8 (9) / Athor 12: Archangel Michael</w:t>
      </w:r>
      <w:r>
        <w:fldChar w:fldCharType="end"/>
      </w:r>
      <w:r>
        <w:t xml:space="preserve">, page </w:t>
      </w:r>
      <w:r>
        <w:fldChar w:fldCharType="begin"/>
      </w:r>
      <w:r>
        <w:instrText xml:space="preserve"> PAGEREF _Ref434561114 \h </w:instrText>
      </w:r>
      <w:r>
        <w:fldChar w:fldCharType="separate"/>
      </w:r>
      <w:r w:rsidR="00091E10">
        <w:rPr>
          <w:noProof/>
        </w:rPr>
        <w:t>613</w:t>
      </w:r>
      <w:r>
        <w:fldChar w:fldCharType="end"/>
      </w:r>
      <w:r>
        <w:t>.</w:t>
      </w:r>
    </w:p>
    <w:p w14:paraId="598A6BCC" w14:textId="77777777" w:rsidR="005329C1" w:rsidRDefault="005329C1" w:rsidP="005329C1">
      <w:pPr>
        <w:pStyle w:val="Heading3"/>
      </w:pPr>
      <w:r>
        <w:lastRenderedPageBreak/>
        <w:t>December 17 (18) / Koiak 21: Commemoration of the Theotokos</w:t>
      </w:r>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3EDC8594" w14:textId="77777777" w:rsidR="007F571C" w:rsidRDefault="007F571C" w:rsidP="007F571C">
      <w:pPr>
        <w:pStyle w:val="Heading3"/>
      </w:pPr>
      <w:r>
        <w:t>December 17 (18) / Koiak 21: Also the Martyrdom of St. Barnabas, on</w:t>
      </w:r>
      <w:r w:rsidR="00743CE8">
        <w:t>e</w:t>
      </w:r>
      <w:r>
        <w:t xml:space="preserve"> of the Seventy Two</w:t>
      </w:r>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101D0E63" w14:textId="77777777" w:rsidR="00CA0AB7" w:rsidRDefault="00CA0AB7" w:rsidP="00CA0AB7">
      <w:pPr>
        <w:pStyle w:val="Heading3"/>
      </w:pPr>
      <w:r>
        <w:t>December 18 (19) / Koiak 22: Archangel Gabriel</w:t>
      </w:r>
      <w:r w:rsidR="00481AE5">
        <w:t xml:space="preserve"> (Consecration)</w:t>
      </w:r>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91E10">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91E10">
        <w:rPr>
          <w:noProof/>
        </w:rPr>
        <w:t>771</w:t>
      </w:r>
      <w:r w:rsidR="002409EF">
        <w:fldChar w:fldCharType="end"/>
      </w:r>
      <w:r>
        <w:t>.</w:t>
      </w:r>
    </w:p>
    <w:p w14:paraId="16E2607E" w14:textId="77777777" w:rsidR="009F60F1" w:rsidRDefault="009F60F1" w:rsidP="009F60F1">
      <w:pPr>
        <w:pStyle w:val="Heading3"/>
      </w:pPr>
      <w:r>
        <w:t>December 20 (21) / Koiak 24: The Birth of St. Takle Haymanot</w:t>
      </w:r>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91E10">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91E10">
        <w:rPr>
          <w:noProof/>
        </w:rPr>
        <w:t>858</w:t>
      </w:r>
      <w:r w:rsidR="002409EF">
        <w:fldChar w:fldCharType="end"/>
      </w:r>
      <w:r>
        <w:t>.</w:t>
      </w:r>
    </w:p>
    <w:p w14:paraId="600875E0" w14:textId="77777777" w:rsidR="00FF5FF3" w:rsidRDefault="00FF5FF3" w:rsidP="00FF5FF3">
      <w:pPr>
        <w:pStyle w:val="Heading3"/>
      </w:pPr>
      <w:r>
        <w:t>December 21 (22) / Koiak 25: St. John Kami</w:t>
      </w:r>
    </w:p>
    <w:p w14:paraId="3F9EF92D" w14:textId="77777777" w:rsidR="00810F04" w:rsidRPr="00810F04" w:rsidRDefault="00810F04" w:rsidP="00810F04">
      <w:pPr>
        <w:pStyle w:val="Heading4"/>
      </w:pPr>
      <w:bookmarkStart w:id="1184" w:name="_Ref434491108"/>
      <w:r>
        <w:t>The Doxology for St. John Kami</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r>
        <w:t>December 24 (25) / Koiak 28: Nativity Preparation Day</w:t>
      </w:r>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185" w:name="_Ref434477504"/>
      <w:r>
        <w:lastRenderedPageBreak/>
        <w:t>The Doxology</w:t>
      </w:r>
      <w:r w:rsidR="00E21EA3">
        <w:t xml:space="preserve"> for the Preparation Day of Nativity</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r>
        <w:t>December 25 (26) / Koiak 29: The Feast of the Nativity</w:t>
      </w:r>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186" w:name="_Ref434477532"/>
      <w:r>
        <w:t xml:space="preserve">The </w:t>
      </w:r>
      <w:r w:rsidR="00C33BEB">
        <w:t xml:space="preserve">First </w:t>
      </w:r>
      <w:r>
        <w:t>Doxology</w:t>
      </w:r>
      <w:r w:rsidR="00C33BEB">
        <w:t xml:space="preserve"> for Nativity</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lastRenderedPageBreak/>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lastRenderedPageBreak/>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187" w:name="_Ref434477542"/>
      <w:r>
        <w:t>The Second Doxology for Nativity</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188"/>
            <w:r>
              <w:t xml:space="preserve">rescued </w:t>
            </w:r>
            <w:commentRangeEnd w:id="1188"/>
            <w:r>
              <w:rPr>
                <w:rStyle w:val="CommentReference"/>
                <w:rFonts w:ascii="Times New Roman" w:eastAsiaTheme="minorHAnsi" w:hAnsi="Times New Roman" w:cstheme="minorBidi"/>
                <w:color w:val="auto"/>
              </w:rPr>
              <w:commentReference w:id="1188"/>
            </w:r>
            <w:r>
              <w:t>and saved us,</w:t>
            </w:r>
          </w:p>
          <w:p w14:paraId="372D1056" w14:textId="77777777" w:rsidR="00C33BEB" w:rsidRDefault="00C33BEB" w:rsidP="00C33BEB">
            <w:pPr>
              <w:pStyle w:val="EngHangEnd"/>
            </w:pPr>
            <w:commentRangeStart w:id="1189"/>
            <w:r>
              <w:t xml:space="preserve">We </w:t>
            </w:r>
            <w:commentRangeEnd w:id="1189"/>
            <w:r>
              <w:rPr>
                <w:rStyle w:val="CommentReference"/>
                <w:rFonts w:ascii="Times New Roman" w:eastAsiaTheme="minorHAnsi" w:hAnsi="Times New Roman" w:cstheme="minorBidi"/>
                <w:color w:val="auto"/>
              </w:rPr>
              <w:commentReference w:id="118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190" w:name="_Ref434477554"/>
      <w:r>
        <w:t>The Third Doxology for Nativity</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191" w:name="_Ref434475057"/>
      <w:r>
        <w:t>The Sunday Psali Adam</w:t>
      </w:r>
      <w:r w:rsidR="006C1B94">
        <w:t xml:space="preserve"> for Nativity</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lastRenderedPageBreak/>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192" w:name="_Ref434475083"/>
      <w:r>
        <w:t>The Monday Psali Adam</w:t>
      </w:r>
      <w:r w:rsidR="006C1B94">
        <w:t xml:space="preserve"> for Nativity</w:t>
      </w:r>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lastRenderedPageBreak/>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49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193" w:name="_Ref434475102"/>
      <w:r>
        <w:t>The Tuesday Psali Adam</w:t>
      </w:r>
      <w:r w:rsidR="006C1B94">
        <w:t xml:space="preserve"> for Nativity</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194"/>
            <w:r>
              <w:t xml:space="preserve">Shone </w:t>
            </w:r>
            <w:commentRangeEnd w:id="1194"/>
            <w:r>
              <w:rPr>
                <w:rStyle w:val="CommentReference"/>
              </w:rPr>
              <w:commentReference w:id="119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lastRenderedPageBreak/>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195"/>
            <w:r>
              <w:t>All</w:t>
            </w:r>
            <w:commentRangeEnd w:id="1195"/>
            <w:r>
              <w:rPr>
                <w:rStyle w:val="CommentReference"/>
              </w:rPr>
              <w:commentReference w:id="119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196"/>
            <w:r>
              <w:t>seals</w:t>
            </w:r>
            <w:commentRangeEnd w:id="1196"/>
            <w:r>
              <w:rPr>
                <w:rStyle w:val="CommentReference"/>
              </w:rPr>
              <w:commentReference w:id="119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197"/>
            <w:r>
              <w:t>Tetra</w:t>
            </w:r>
            <w:commentRangeEnd w:id="1197"/>
            <w:r>
              <w:rPr>
                <w:rStyle w:val="CommentReference"/>
              </w:rPr>
              <w:commentReference w:id="119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198"/>
            <w:r>
              <w:t xml:space="preserve">flaming </w:t>
            </w:r>
            <w:commentRangeEnd w:id="1198"/>
            <w:r>
              <w:rPr>
                <w:rStyle w:val="CommentReference"/>
              </w:rPr>
              <w:commentReference w:id="119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199"/>
            <w:r>
              <w:t>disease</w:t>
            </w:r>
            <w:commentRangeEnd w:id="1199"/>
            <w:r>
              <w:rPr>
                <w:rStyle w:val="CommentReference"/>
              </w:rPr>
              <w:commentReference w:id="119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00" w:name="_Ref434475128"/>
      <w:r>
        <w:lastRenderedPageBreak/>
        <w:t>The Wednesday Psali Batos</w:t>
      </w:r>
      <w:r w:rsidR="006C1B94">
        <w:t xml:space="preserve"> for Nativity</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lastRenderedPageBreak/>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01" w:name="_Ref434475150"/>
      <w:r>
        <w:lastRenderedPageBreak/>
        <w:t>The Thursday Psali Batos</w:t>
      </w:r>
      <w:r w:rsidR="006C1B94">
        <w:t xml:space="preserve"> for Nativity</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lastRenderedPageBreak/>
              <w:t>¿</w:t>
            </w:r>
          </w:p>
        </w:tc>
        <w:tc>
          <w:tcPr>
            <w:tcW w:w="3960" w:type="dxa"/>
          </w:tcPr>
          <w:p w14:paraId="6992CF72" w14:textId="77777777" w:rsidR="00CB1B46" w:rsidRDefault="00CB1B46" w:rsidP="00CB1B46">
            <w:pPr>
              <w:pStyle w:val="EngHang"/>
            </w:pPr>
            <w:commentRangeStart w:id="1202"/>
            <w:r>
              <w:t xml:space="preserve">Isaiah </w:t>
            </w:r>
            <w:commentRangeEnd w:id="1202"/>
            <w:r>
              <w:rPr>
                <w:rStyle w:val="CommentReference"/>
              </w:rPr>
              <w:commentReference w:id="120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lastRenderedPageBreak/>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03" w:name="_Ref434475177"/>
      <w:r>
        <w:lastRenderedPageBreak/>
        <w:t>The Friday Psali Batos</w:t>
      </w:r>
      <w:r w:rsidR="006C1B94">
        <w:t xml:space="preserve"> for Nativity</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lastRenderedPageBreak/>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lastRenderedPageBreak/>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04" w:name="_Ref434475196"/>
      <w:r>
        <w:t>The Saturday Psali Batos</w:t>
      </w:r>
      <w:r w:rsidR="006C1B94">
        <w:t xml:space="preserve"> for Nativity</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lastRenderedPageBreak/>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05"/>
            <w:r>
              <w:t>For I cannot speak.</w:t>
            </w:r>
            <w:commentRangeEnd w:id="1205"/>
            <w:r>
              <w:rPr>
                <w:rStyle w:val="CommentReference"/>
              </w:rPr>
              <w:commentReference w:id="120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r>
        <w:t>December 26 (27) / Koiak 30: The Second Day of the Feast of the Nativity</w:t>
      </w:r>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206" w:name="_Ref434561401"/>
      <w:r>
        <w:t>December 27 (28) / Tobi 1: St. Stephen Day</w:t>
      </w:r>
      <w:bookmarkEnd w:id="1206"/>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91E10">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91E10">
        <w:rPr>
          <w:noProof/>
        </w:rPr>
        <w:t>548</w:t>
      </w:r>
      <w:r w:rsidR="002409EF">
        <w:fldChar w:fldCharType="end"/>
      </w:r>
      <w:r w:rsidR="002409EF">
        <w:t>.</w:t>
      </w:r>
    </w:p>
    <w:p w14:paraId="3C6CAB04" w14:textId="77777777" w:rsidR="00073003" w:rsidRDefault="00073003" w:rsidP="00073003">
      <w:pPr>
        <w:pStyle w:val="Heading3"/>
      </w:pPr>
      <w:r>
        <w:t>December 29 (30) / Tobi 3: The One Hundred and Forty Four Thousand</w:t>
      </w:r>
    </w:p>
    <w:p w14:paraId="2FE981A9" w14:textId="77777777" w:rsidR="00073003" w:rsidRDefault="00073003" w:rsidP="00073003">
      <w:pPr>
        <w:pStyle w:val="Heading4"/>
      </w:pPr>
      <w:bookmarkStart w:id="1207" w:name="_Ref434488616"/>
      <w:r>
        <w:t>The Doxology</w:t>
      </w:r>
      <w:r w:rsidR="00B46E6E">
        <w:t xml:space="preserve"> for the One Hundred and Forty Four Thousand</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49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49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208" w:name="_Ref434564016"/>
      <w:r>
        <w:t>December 30 (31) / Tobi 4: St. John the Evangelist</w:t>
      </w:r>
      <w:bookmarkEnd w:id="1208"/>
    </w:p>
    <w:p w14:paraId="3C0BCC81" w14:textId="77777777" w:rsidR="00FF5FF3" w:rsidRDefault="00FF5FF3" w:rsidP="00FF5FF3">
      <w:pPr>
        <w:pStyle w:val="Heading4"/>
      </w:pPr>
      <w:bookmarkStart w:id="1209" w:name="_Ref434488768"/>
      <w:r>
        <w:t>The Doxology</w:t>
      </w:r>
      <w:r w:rsidR="00B46E6E">
        <w:t xml:space="preserve"> for</w:t>
      </w:r>
      <w:r w:rsidR="00BC160E">
        <w:t xml:space="preserve"> St. John the Evangelist</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210"/>
            <w:r>
              <w:t>Zebulun</w:t>
            </w:r>
            <w:commentRangeEnd w:id="1210"/>
            <w:r>
              <w:rPr>
                <w:rStyle w:val="FootnoteReference"/>
              </w:rPr>
              <w:footnoteReference w:id="497"/>
            </w:r>
            <w:r>
              <w:rPr>
                <w:rStyle w:val="CommentReference"/>
                <w:rFonts w:ascii="Times New Roman" w:eastAsiaTheme="minorHAnsi" w:hAnsi="Times New Roman" w:cstheme="minorBidi"/>
                <w:color w:val="auto"/>
              </w:rPr>
              <w:commentReference w:id="121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49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211" w:name="_Toc410196204"/>
      <w:bookmarkStart w:id="1212" w:name="_Toc410196446"/>
      <w:bookmarkStart w:id="1213" w:name="_Toc410196948"/>
      <w:bookmarkStart w:id="1214" w:name="_Toc435800445"/>
      <w:bookmarkEnd w:id="1166"/>
      <w:bookmarkEnd w:id="1167"/>
      <w:bookmarkEnd w:id="1168"/>
      <w:r>
        <w:lastRenderedPageBreak/>
        <w:t>January</w:t>
      </w:r>
      <w:bookmarkEnd w:id="1211"/>
      <w:bookmarkEnd w:id="1212"/>
      <w:bookmarkEnd w:id="1213"/>
      <w:r w:rsidR="00FF5FF3">
        <w:t xml:space="preserve"> or </w:t>
      </w:r>
      <w:r w:rsidR="00FF5FF3">
        <w:rPr>
          <w:rFonts w:ascii="FreeSerifAvvaShenouda" w:hAnsi="FreeSerifAvvaShenouda" w:cs="FreeSerifAvvaShenouda"/>
        </w:rPr>
        <w:t>Ⲧⲱⲃⲓ</w:t>
      </w:r>
      <w:bookmarkEnd w:id="1214"/>
    </w:p>
    <w:p w14:paraId="4F087BF2" w14:textId="77777777" w:rsidR="00495F1A" w:rsidRDefault="00073003" w:rsidP="00495F1A">
      <w:pPr>
        <w:pStyle w:val="Heading3"/>
      </w:pPr>
      <w:bookmarkStart w:id="1215" w:name="_Toc410196205"/>
      <w:bookmarkStart w:id="1216" w:name="_Toc410196447"/>
      <w:bookmarkStart w:id="1217" w:name="_Toc410196949"/>
      <w:r>
        <w:rPr>
          <w:lang w:val="en-US"/>
        </w:rPr>
        <w:t>January 1 (2) / Tobi 6</w:t>
      </w:r>
      <w:r w:rsidR="00FF5FF3">
        <w:rPr>
          <w:lang w:val="en-US"/>
        </w:rPr>
        <w:t xml:space="preserve">: The Feast of the </w:t>
      </w:r>
      <w:r w:rsidR="00495F1A">
        <w:t>Circumcision</w:t>
      </w:r>
      <w:bookmarkEnd w:id="1215"/>
      <w:bookmarkEnd w:id="1216"/>
      <w:bookmarkEnd w:id="1217"/>
    </w:p>
    <w:p w14:paraId="1387E376" w14:textId="77777777" w:rsidR="00FF5FF3" w:rsidRDefault="00FF5FF3" w:rsidP="00FF5FF3">
      <w:pPr>
        <w:pStyle w:val="Heading4"/>
      </w:pPr>
      <w:bookmarkStart w:id="1218" w:name="_Ref434477590"/>
      <w:r>
        <w:t>The Doxology</w:t>
      </w:r>
      <w:r w:rsidR="00E21EA3">
        <w:t xml:space="preserve"> for the Circumcision</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219"/>
            <w:r>
              <w:t xml:space="preserve">Christian </w:t>
            </w:r>
            <w:commentRangeEnd w:id="1219"/>
            <w:r>
              <w:rPr>
                <w:rStyle w:val="CommentReference"/>
                <w:rFonts w:ascii="Times New Roman" w:eastAsiaTheme="minorHAnsi" w:hAnsi="Times New Roman" w:cstheme="minorBidi"/>
                <w:color w:val="auto"/>
              </w:rPr>
              <w:commentReference w:id="121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lastRenderedPageBreak/>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220" w:name="_Ref434475229"/>
      <w:r>
        <w:t>The Psali Adam</w:t>
      </w:r>
      <w:r w:rsidR="006C1B94">
        <w:t xml:space="preserve"> for the Circumcision</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221"/>
            <w:r>
              <w:t xml:space="preserve">Victorious </w:t>
            </w:r>
            <w:commentRangeEnd w:id="1221"/>
            <w:r>
              <w:rPr>
                <w:rStyle w:val="CommentReference"/>
              </w:rPr>
              <w:commentReference w:id="122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lastRenderedPageBreak/>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222" w:name="_Ref434475252"/>
      <w:r>
        <w:t>The Psali Batos</w:t>
      </w:r>
      <w:r w:rsidR="006C1B94">
        <w:t xml:space="preserve"> for the Circumcision</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lastRenderedPageBreak/>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lastRenderedPageBreak/>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223"/>
            <w:r>
              <w:t>divinity</w:t>
            </w:r>
            <w:commentRangeEnd w:id="1223"/>
            <w:r>
              <w:rPr>
                <w:rStyle w:val="CommentReference"/>
              </w:rPr>
              <w:commentReference w:id="122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224" w:name="_Toc410196206"/>
      <w:bookmarkStart w:id="1225" w:name="_Toc410196448"/>
      <w:bookmarkStart w:id="1226" w:name="_Toc410196950"/>
      <w:r>
        <w:lastRenderedPageBreak/>
        <w:t xml:space="preserve">January 6 (7) / Tobi 11: The Feast of </w:t>
      </w:r>
      <w:r w:rsidR="00495F1A">
        <w:t>Theophany</w:t>
      </w:r>
      <w:bookmarkEnd w:id="1224"/>
      <w:bookmarkEnd w:id="1225"/>
      <w:bookmarkEnd w:id="1226"/>
    </w:p>
    <w:p w14:paraId="322B4F7B" w14:textId="77777777" w:rsidR="00FF5FF3" w:rsidRDefault="00430630" w:rsidP="00FF5FF3">
      <w:pPr>
        <w:pStyle w:val="Heading4"/>
      </w:pPr>
      <w:bookmarkStart w:id="1227" w:name="_Ref434477630"/>
      <w:r>
        <w:t>An</w:t>
      </w:r>
      <w:r w:rsidR="00FF5FF3">
        <w:t xml:space="preserve"> </w:t>
      </w:r>
      <w:r>
        <w:t xml:space="preserve">Abridged </w:t>
      </w:r>
      <w:r w:rsidR="00FF5FF3">
        <w:t>Doxology</w:t>
      </w:r>
      <w:r w:rsidR="00E21EA3">
        <w:t xml:space="preserve"> for Theophany</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228" w:name="_Ref434477641"/>
      <w:r>
        <w:lastRenderedPageBreak/>
        <w:t>The First Doxology for Theophany</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lastRenderedPageBreak/>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229" w:name="_Ref434477660"/>
      <w:r>
        <w:t>The Second Doxology for Theophany</w:t>
      </w:r>
      <w:bookmarkEnd w:id="12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lastRenderedPageBreak/>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lastRenderedPageBreak/>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230" w:name="_Ref434475280"/>
      <w:r>
        <w:t>The Sunday Psali Adam</w:t>
      </w:r>
      <w:r w:rsidR="006C1B94">
        <w:t xml:space="preserve"> for Theophany</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lastRenderedPageBreak/>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231"/>
            <w:r>
              <w:t xml:space="preserve">confirm </w:t>
            </w:r>
            <w:commentRangeEnd w:id="1231"/>
            <w:r>
              <w:rPr>
                <w:rStyle w:val="CommentReference"/>
              </w:rPr>
              <w:commentReference w:id="123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232"/>
            <w:r>
              <w:t>ⲛ̀ϫⲉ</w:t>
            </w:r>
            <w:commentRangeEnd w:id="1232"/>
            <w:r>
              <w:rPr>
                <w:rStyle w:val="CommentReference"/>
                <w:rFonts w:ascii="Times New Roman" w:hAnsi="Times New Roman"/>
              </w:rPr>
              <w:commentReference w:id="123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lastRenderedPageBreak/>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233"/>
            <w:r>
              <w:t>moved</w:t>
            </w:r>
            <w:commentRangeEnd w:id="1233"/>
            <w:r>
              <w:rPr>
                <w:rStyle w:val="CommentReference"/>
              </w:rPr>
              <w:commentReference w:id="123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234"/>
            <w:r>
              <w:t>thrice holy,</w:t>
            </w:r>
            <w:commentRangeEnd w:id="1234"/>
            <w:r>
              <w:rPr>
                <w:rStyle w:val="CommentReference"/>
              </w:rPr>
              <w:commentReference w:id="123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235" w:name="_Ref434475309"/>
      <w:r>
        <w:t>The Monday Psali Adam</w:t>
      </w:r>
      <w:r w:rsidR="006C1B94">
        <w:t xml:space="preserve"> for Theophany</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lastRenderedPageBreak/>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236"/>
            <w:r>
              <w:t xml:space="preserve">Ⲓⲱⲁⲛⲛⲟⲩ </w:t>
            </w:r>
            <w:commentRangeEnd w:id="1236"/>
            <w:r>
              <w:rPr>
                <w:rStyle w:val="CommentReference"/>
                <w:rFonts w:ascii="Times New Roman" w:hAnsi="Times New Roman"/>
              </w:rPr>
              <w:commentReference w:id="123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lastRenderedPageBreak/>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237"/>
            <w:r>
              <w:rPr>
                <w:rFonts w:eastAsia="Arial Unicode MS" w:cs="FreeSerifAvvaShenouda"/>
              </w:rPr>
              <w:t>ⲛⲓϯϩⲟ</w:t>
            </w:r>
            <w:commentRangeEnd w:id="1237"/>
            <w:r>
              <w:rPr>
                <w:rStyle w:val="CommentReference"/>
                <w:rFonts w:ascii="Times New Roman" w:hAnsi="Times New Roman"/>
              </w:rPr>
              <w:commentReference w:id="123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238" w:name="_Ref434475331"/>
      <w:r>
        <w:t>The Tuesday Psali Adam</w:t>
      </w:r>
      <w:r w:rsidR="006C1B94">
        <w:t xml:space="preserve"> for Theophany</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lastRenderedPageBreak/>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239"/>
            <w:r>
              <w:t>ⲫⲏ</w:t>
            </w:r>
            <w:commentRangeEnd w:id="1239"/>
            <w:r>
              <w:rPr>
                <w:rStyle w:val="CommentReference"/>
                <w:rFonts w:ascii="Times New Roman" w:hAnsi="Times New Roman"/>
              </w:rPr>
              <w:commentReference w:id="123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240"/>
            <w:r>
              <w:t>ϯⲥⲩⲛⲧⲉⲗⲓⲁ</w:t>
            </w:r>
            <w:commentRangeEnd w:id="1240"/>
            <w:r>
              <w:rPr>
                <w:rStyle w:val="CommentReference"/>
                <w:rFonts w:ascii="Times New Roman" w:hAnsi="Times New Roman"/>
              </w:rPr>
              <w:commentReference w:id="124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241" w:name="_Ref434475362"/>
      <w:r>
        <w:t>The Wednesday Psali Batos</w:t>
      </w:r>
      <w:r w:rsidR="006C1B94">
        <w:t xml:space="preserve"> for Theophany</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lastRenderedPageBreak/>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242" w:name="_Ref434475388"/>
      <w:r>
        <w:t>The Thursday Psali Batos</w:t>
      </w:r>
      <w:r w:rsidR="006C1B94">
        <w:t xml:space="preserve"> for Theophany</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lastRenderedPageBreak/>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243" w:name="_Ref434475411"/>
      <w:r>
        <w:t>The Friday Psali Batos</w:t>
      </w:r>
      <w:r w:rsidR="006C1B94">
        <w:t xml:space="preserve"> for Theophany</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lastRenderedPageBreak/>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lastRenderedPageBreak/>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244" w:name="_Ref434475434"/>
      <w:r>
        <w:t>The Saturday Psali Batos</w:t>
      </w:r>
      <w:r w:rsidR="006C1B94">
        <w:t xml:space="preserve"> for Theophany</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lastRenderedPageBreak/>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lastRenderedPageBreak/>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245"/>
            <w:r>
              <w:t>liberty</w:t>
            </w:r>
            <w:commentRangeEnd w:id="1245"/>
            <w:r>
              <w:rPr>
                <w:rStyle w:val="CommentReference"/>
              </w:rPr>
              <w:commentReference w:id="124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246"/>
            <w:r>
              <w:t xml:space="preserve">confirm </w:t>
            </w:r>
            <w:commentRangeEnd w:id="1246"/>
            <w:r>
              <w:rPr>
                <w:rStyle w:val="CommentReference"/>
              </w:rPr>
              <w:commentReference w:id="124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r>
        <w:t>January 7 (8) / Tobi 12</w:t>
      </w:r>
      <w:r w:rsidR="001225FA">
        <w:t xml:space="preserve">: </w:t>
      </w:r>
      <w:r>
        <w:t>The Second Day of the Feast of Theophany</w:t>
      </w:r>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r>
        <w:t>January 7 (8) / Tobi 12</w:t>
      </w:r>
      <w:r w:rsidR="001225FA">
        <w:t xml:space="preserve">: </w:t>
      </w:r>
      <w:r>
        <w:t>Also the Commemoration of Archangel Michael</w:t>
      </w:r>
    </w:p>
    <w:p w14:paraId="322A578A" w14:textId="77777777" w:rsidR="00191A26" w:rsidRPr="00B637D8" w:rsidRDefault="00191A26" w:rsidP="00191A26">
      <w:pPr>
        <w:pStyle w:val="Rubric"/>
      </w:pPr>
      <w:bookmarkStart w:id="1247" w:name="_Toc410196207"/>
      <w:bookmarkStart w:id="1248" w:name="_Toc410196449"/>
      <w:bookmarkStart w:id="1249" w:name="_Toc410196951"/>
      <w:r>
        <w:t xml:space="preserve">See </w:t>
      </w:r>
      <w:r>
        <w:fldChar w:fldCharType="begin"/>
      </w:r>
      <w:r>
        <w:instrText xml:space="preserve"> REF _Ref434561114 \h </w:instrText>
      </w:r>
      <w:r>
        <w:fldChar w:fldCharType="separate"/>
      </w:r>
      <w:r w:rsidR="00091E10">
        <w:t>November 8 (9) / Athor 12: Archangel Michael</w:t>
      </w:r>
      <w:r>
        <w:fldChar w:fldCharType="end"/>
      </w:r>
      <w:r>
        <w:t xml:space="preserve">, page </w:t>
      </w:r>
      <w:r>
        <w:fldChar w:fldCharType="begin"/>
      </w:r>
      <w:r>
        <w:instrText xml:space="preserve"> PAGEREF _Ref434561114 \h </w:instrText>
      </w:r>
      <w:r>
        <w:fldChar w:fldCharType="separate"/>
      </w:r>
      <w:r w:rsidR="00091E10">
        <w:rPr>
          <w:noProof/>
        </w:rPr>
        <w:t>613</w:t>
      </w:r>
      <w:r>
        <w:fldChar w:fldCharType="end"/>
      </w:r>
      <w:r>
        <w:t>.</w:t>
      </w:r>
    </w:p>
    <w:p w14:paraId="1D6D1BDB" w14:textId="77777777" w:rsidR="006B44CE" w:rsidRDefault="006B44CE" w:rsidP="006B44CE">
      <w:pPr>
        <w:pStyle w:val="Heading3"/>
      </w:pPr>
      <w:bookmarkStart w:id="1250" w:name="_Ref434562461"/>
      <w:r>
        <w:lastRenderedPageBreak/>
        <w:t>January 7 (8) / Tobi 12</w:t>
      </w:r>
      <w:r w:rsidR="001225FA">
        <w:t xml:space="preserve">: </w:t>
      </w:r>
      <w:commentRangeStart w:id="1251"/>
      <w:r>
        <w:t>Also St. Theodore Anatoly</w:t>
      </w:r>
      <w:commentRangeEnd w:id="1251"/>
      <w:r>
        <w:rPr>
          <w:rStyle w:val="CommentReference"/>
          <w:rFonts w:eastAsiaTheme="minorHAnsi" w:cstheme="minorBidi"/>
          <w:b w:val="0"/>
          <w:bCs w:val="0"/>
        </w:rPr>
        <w:commentReference w:id="1251"/>
      </w:r>
      <w:bookmarkEnd w:id="1250"/>
    </w:p>
    <w:p w14:paraId="7DD26869" w14:textId="77777777" w:rsidR="006B44CE" w:rsidRDefault="006B44CE" w:rsidP="006B44CE">
      <w:pPr>
        <w:pStyle w:val="Heading4"/>
      </w:pPr>
      <w:bookmarkStart w:id="1252" w:name="_Ref434477694"/>
      <w:bookmarkStart w:id="1253" w:name="_Ref434489376"/>
      <w:r>
        <w:t>The Doxology</w:t>
      </w:r>
      <w:bookmarkEnd w:id="1252"/>
      <w:r w:rsidR="00B46E6E">
        <w:t xml:space="preserve"> for St. Theodore Anatoly</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r>
        <w:lastRenderedPageBreak/>
        <w:t>January 8 (9) / Tobi 13: The Feast of T</w:t>
      </w:r>
      <w:r w:rsidR="00495F1A">
        <w:t>he Wedding of Cana of Galilee</w:t>
      </w:r>
      <w:bookmarkEnd w:id="1247"/>
      <w:bookmarkEnd w:id="1248"/>
      <w:bookmarkEnd w:id="1249"/>
    </w:p>
    <w:p w14:paraId="46F7A60E" w14:textId="77777777" w:rsidR="00A37BB6" w:rsidRDefault="00A37BB6" w:rsidP="00A37BB6">
      <w:pPr>
        <w:pStyle w:val="Heading4"/>
      </w:pPr>
      <w:bookmarkStart w:id="1254" w:name="_Ref434477774"/>
      <w:r>
        <w:t>The Doxology</w:t>
      </w:r>
      <w:r w:rsidR="00E21EA3">
        <w:t xml:space="preserve"> for the Wedding of Cana</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255" w:name="_Ref434475472"/>
      <w:r>
        <w:t>The Psali Adam</w:t>
      </w:r>
      <w:r w:rsidR="006C1B94">
        <w:t xml:space="preserve"> for the Wedding of Cana</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256" w:name="_Ref434475500"/>
      <w:r>
        <w:lastRenderedPageBreak/>
        <w:t>The Psali Batos</w:t>
      </w:r>
      <w:r w:rsidR="006C1B94">
        <w:t xml:space="preserve"> for the Wedding of Cana</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lastRenderedPageBreak/>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257" w:name="_Ref434560112"/>
      <w:r>
        <w:lastRenderedPageBreak/>
        <w:t>January 8 (9) / Tobi 13: Also the Martyrdom of St. Demiana</w:t>
      </w:r>
      <w:bookmarkEnd w:id="1257"/>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91E10">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91E10">
        <w:rPr>
          <w:noProof/>
        </w:rPr>
        <w:t>550</w:t>
      </w:r>
      <w:r w:rsidR="002409EF">
        <w:fldChar w:fldCharType="end"/>
      </w:r>
      <w:r>
        <w:t>.</w:t>
      </w:r>
    </w:p>
    <w:p w14:paraId="625F7E74" w14:textId="77777777" w:rsidR="00B53E05" w:rsidRDefault="00B53E05" w:rsidP="00B53E05">
      <w:pPr>
        <w:pStyle w:val="Heading4"/>
      </w:pPr>
      <w:bookmarkStart w:id="1258" w:name="_Ref434490124"/>
      <w:r>
        <w:t>Another Doxology of St. Demiana</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lastRenderedPageBreak/>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49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0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259" w:name="_Ref434563224"/>
      <w:r>
        <w:t>January 9 (10) / Tobi 14: St. Maximus</w:t>
      </w:r>
      <w:bookmarkEnd w:id="1259"/>
    </w:p>
    <w:p w14:paraId="1847ABB1" w14:textId="77777777" w:rsidR="00662600" w:rsidRDefault="00810F04" w:rsidP="00810F04">
      <w:pPr>
        <w:pStyle w:val="Heading4"/>
      </w:pPr>
      <w:bookmarkStart w:id="1260" w:name="_Ref434490957"/>
      <w:r>
        <w:t>The Doxology for</w:t>
      </w:r>
      <w:r w:rsidR="00662600">
        <w:t xml:space="preserve"> Sts. Maximus and Dometius</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0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0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r>
        <w:t>Jan</w:t>
      </w:r>
      <w:r w:rsidR="00662600">
        <w:t>uary 12 (13) / Tobi 17: St. Dome</w:t>
      </w:r>
      <w:r>
        <w:t>tius</w:t>
      </w:r>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91E10">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91E10">
        <w:rPr>
          <w:noProof/>
        </w:rPr>
        <w:t>746</w:t>
      </w:r>
      <w:r w:rsidR="002409EF">
        <w:fldChar w:fldCharType="end"/>
      </w:r>
      <w:r>
        <w:t>.</w:t>
      </w:r>
    </w:p>
    <w:p w14:paraId="1C984C3F" w14:textId="77777777" w:rsidR="00160DE3" w:rsidRDefault="00160DE3" w:rsidP="00160DE3">
      <w:pPr>
        <w:pStyle w:val="Heading3"/>
      </w:pPr>
      <w:bookmarkStart w:id="1264" w:name="_Toc410196208"/>
      <w:bookmarkStart w:id="1265" w:name="_Toc410196450"/>
      <w:bookmarkStart w:id="1266" w:name="_Toc410196952"/>
      <w:r>
        <w:t>January 15 (16) / Tobi 20: Departure of St. Prochorus the Disciple</w:t>
      </w:r>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533EC0AE" w14:textId="77777777" w:rsidR="00495F1A" w:rsidRDefault="00FF5FF3" w:rsidP="00495F1A">
      <w:pPr>
        <w:pStyle w:val="Heading3"/>
      </w:pPr>
      <w:r>
        <w:t xml:space="preserve">January 16 (17) / Tobi 21: </w:t>
      </w:r>
      <w:r w:rsidR="00495F1A">
        <w:t>The Dormition of the Virgin</w:t>
      </w:r>
      <w:bookmarkEnd w:id="1264"/>
      <w:bookmarkEnd w:id="1265"/>
      <w:bookmarkEnd w:id="1266"/>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315F86A2" w14:textId="77777777" w:rsidR="00FF5FF3" w:rsidRDefault="00FF5FF3" w:rsidP="00FF5FF3">
      <w:pPr>
        <w:pStyle w:val="Heading3"/>
      </w:pPr>
      <w:bookmarkStart w:id="1267" w:name="_Ref434560171"/>
      <w:r>
        <w:lastRenderedPageBreak/>
        <w:t>January 17 (18) / Tobi 22: St. Anthony the Great</w:t>
      </w:r>
      <w:bookmarkEnd w:id="1267"/>
    </w:p>
    <w:p w14:paraId="38BCD1D7" w14:textId="77777777" w:rsidR="00FF5FF3" w:rsidRDefault="00FF5FF3" w:rsidP="00FF5FF3">
      <w:pPr>
        <w:pStyle w:val="Heading4"/>
      </w:pPr>
      <w:bookmarkStart w:id="1268" w:name="_Ref434490340"/>
      <w:r>
        <w:t>The Doxology</w:t>
      </w:r>
      <w:r w:rsidR="00B46E6E">
        <w:t xml:space="preserve"> for St. Anthony the Great</w:t>
      </w:r>
      <w:bookmarkEnd w:id="1268"/>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91E10">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91E10">
        <w:rPr>
          <w:noProof/>
        </w:rPr>
        <w:t>557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r>
        <w:t>January 18 (19) / Tobi 23: St. Timothy the Apostle</w:t>
      </w:r>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239DDB91" w14:textId="77777777" w:rsidR="00596AC8" w:rsidRDefault="00596AC8" w:rsidP="00596AC8">
      <w:pPr>
        <w:pStyle w:val="Heading3"/>
      </w:pPr>
      <w:r>
        <w:t>January 22 (23) / Tobi 27: Archangel Suriel</w:t>
      </w:r>
    </w:p>
    <w:p w14:paraId="79FCFE0C" w14:textId="77777777" w:rsidR="00596AC8" w:rsidRDefault="00596AC8" w:rsidP="00596AC8">
      <w:pPr>
        <w:pStyle w:val="Heading4"/>
      </w:pPr>
      <w:bookmarkStart w:id="1269" w:name="_Ref434488250"/>
      <w:r>
        <w:t>The Doxology</w:t>
      </w:r>
      <w:r w:rsidR="00B46E6E">
        <w:t xml:space="preserve"> for Archangel Suriel</w:t>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r>
        <w:t>January 22 (23) / Tobi 27: Also Relocation of St. Timothy the Apostle’s Relics</w:t>
      </w:r>
    </w:p>
    <w:p w14:paraId="3FBC7E0C" w14:textId="77777777" w:rsidR="00191A26" w:rsidRDefault="00191A26" w:rsidP="00191A26">
      <w:pPr>
        <w:pStyle w:val="Rubric"/>
      </w:pPr>
      <w:bookmarkStart w:id="1270" w:name="_Ref434560218"/>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3D3C66F4" w14:textId="77777777" w:rsidR="00B52D77" w:rsidRDefault="00B52D77" w:rsidP="00B52D77">
      <w:pPr>
        <w:pStyle w:val="Heading3"/>
      </w:pPr>
      <w:r>
        <w:t>January 24 (25) / Tobi 29: Commemoration of the Annunciation, Nativity, and Resurrection on the 29</w:t>
      </w:r>
      <w:r w:rsidRPr="00C0205C">
        <w:rPr>
          <w:vertAlign w:val="superscript"/>
        </w:rPr>
        <w:t>th</w:t>
      </w:r>
      <w:r>
        <w:t xml:space="preserve"> of Every Month</w:t>
      </w:r>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091E10">
        <w:t>September 26 (27) / Tho-out 29: Commemoration of the Annunciation, Nativity, and Resurrection on the 29</w:t>
      </w:r>
      <w:r w:rsidR="00091E10" w:rsidRPr="00C0205C">
        <w:rPr>
          <w:vertAlign w:val="superscript"/>
        </w:rPr>
        <w:t>th</w:t>
      </w:r>
      <w:r w:rsidR="00091E10">
        <w:t xml:space="preserve"> of Every Month</w:t>
      </w:r>
      <w:r>
        <w:fldChar w:fldCharType="end"/>
      </w:r>
      <w:r>
        <w:t xml:space="preserve">, page </w:t>
      </w:r>
      <w:r>
        <w:fldChar w:fldCharType="begin"/>
      </w:r>
      <w:r>
        <w:instrText xml:space="preserve"> PAGEREF _Ref435003974 \h </w:instrText>
      </w:r>
      <w:r>
        <w:fldChar w:fldCharType="separate"/>
      </w:r>
      <w:r w:rsidR="00091E10">
        <w:rPr>
          <w:noProof/>
        </w:rPr>
        <w:t>592</w:t>
      </w:r>
      <w:r>
        <w:fldChar w:fldCharType="end"/>
      </w:r>
      <w:r>
        <w:t>.</w:t>
      </w:r>
    </w:p>
    <w:p w14:paraId="17F33393" w14:textId="77777777" w:rsidR="00C30529" w:rsidRDefault="00C30529" w:rsidP="00C30529">
      <w:pPr>
        <w:pStyle w:val="Heading3"/>
      </w:pPr>
      <w:r>
        <w:t>January 27 (28) / Meshir 2: St. Paul the Anchorite</w:t>
      </w:r>
      <w:bookmarkEnd w:id="1270"/>
    </w:p>
    <w:p w14:paraId="680E4267" w14:textId="77777777" w:rsidR="00C30529" w:rsidRDefault="00C30529" w:rsidP="00C30529">
      <w:pPr>
        <w:pStyle w:val="Heading4"/>
      </w:pPr>
      <w:bookmarkStart w:id="1271" w:name="_Ref434490368"/>
      <w:r>
        <w:t>The Doxology</w:t>
      </w:r>
      <w:r w:rsidR="00B46E6E">
        <w:t xml:space="preserve"> for St. Paul the Anchorite</w:t>
      </w:r>
      <w:bookmarkEnd w:id="1271"/>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91E10">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91E10">
        <w:rPr>
          <w:noProof/>
        </w:rPr>
        <w:t>557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lastRenderedPageBreak/>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0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0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r>
        <w:t>January 29 (30) / Meshir 4: Martyrdom of St. Agabus the Disciple</w:t>
      </w:r>
    </w:p>
    <w:p w14:paraId="6DDD9040" w14:textId="77777777" w:rsidR="00191A26" w:rsidRDefault="00191A26" w:rsidP="00191A26">
      <w:pPr>
        <w:pStyle w:val="Rubric"/>
      </w:pPr>
      <w:bookmarkStart w:id="1272" w:name="_Toc410196209"/>
      <w:bookmarkStart w:id="1273" w:name="_Toc410196451"/>
      <w:bookmarkStart w:id="1274" w:name="_Toc410196953"/>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67F3DC96" w14:textId="77777777" w:rsidR="00E30E2D" w:rsidRDefault="00E30E2D" w:rsidP="00E30E2D">
      <w:pPr>
        <w:pStyle w:val="Heading3"/>
      </w:pPr>
      <w:r>
        <w:t>January 21 (31) / Meshir 5: St. Apollo the Friend of St. Apip</w:t>
      </w:r>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091E10">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091E10">
        <w:rPr>
          <w:noProof/>
        </w:rPr>
        <w:t>608</w:t>
      </w:r>
      <w:r w:rsidR="002409EF">
        <w:fldChar w:fldCharType="end"/>
      </w:r>
      <w:r>
        <w:t>.</w:t>
      </w:r>
    </w:p>
    <w:p w14:paraId="03E5B08D" w14:textId="77777777" w:rsidR="00495F1A" w:rsidRDefault="00495F1A" w:rsidP="00495F1A">
      <w:pPr>
        <w:pStyle w:val="Heading2"/>
      </w:pPr>
      <w:bookmarkStart w:id="1275" w:name="_Toc435800446"/>
      <w:r>
        <w:lastRenderedPageBreak/>
        <w:t>February</w:t>
      </w:r>
      <w:bookmarkEnd w:id="1272"/>
      <w:bookmarkEnd w:id="1273"/>
      <w:bookmarkEnd w:id="1274"/>
      <w:r w:rsidR="00C30529">
        <w:t xml:space="preserve"> or </w:t>
      </w:r>
      <w:r w:rsidR="00C30529">
        <w:rPr>
          <w:rFonts w:ascii="FreeSerifAvvaShenouda" w:hAnsi="FreeSerifAvvaShenouda" w:cs="FreeSerifAvvaShenouda"/>
        </w:rPr>
        <w:t>Ⲙϣⲓⲣ</w:t>
      </w:r>
      <w:bookmarkEnd w:id="1275"/>
    </w:p>
    <w:p w14:paraId="1DB2C740" w14:textId="77777777" w:rsidR="00495F1A" w:rsidRDefault="00C30529" w:rsidP="00495F1A">
      <w:pPr>
        <w:pStyle w:val="Heading3"/>
      </w:pPr>
      <w:bookmarkStart w:id="1276" w:name="_Toc410196210"/>
      <w:bookmarkStart w:id="1277" w:name="_Toc410196452"/>
      <w:bookmarkStart w:id="1278" w:name="_Toc410196954"/>
      <w:r>
        <w:t xml:space="preserve">February 2 (3): Meshir 8: </w:t>
      </w:r>
      <w:r w:rsidR="00495F1A">
        <w:t>The Entrance into the Temple</w:t>
      </w:r>
      <w:bookmarkEnd w:id="1276"/>
      <w:bookmarkEnd w:id="1277"/>
      <w:bookmarkEnd w:id="1278"/>
    </w:p>
    <w:p w14:paraId="6E92944D" w14:textId="77777777" w:rsidR="00C30529" w:rsidRDefault="00C30529" w:rsidP="00124ADD">
      <w:pPr>
        <w:pStyle w:val="Heading4"/>
      </w:pPr>
      <w:bookmarkStart w:id="1279" w:name="_Ref434477815"/>
      <w:r>
        <w:t>The Doxology</w:t>
      </w:r>
      <w:r w:rsidR="00E21EA3">
        <w:t xml:space="preserve"> for the Entrance into the Temple</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91E10">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91E10">
        <w:rPr>
          <w:noProof/>
        </w:rPr>
        <w:t>690</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91E10">
        <w:t>The Psali Batos for the Circumc</w:t>
      </w:r>
      <w:r w:rsidR="00091E10">
        <w:t>i</w:t>
      </w:r>
      <w:r w:rsidR="00091E10">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91E10">
        <w:rPr>
          <w:noProof/>
        </w:rPr>
        <w:t>694</w:t>
      </w:r>
      <w:r w:rsidR="002409EF">
        <w:fldChar w:fldCharType="end"/>
      </w:r>
      <w:r w:rsidR="002409EF">
        <w:t>.</w:t>
      </w:r>
    </w:p>
    <w:p w14:paraId="531960F8" w14:textId="77777777" w:rsidR="007F571C" w:rsidRDefault="007F571C" w:rsidP="007F571C">
      <w:pPr>
        <w:pStyle w:val="Heading3"/>
      </w:pPr>
      <w:r>
        <w:t>February 4 (5) / Meshir 10: Martyrdom of St. James the Son of Alphaeus</w:t>
      </w:r>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038E9A04" w14:textId="77777777" w:rsidR="00DD5136" w:rsidRDefault="00DD5136" w:rsidP="00DD5136">
      <w:pPr>
        <w:pStyle w:val="Heading3"/>
      </w:pPr>
      <w:r>
        <w:t>February 6 (7) / Meshir 12: Commemoration of Archangel Michael</w:t>
      </w:r>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091E10">
        <w:t>November 8 (9) / Athor 12: Archangel Michael</w:t>
      </w:r>
      <w:r>
        <w:fldChar w:fldCharType="end"/>
      </w:r>
      <w:r>
        <w:t xml:space="preserve">, page </w:t>
      </w:r>
      <w:r>
        <w:fldChar w:fldCharType="begin"/>
      </w:r>
      <w:r>
        <w:instrText xml:space="preserve"> PAGEREF _Ref434561114 \h </w:instrText>
      </w:r>
      <w:r>
        <w:fldChar w:fldCharType="separate"/>
      </w:r>
      <w:r w:rsidR="00091E10">
        <w:rPr>
          <w:noProof/>
        </w:rPr>
        <w:t>613</w:t>
      </w:r>
      <w:r>
        <w:fldChar w:fldCharType="end"/>
      </w:r>
      <w:r>
        <w:t>.</w:t>
      </w:r>
    </w:p>
    <w:p w14:paraId="635D2675" w14:textId="77777777" w:rsidR="000274A5" w:rsidRDefault="000274A5" w:rsidP="000274A5">
      <w:pPr>
        <w:pStyle w:val="Heading3"/>
      </w:pPr>
      <w:r>
        <w:t xml:space="preserve">February 8 (9) / Meshir 14: The Departure of St. Severus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91E10">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91E10">
        <w:rPr>
          <w:noProof/>
        </w:rPr>
        <w:t>602</w:t>
      </w:r>
      <w:r w:rsidR="002409EF">
        <w:fldChar w:fldCharType="end"/>
      </w:r>
      <w:r>
        <w:t>.</w:t>
      </w:r>
    </w:p>
    <w:p w14:paraId="1AE071A5" w14:textId="77777777" w:rsidR="00420011" w:rsidRDefault="00420011" w:rsidP="00420011">
      <w:pPr>
        <w:pStyle w:val="Heading3"/>
      </w:pPr>
      <w:r>
        <w:t>February 10 (11) / Meshir 16: Isaac the Syrian</w:t>
      </w:r>
    </w:p>
    <w:p w14:paraId="2F7479F8" w14:textId="77777777" w:rsidR="005329C1" w:rsidRDefault="005242D1" w:rsidP="005329C1">
      <w:pPr>
        <w:pStyle w:val="Heading3"/>
      </w:pPr>
      <w:r>
        <w:t>February</w:t>
      </w:r>
      <w:r w:rsidR="005329C1">
        <w:t xml:space="preserve"> 15 (16) / Meshir 21: Commemoration of the Theotokos</w:t>
      </w:r>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6DD82E8A" w14:textId="77777777" w:rsidR="00160DE3" w:rsidRDefault="00160DE3" w:rsidP="00160DE3">
      <w:pPr>
        <w:pStyle w:val="Heading3"/>
      </w:pPr>
      <w:r>
        <w:t>February 15 (16) / Meshir 21: Also Martyrdom of St. Onesimus, the Disc</w:t>
      </w:r>
      <w:r>
        <w:t>i</w:t>
      </w:r>
      <w:r>
        <w:t>ple of St. Paul</w:t>
      </w:r>
    </w:p>
    <w:p w14:paraId="197E567A" w14:textId="77777777" w:rsidR="00B52D77" w:rsidRDefault="00B52D77" w:rsidP="00B52D77">
      <w:pPr>
        <w:pStyle w:val="Heading3"/>
      </w:pPr>
      <w:r>
        <w:t>February 23 (24) / Meshir 29: Commemoration of the Annunciation, Nativity, and Resurrection on the 29</w:t>
      </w:r>
      <w:r w:rsidRPr="00C0205C">
        <w:rPr>
          <w:vertAlign w:val="superscript"/>
        </w:rPr>
        <w:t>th</w:t>
      </w:r>
      <w:r>
        <w:t xml:space="preserve"> of Every Month</w:t>
      </w:r>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091E10">
        <w:t>September 26 (27) / Tho-out 29: Commemoration of the Annunciation, Nativity, and Resurrection on the 29</w:t>
      </w:r>
      <w:r w:rsidR="00091E10" w:rsidRPr="00C0205C">
        <w:rPr>
          <w:vertAlign w:val="superscript"/>
        </w:rPr>
        <w:t>th</w:t>
      </w:r>
      <w:r w:rsidR="00091E10">
        <w:t xml:space="preserve"> of Every Month</w:t>
      </w:r>
      <w:r>
        <w:fldChar w:fldCharType="end"/>
      </w:r>
      <w:r>
        <w:t xml:space="preserve">, page </w:t>
      </w:r>
      <w:r>
        <w:fldChar w:fldCharType="begin"/>
      </w:r>
      <w:r>
        <w:instrText xml:space="preserve"> PAGEREF _Ref435003974 \h </w:instrText>
      </w:r>
      <w:r>
        <w:fldChar w:fldCharType="separate"/>
      </w:r>
      <w:r w:rsidR="00091E10">
        <w:rPr>
          <w:noProof/>
        </w:rPr>
        <w:t>592</w:t>
      </w:r>
      <w:r>
        <w:fldChar w:fldCharType="end"/>
      </w:r>
      <w:r>
        <w:t>.</w:t>
      </w:r>
    </w:p>
    <w:p w14:paraId="03720C5F" w14:textId="77777777" w:rsidR="005242D1" w:rsidRDefault="005242D1" w:rsidP="005242D1">
      <w:pPr>
        <w:pStyle w:val="Heading3"/>
      </w:pPr>
      <w:r>
        <w:lastRenderedPageBreak/>
        <w:t>February 24 (25) / Meshir 30: Appearance of the Head of St. John the Baptist</w:t>
      </w:r>
    </w:p>
    <w:p w14:paraId="49513F8D" w14:textId="77777777" w:rsidR="00191A26" w:rsidRDefault="00191A26" w:rsidP="00191A26">
      <w:pPr>
        <w:pStyle w:val="Rubric"/>
      </w:pPr>
      <w:bookmarkStart w:id="1280" w:name="_Toc410196211"/>
      <w:bookmarkStart w:id="1281" w:name="_Toc410196453"/>
      <w:bookmarkStart w:id="1282" w:name="_Toc410196955"/>
      <w:r>
        <w:t xml:space="preserve">See </w:t>
      </w:r>
      <w:r>
        <w:fldChar w:fldCharType="begin"/>
      </w:r>
      <w:r>
        <w:instrText xml:space="preserve"> REF _Ref434488524 \h </w:instrText>
      </w:r>
      <w:r>
        <w:fldChar w:fldCharType="separate"/>
      </w:r>
      <w:r w:rsidR="00091E10">
        <w:t>The Doxology of St. John the Baptist</w:t>
      </w:r>
      <w:r>
        <w:fldChar w:fldCharType="end"/>
      </w:r>
      <w:r>
        <w:t xml:space="preserve"> on pages </w:t>
      </w:r>
      <w:r>
        <w:fldChar w:fldCharType="begin"/>
      </w:r>
      <w:r>
        <w:instrText xml:space="preserve"> PAGEREF _Ref434488524 \h </w:instrText>
      </w:r>
      <w:r>
        <w:fldChar w:fldCharType="separate"/>
      </w:r>
      <w:r w:rsidR="00091E10">
        <w:rPr>
          <w:noProof/>
        </w:rPr>
        <w:t>542</w:t>
      </w:r>
      <w:r>
        <w:fldChar w:fldCharType="end"/>
      </w:r>
      <w:r>
        <w:t xml:space="preserve"> and </w:t>
      </w:r>
      <w:r>
        <w:fldChar w:fldCharType="begin"/>
      </w:r>
      <w:r>
        <w:instrText xml:space="preserve"> PAGEREF _Ref434488546 \h </w:instrText>
      </w:r>
      <w:r>
        <w:fldChar w:fldCharType="separate"/>
      </w:r>
      <w:r w:rsidR="00091E10">
        <w:rPr>
          <w:noProof/>
        </w:rPr>
        <w:t>543</w:t>
      </w:r>
      <w:r>
        <w:fldChar w:fldCharType="end"/>
      </w:r>
      <w:r>
        <w:t>.</w:t>
      </w:r>
    </w:p>
    <w:p w14:paraId="4CFFD00D" w14:textId="77777777" w:rsidR="001779C0" w:rsidRDefault="001779C0" w:rsidP="001779C0">
      <w:pPr>
        <w:pStyle w:val="Heading3"/>
      </w:pPr>
      <w:r>
        <w:t>February 24 (25) / Meshir 30: Also St. Cyril VI</w:t>
      </w:r>
    </w:p>
    <w:p w14:paraId="0CDD55AC" w14:textId="77777777" w:rsidR="001779C0" w:rsidRDefault="001779C0" w:rsidP="001779C0">
      <w:pPr>
        <w:pStyle w:val="Heading4"/>
      </w:pPr>
      <w:bookmarkStart w:id="1283" w:name="_Ref434492506"/>
      <w:r>
        <w:t>The Doxology</w:t>
      </w:r>
      <w:r w:rsidR="00B82753">
        <w:t xml:space="preserve"> for St. Cyril VI</w:t>
      </w:r>
      <w:r>
        <w:rPr>
          <w:rStyle w:val="FootnoteReference"/>
        </w:rPr>
        <w:footnoteReference w:id="505"/>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284" w:name="_Toc435800447"/>
      <w:r>
        <w:lastRenderedPageBreak/>
        <w:t>March</w:t>
      </w:r>
      <w:bookmarkEnd w:id="1280"/>
      <w:bookmarkEnd w:id="1281"/>
      <w:bookmarkEnd w:id="1282"/>
      <w:r w:rsidR="00C30529">
        <w:t xml:space="preserve"> or </w:t>
      </w:r>
      <w:r w:rsidR="00C30529">
        <w:rPr>
          <w:rFonts w:ascii="FreeSerifAvvaShenouda" w:hAnsi="FreeSerifAvvaShenouda" w:cs="FreeSerifAvvaShenouda"/>
        </w:rPr>
        <w:t>Ⲡⲁⲣⲙϩⲟⲧⲡ</w:t>
      </w:r>
      <w:bookmarkEnd w:id="1284"/>
    </w:p>
    <w:p w14:paraId="1AC083A6" w14:textId="77777777" w:rsidR="006A140A" w:rsidRDefault="006A140A" w:rsidP="007F571C">
      <w:pPr>
        <w:pStyle w:val="Heading3"/>
      </w:pPr>
      <w:bookmarkStart w:id="1285" w:name="_Toc410196212"/>
      <w:bookmarkStart w:id="1286" w:name="_Toc410196454"/>
      <w:bookmarkStart w:id="1287" w:name="_Toc410196956"/>
      <w:r>
        <w:t>March 2: Departure of St. Chad of Mercia</w:t>
      </w:r>
      <w:r w:rsidR="00377E51">
        <w:rPr>
          <w:rStyle w:val="FootnoteReference"/>
        </w:rPr>
        <w:footnoteReference w:id="506"/>
      </w:r>
    </w:p>
    <w:p w14:paraId="668738F1" w14:textId="77777777" w:rsidR="006A140A" w:rsidRDefault="006A140A" w:rsidP="006A140A">
      <w:pPr>
        <w:pStyle w:val="Heading4"/>
      </w:pPr>
      <w:bookmarkStart w:id="1288" w:name="_Ref434492702"/>
      <w:r>
        <w:t>The Doxology</w:t>
      </w:r>
      <w:r w:rsidR="00B82753">
        <w:t xml:space="preserve"> for St. Chad of Mercia</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r>
        <w:t>March 4 / Phamenoth 8: Martyrdom of St. Matthias the Apostle</w:t>
      </w:r>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01FACE98" w14:textId="77777777" w:rsidR="00495F1A" w:rsidRDefault="00C30529" w:rsidP="00495F1A">
      <w:pPr>
        <w:pStyle w:val="Heading3"/>
      </w:pPr>
      <w:r>
        <w:t xml:space="preserve">March 6 / Phamenoth 10: </w:t>
      </w:r>
      <w:r w:rsidR="00495F1A">
        <w:t>The Finding of the Holy Cross</w:t>
      </w:r>
      <w:bookmarkEnd w:id="1285"/>
      <w:bookmarkEnd w:id="1286"/>
      <w:bookmarkEnd w:id="1287"/>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91E10">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91E10">
        <w:rPr>
          <w:noProof/>
        </w:rPr>
        <w:t>578</w:t>
      </w:r>
      <w:r w:rsidR="002409EF">
        <w:fldChar w:fldCharType="end"/>
      </w:r>
      <w:r>
        <w:t>.</w:t>
      </w:r>
    </w:p>
    <w:p w14:paraId="26452189" w14:textId="77777777" w:rsidR="00DD5136" w:rsidRDefault="00DD5136" w:rsidP="00DD5136">
      <w:pPr>
        <w:pStyle w:val="Heading3"/>
      </w:pPr>
      <w:r>
        <w:lastRenderedPageBreak/>
        <w:t>March 8 / Phamenoth</w:t>
      </w:r>
      <w:r w:rsidR="005329C1">
        <w:t xml:space="preserve"> 12</w:t>
      </w:r>
      <w:r>
        <w:t>: Commemoration of Archangel Michael</w:t>
      </w:r>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091E10">
        <w:t>November 8 (9) / Athor 12: Archangel Michael</w:t>
      </w:r>
      <w:r>
        <w:fldChar w:fldCharType="end"/>
      </w:r>
      <w:r>
        <w:t xml:space="preserve">, page </w:t>
      </w:r>
      <w:r>
        <w:fldChar w:fldCharType="begin"/>
      </w:r>
      <w:r>
        <w:instrText xml:space="preserve"> PAGEREF _Ref434561114 \h </w:instrText>
      </w:r>
      <w:r>
        <w:fldChar w:fldCharType="separate"/>
      </w:r>
      <w:r w:rsidR="00091E10">
        <w:rPr>
          <w:noProof/>
        </w:rPr>
        <w:t>613</w:t>
      </w:r>
      <w:r>
        <w:fldChar w:fldCharType="end"/>
      </w:r>
      <w:r>
        <w:t>.</w:t>
      </w:r>
    </w:p>
    <w:p w14:paraId="1F095B73" w14:textId="77777777" w:rsidR="00494FE4" w:rsidRDefault="00494FE4" w:rsidP="00494FE4">
      <w:pPr>
        <w:pStyle w:val="Heading3"/>
      </w:pPr>
      <w:r>
        <w:t>March 9 / Phamenoth 13: Return of St. Macarius the Great and St. Ma</w:t>
      </w:r>
      <w:r>
        <w:t>c</w:t>
      </w:r>
      <w:r>
        <w:t>arius of Alexandria from Exile</w:t>
      </w:r>
    </w:p>
    <w:p w14:paraId="450613FB" w14:textId="77777777" w:rsidR="00494FE4" w:rsidRPr="00494FE4" w:rsidRDefault="00494FE4" w:rsidP="00494FE4">
      <w:pPr>
        <w:pStyle w:val="Rubric"/>
      </w:pPr>
      <w:r>
        <w:t>See</w:t>
      </w:r>
      <w:r w:rsidR="002409EF">
        <w:t xml:space="preserve"> </w:t>
      </w:r>
      <w:r w:rsidR="002409EF">
        <w:fldChar w:fldCharType="begin"/>
      </w:r>
      <w:r w:rsidR="002409EF">
        <w:instrText xml:space="preserve"> REF _Ref434563557 \h </w:instrText>
      </w:r>
      <w:r w:rsidR="002409EF">
        <w:fldChar w:fldCharType="separate"/>
      </w:r>
      <w:r w:rsidR="00091E10">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91E10">
        <w:rPr>
          <w:noProof/>
        </w:rPr>
        <w:t>758</w:t>
      </w:r>
      <w:r w:rsidR="002409EF">
        <w:fldChar w:fldCharType="end"/>
      </w:r>
      <w:r>
        <w:t>, and</w:t>
      </w:r>
      <w:r w:rsidR="002409EF">
        <w:t xml:space="preserve"> </w:t>
      </w:r>
      <w:r w:rsidR="002409EF">
        <w:fldChar w:fldCharType="begin"/>
      </w:r>
      <w:r w:rsidR="002409EF">
        <w:instrText xml:space="preserve"> REF _Ref434563583 \h </w:instrText>
      </w:r>
      <w:r w:rsidR="002409EF">
        <w:fldChar w:fldCharType="separate"/>
      </w:r>
      <w:r w:rsidR="00091E10">
        <w:t>May 1 / Pashons 6: St. Macarius of Alexandria, the Presbyter</w:t>
      </w:r>
      <w:r w:rsidR="002409EF">
        <w:fldChar w:fldCharType="end"/>
      </w:r>
      <w:r w:rsidR="002409EF">
        <w:t xml:space="preserve">, page </w:t>
      </w:r>
      <w:r w:rsidR="002409EF">
        <w:fldChar w:fldCharType="begin"/>
      </w:r>
      <w:r w:rsidR="002409EF">
        <w:instrText xml:space="preserve"> PAGEREF _Ref434563583 \h </w:instrText>
      </w:r>
      <w:r w:rsidR="002409EF">
        <w:fldChar w:fldCharType="separate"/>
      </w:r>
      <w:r w:rsidR="00091E10">
        <w:rPr>
          <w:noProof/>
        </w:rPr>
        <w:t>778</w:t>
      </w:r>
      <w:r w:rsidR="002409EF">
        <w:fldChar w:fldCharType="end"/>
      </w:r>
      <w:r>
        <w:t>.</w:t>
      </w:r>
    </w:p>
    <w:p w14:paraId="15396FC9" w14:textId="77777777" w:rsidR="007F571C" w:rsidRDefault="007F571C" w:rsidP="007F571C">
      <w:pPr>
        <w:pStyle w:val="Heading3"/>
      </w:pPr>
      <w:r>
        <w:t>March 15 / Phamenoth 19: Martyrdom of St. Aristobulus the Apostle</w:t>
      </w:r>
    </w:p>
    <w:p w14:paraId="57821F33" w14:textId="77777777" w:rsidR="00191A26" w:rsidRDefault="00191A26" w:rsidP="00191A26">
      <w:pPr>
        <w:pStyle w:val="Rubric"/>
      </w:pPr>
      <w:bookmarkStart w:id="1289" w:name="_Toc410196213"/>
      <w:bookmarkStart w:id="1290" w:name="_Toc410196455"/>
      <w:bookmarkStart w:id="1291" w:name="_Toc410196957"/>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35F3D5AC" w14:textId="77777777" w:rsidR="005329C1" w:rsidRDefault="005329C1" w:rsidP="005329C1">
      <w:pPr>
        <w:pStyle w:val="Heading3"/>
      </w:pPr>
      <w:r>
        <w:t>March 17 / Phamenoth 21: Commemoration of the Theotokos</w:t>
      </w:r>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7FA5DE0B" w14:textId="77777777" w:rsidR="00C30529" w:rsidRDefault="00C30529" w:rsidP="00C30529">
      <w:pPr>
        <w:pStyle w:val="Heading3"/>
      </w:pPr>
      <w:bookmarkStart w:id="1292" w:name="_Ref434563557"/>
      <w:r>
        <w:t>March 23 / Phamenoth 27: St. Macarius the Great</w:t>
      </w:r>
      <w:bookmarkEnd w:id="1292"/>
    </w:p>
    <w:p w14:paraId="19445963" w14:textId="77777777" w:rsidR="003E7329" w:rsidRDefault="003E7329" w:rsidP="003E7329">
      <w:pPr>
        <w:pStyle w:val="Heading4"/>
      </w:pPr>
      <w:bookmarkStart w:id="1293" w:name="_Ref434490507"/>
      <w:r>
        <w:t>The Doxology of St. Macarius the Great</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0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0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300" w:name="_Ref434490525"/>
      <w:r>
        <w:t>Another Doxology of St. Macarius the Great</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301" w:name="_Ref434490542"/>
      <w:r>
        <w:t>Another</w:t>
      </w:r>
      <w:r w:rsidR="00C30529">
        <w:t xml:space="preserve"> Doxology</w:t>
      </w:r>
      <w:r>
        <w:t xml:space="preserve"> of St. Macarius the Great</w:t>
      </w:r>
      <w:r>
        <w:rPr>
          <w:rStyle w:val="FootnoteReference"/>
        </w:rPr>
        <w:footnoteReference w:id="509"/>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lastRenderedPageBreak/>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r>
        <w:t xml:space="preserve">March 25 / Phamenoth 29: </w:t>
      </w:r>
      <w:r w:rsidR="00495F1A">
        <w:t>Annunciation</w:t>
      </w:r>
      <w:bookmarkEnd w:id="1289"/>
      <w:bookmarkEnd w:id="1290"/>
      <w:bookmarkEnd w:id="1291"/>
    </w:p>
    <w:p w14:paraId="6F91E2E0" w14:textId="77777777" w:rsidR="00C30529" w:rsidRDefault="00C30529" w:rsidP="00C30529">
      <w:pPr>
        <w:pStyle w:val="Heading4"/>
      </w:pPr>
      <w:bookmarkStart w:id="1302" w:name="_Ref434477856"/>
      <w:r>
        <w:t>The Doxology</w:t>
      </w:r>
      <w:r w:rsidR="00E21EA3">
        <w:t xml:space="preserve"> for the Annunciation</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303" w:name="_Ref434475566"/>
      <w:bookmarkStart w:id="1304" w:name="_Toc410196214"/>
      <w:bookmarkStart w:id="1305" w:name="_Toc410196456"/>
      <w:bookmarkStart w:id="1306" w:name="_Toc410196958"/>
      <w:r>
        <w:t>The Psali Adam</w:t>
      </w:r>
      <w:r w:rsidR="006C1B94">
        <w:t xml:space="preserve"> for Annunciation</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307"/>
            <w:r>
              <w:t>Head</w:t>
            </w:r>
            <w:commentRangeEnd w:id="1307"/>
            <w:r>
              <w:rPr>
                <w:rStyle w:val="CommentReference"/>
              </w:rPr>
              <w:commentReference w:id="130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308" w:name="_Ref434475591"/>
      <w:r>
        <w:t>The Psali Batos</w:t>
      </w:r>
      <w:r w:rsidR="006C1B94">
        <w:t xml:space="preserve"> for Annunciation</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309"/>
            <w:r>
              <w:t>ruler</w:t>
            </w:r>
            <w:commentRangeEnd w:id="1309"/>
            <w:r>
              <w:rPr>
                <w:rStyle w:val="CommentReference"/>
              </w:rPr>
              <w:commentReference w:id="130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1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310"/>
            <w:r>
              <w:t xml:space="preserve">peoples </w:t>
            </w:r>
            <w:commentRangeEnd w:id="1310"/>
            <w:r>
              <w:rPr>
                <w:rStyle w:val="CommentReference"/>
              </w:rPr>
              <w:commentReference w:id="131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311"/>
            <w:r>
              <w:t>burned</w:t>
            </w:r>
            <w:commentRangeEnd w:id="1311"/>
            <w:r>
              <w:rPr>
                <w:rStyle w:val="CommentReference"/>
              </w:rPr>
              <w:commentReference w:id="131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lastRenderedPageBreak/>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312"/>
            <w:r>
              <w:t>Servant</w:t>
            </w:r>
            <w:commentRangeEnd w:id="1312"/>
            <w:r>
              <w:rPr>
                <w:rStyle w:val="CommentReference"/>
              </w:rPr>
              <w:commentReference w:id="131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313"/>
            <w:r>
              <w:t xml:space="preserve">Ⲫⲱⲕ </w:t>
            </w:r>
            <w:commentRangeEnd w:id="1313"/>
            <w:r>
              <w:rPr>
                <w:rStyle w:val="CommentReference"/>
                <w:rFonts w:ascii="Times New Roman" w:hAnsi="Times New Roman"/>
              </w:rPr>
              <w:commentReference w:id="131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314" w:name="_Ref434562998"/>
      <w:r>
        <w:t xml:space="preserve">March 26 / Phamenoth 30: </w:t>
      </w:r>
      <w:r w:rsidR="00D31016">
        <w:t>Arch</w:t>
      </w:r>
      <w:r>
        <w:t>angel Gabriel</w:t>
      </w:r>
      <w:bookmarkEnd w:id="1314"/>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91E10">
        <w:t xml:space="preserve">The Doxology of Archangel Gabriel for December or </w:t>
      </w:r>
      <w:r w:rsidR="00091E10"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91E10">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091E10">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91E10">
        <w:rPr>
          <w:noProof/>
        </w:rPr>
        <w:t>614</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91E10">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91E10">
        <w:rPr>
          <w:noProof/>
        </w:rPr>
        <w:t>808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315" w:name="_Toc435800448"/>
      <w:r>
        <w:lastRenderedPageBreak/>
        <w:t>April</w:t>
      </w:r>
      <w:bookmarkEnd w:id="1304"/>
      <w:bookmarkEnd w:id="1305"/>
      <w:bookmarkEnd w:id="130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315"/>
    </w:p>
    <w:p w14:paraId="0C3BE51B" w14:textId="77777777" w:rsidR="006E4762" w:rsidRDefault="00254945" w:rsidP="006E4762">
      <w:pPr>
        <w:pStyle w:val="Heading3"/>
      </w:pPr>
      <w:r>
        <w:t>April 1 / Pharamuthi 6</w:t>
      </w:r>
      <w:r w:rsidR="006E4762">
        <w:t xml:space="preserve">: </w:t>
      </w:r>
      <w:r>
        <w:t>Saint Mary of Egypt</w:t>
      </w:r>
    </w:p>
    <w:p w14:paraId="70D0F650" w14:textId="77777777" w:rsidR="00254945" w:rsidRDefault="00254945" w:rsidP="00254945">
      <w:pPr>
        <w:pStyle w:val="Heading4"/>
      </w:pPr>
      <w:bookmarkStart w:id="1316" w:name="_Ref434491512"/>
      <w:r>
        <w:t>The Doxology</w:t>
      </w:r>
      <w:r w:rsidR="00810F04">
        <w:t xml:space="preserve"> for St. Mary of Egypt</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lastRenderedPageBreak/>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r>
        <w:t>April 7 / Pharamuthi 12: Commemoration of Archangel Michael</w:t>
      </w:r>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091E10">
        <w:t>November 8 (9) / Athor 12: Archangel Michael</w:t>
      </w:r>
      <w:r>
        <w:fldChar w:fldCharType="end"/>
      </w:r>
      <w:r>
        <w:t xml:space="preserve">, page </w:t>
      </w:r>
      <w:r>
        <w:fldChar w:fldCharType="begin"/>
      </w:r>
      <w:r>
        <w:instrText xml:space="preserve"> PAGEREF _Ref434561114 \h </w:instrText>
      </w:r>
      <w:r>
        <w:fldChar w:fldCharType="separate"/>
      </w:r>
      <w:r w:rsidR="00091E10">
        <w:rPr>
          <w:noProof/>
        </w:rPr>
        <w:t>613</w:t>
      </w:r>
      <w:r>
        <w:fldChar w:fldCharType="end"/>
      </w:r>
      <w:r>
        <w:t>.</w:t>
      </w:r>
    </w:p>
    <w:p w14:paraId="63190F8B" w14:textId="77777777" w:rsidR="00072324" w:rsidRDefault="00072324" w:rsidP="00072324">
      <w:pPr>
        <w:pStyle w:val="Heading3"/>
      </w:pPr>
      <w:r>
        <w:t>April 10 / Pharamuthi 15: Consecrating of the Church of St. Agabus the Apostle</w:t>
      </w:r>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76232F53" w14:textId="77777777" w:rsidR="00072324" w:rsidRDefault="00072324" w:rsidP="00072324">
      <w:pPr>
        <w:pStyle w:val="Heading3"/>
      </w:pPr>
      <w:r>
        <w:t xml:space="preserve">April 12 / Pharamuthi 17: Martyrdom of St. </w:t>
      </w:r>
      <w:commentRangeStart w:id="1317"/>
      <w:r>
        <w:t xml:space="preserve">James </w:t>
      </w:r>
      <w:commentRangeEnd w:id="1317"/>
      <w:r>
        <w:rPr>
          <w:rStyle w:val="CommentReference"/>
          <w:rFonts w:eastAsiaTheme="minorHAnsi" w:cstheme="minorBidi"/>
          <w:b w:val="0"/>
          <w:bCs w:val="0"/>
        </w:rPr>
        <w:commentReference w:id="1317"/>
      </w:r>
      <w:r>
        <w:t xml:space="preserve">the brother of </w:t>
      </w:r>
      <w:r w:rsidR="002E495E">
        <w:t>the Lord the bishop of Jerusalem</w:t>
      </w:r>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055F566A" w14:textId="77777777" w:rsidR="005329C1" w:rsidRDefault="005329C1" w:rsidP="005329C1">
      <w:pPr>
        <w:pStyle w:val="Heading3"/>
      </w:pPr>
      <w:r>
        <w:t>April 16 / Pharamuthi 21: Commemoration of the Theotokos</w:t>
      </w:r>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76EB9DA3" w14:textId="77777777" w:rsidR="00AF6D10" w:rsidRDefault="00AF6D10" w:rsidP="00AF6D10">
      <w:pPr>
        <w:pStyle w:val="Heading3"/>
      </w:pPr>
      <w:bookmarkStart w:id="1318" w:name="_Ref434560035"/>
      <w:r>
        <w:t>April 18 / Pharamuthi 23: Martyrdom of St. George the Prince of the Martyrs</w:t>
      </w:r>
      <w:bookmarkEnd w:id="1318"/>
    </w:p>
    <w:p w14:paraId="480B7CF0" w14:textId="77777777" w:rsidR="00AF6D10" w:rsidRDefault="00AF6D10" w:rsidP="00AF6D10">
      <w:pPr>
        <w:pStyle w:val="Heading4"/>
      </w:pPr>
      <w:bookmarkStart w:id="1319" w:name="_Ref434489211"/>
      <w:r>
        <w:t>Another Doxology of St. George</w:t>
      </w:r>
      <w:bookmarkEnd w:id="1319"/>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91E10">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91E10">
        <w:rPr>
          <w:noProof/>
        </w:rPr>
        <w:t>549</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lastRenderedPageBreak/>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lastRenderedPageBreak/>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r>
        <w:t>April 24 / Pharamuthi 29: Commemoration of the Annunciation, Nativity, and Resurrection on the 29</w:t>
      </w:r>
      <w:r w:rsidRPr="00C0205C">
        <w:rPr>
          <w:vertAlign w:val="superscript"/>
        </w:rPr>
        <w:t>th</w:t>
      </w:r>
      <w:r>
        <w:t xml:space="preserve"> of Every Month</w:t>
      </w:r>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091E10">
        <w:t>September 26 (27) / Tho-out 29: Commemoration of the Annunciation, Nativity, and Resurrection on the 29</w:t>
      </w:r>
      <w:r w:rsidR="00091E10" w:rsidRPr="00C0205C">
        <w:rPr>
          <w:vertAlign w:val="superscript"/>
        </w:rPr>
        <w:t>th</w:t>
      </w:r>
      <w:r w:rsidR="00091E10">
        <w:t xml:space="preserve"> of Every Month</w:t>
      </w:r>
      <w:r>
        <w:fldChar w:fldCharType="end"/>
      </w:r>
      <w:r>
        <w:t xml:space="preserve">, page </w:t>
      </w:r>
      <w:r>
        <w:fldChar w:fldCharType="begin"/>
      </w:r>
      <w:r>
        <w:instrText xml:space="preserve"> PAGEREF _Ref435003974 \h </w:instrText>
      </w:r>
      <w:r>
        <w:fldChar w:fldCharType="separate"/>
      </w:r>
      <w:r w:rsidR="00091E10">
        <w:rPr>
          <w:noProof/>
        </w:rPr>
        <w:t>592</w:t>
      </w:r>
      <w:r>
        <w:fldChar w:fldCharType="end"/>
      </w:r>
      <w:r>
        <w:t>.</w:t>
      </w:r>
    </w:p>
    <w:p w14:paraId="0955026C" w14:textId="77777777" w:rsidR="00072324" w:rsidRDefault="00072324" w:rsidP="00072324">
      <w:pPr>
        <w:pStyle w:val="Heading3"/>
      </w:pPr>
      <w:r>
        <w:t xml:space="preserve">April 24 / Pharamuthi 29: </w:t>
      </w:r>
      <w:r w:rsidR="00B52D77">
        <w:t xml:space="preserve">Also the </w:t>
      </w:r>
      <w:r>
        <w:t>Departure of St. Erastus the Apostle</w:t>
      </w:r>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50EC74FD" w14:textId="77777777" w:rsidR="00072324" w:rsidRDefault="00072324" w:rsidP="00072324">
      <w:pPr>
        <w:pStyle w:val="Heading3"/>
      </w:pPr>
      <w:bookmarkStart w:id="1320" w:name="_Ref434562195"/>
      <w:r>
        <w:t>April 25 / Pharamuthi 30: Martyrdom of St. Mark the Evangelist</w:t>
      </w:r>
      <w:bookmarkEnd w:id="1320"/>
    </w:p>
    <w:p w14:paraId="1A50F251" w14:textId="77777777" w:rsidR="00072324" w:rsidRDefault="00B46E6E" w:rsidP="00072324">
      <w:pPr>
        <w:pStyle w:val="Heading4"/>
      </w:pPr>
      <w:bookmarkStart w:id="1321" w:name="_Ref434488936"/>
      <w:r>
        <w:t>Another</w:t>
      </w:r>
      <w:r w:rsidR="00072324">
        <w:t xml:space="preserve"> Doxology</w:t>
      </w:r>
      <w:r>
        <w:t xml:space="preserve"> of St. Mark</w:t>
      </w:r>
      <w:bookmarkEnd w:id="1321"/>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91E10">
        <w:t>The Doxology of St. Mark</w:t>
      </w:r>
      <w:r>
        <w:fldChar w:fldCharType="end"/>
      </w:r>
      <w:r>
        <w:t xml:space="preserve">, page </w:t>
      </w:r>
      <w:r>
        <w:fldChar w:fldCharType="begin"/>
      </w:r>
      <w:r>
        <w:instrText xml:space="preserve"> PAGEREF _Ref434488814 \h </w:instrText>
      </w:r>
      <w:r>
        <w:fldChar w:fldCharType="separate"/>
      </w:r>
      <w:r w:rsidR="00091E10">
        <w:rPr>
          <w:noProof/>
        </w:rPr>
        <w:t>546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r>
        <w:t>April 26 / Pashons 1: Nativity of the Theotokos</w:t>
      </w:r>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4644CD75" w14:textId="77777777" w:rsidR="00160DE3" w:rsidRDefault="00160DE3" w:rsidP="00160DE3">
      <w:pPr>
        <w:pStyle w:val="Heading3"/>
      </w:pPr>
      <w:r>
        <w:t>April 28 /</w:t>
      </w:r>
      <w:r w:rsidR="00F66BB3">
        <w:t xml:space="preserve"> Pashons 3: Departure of St. Jas</w:t>
      </w:r>
      <w:r>
        <w:t>on the Disciple</w:t>
      </w:r>
    </w:p>
    <w:p w14:paraId="588AE276" w14:textId="77777777" w:rsidR="00191A26" w:rsidRDefault="00191A26" w:rsidP="00191A26">
      <w:pPr>
        <w:pStyle w:val="Rubric"/>
      </w:pPr>
      <w:bookmarkStart w:id="1322" w:name="_Toc410196215"/>
      <w:bookmarkStart w:id="1323" w:name="_Toc410196457"/>
      <w:bookmarkStart w:id="1324" w:name="_Toc410196959"/>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631EA45A" w14:textId="77777777" w:rsidR="00F66BB3" w:rsidRDefault="00F66BB3" w:rsidP="00F66BB3">
      <w:pPr>
        <w:pStyle w:val="Heading3"/>
      </w:pPr>
      <w:r>
        <w:t>April 28 / Pashons 3: Also St. Theodore</w:t>
      </w:r>
      <w:r w:rsidR="00AF6F9B">
        <w:t xml:space="preserve"> the Disciple of St. Pachom</w:t>
      </w:r>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325" w:name="_Toc435800449"/>
      <w:r>
        <w:lastRenderedPageBreak/>
        <w:t>May</w:t>
      </w:r>
      <w:r w:rsidR="00495F1A">
        <w:t xml:space="preserve"> or </w:t>
      </w:r>
      <w:bookmarkEnd w:id="1322"/>
      <w:bookmarkEnd w:id="1323"/>
      <w:bookmarkEnd w:id="1324"/>
      <w:r w:rsidRPr="00FB5E62">
        <w:rPr>
          <w:rFonts w:ascii="FreeSerifAvvaShenouda" w:eastAsia="Arial Unicode MS" w:hAnsi="FreeSerifAvvaShenouda" w:cs="FreeSerifAvvaShenouda"/>
          <w:lang w:val="en-US"/>
        </w:rPr>
        <w:t>Ⲡⲁϣⲁⲛⲥ</w:t>
      </w:r>
      <w:bookmarkEnd w:id="1325"/>
    </w:p>
    <w:p w14:paraId="1AC07996" w14:textId="77777777" w:rsidR="00137929" w:rsidRDefault="00137929" w:rsidP="00137929">
      <w:pPr>
        <w:pStyle w:val="Heading3"/>
      </w:pPr>
      <w:bookmarkStart w:id="1326" w:name="_Ref434563583"/>
      <w:bookmarkStart w:id="1327" w:name="_Toc410196216"/>
      <w:bookmarkStart w:id="1328" w:name="_Toc410196458"/>
      <w:bookmarkStart w:id="1329" w:name="_Toc410196960"/>
      <w:r>
        <w:t>May 1 / Pashons 6: St. Macarius of Alexandria, the Presbyter</w:t>
      </w:r>
      <w:bookmarkEnd w:id="1326"/>
    </w:p>
    <w:p w14:paraId="65054283" w14:textId="77777777" w:rsidR="00137929" w:rsidRDefault="00137929" w:rsidP="00137929">
      <w:pPr>
        <w:pStyle w:val="Heading4"/>
      </w:pPr>
      <w:bookmarkStart w:id="1330" w:name="_Ref434490596"/>
      <w:r>
        <w:t>The Doxology</w:t>
      </w:r>
      <w:r w:rsidR="00B46E6E">
        <w:t xml:space="preserve"> for St. Macarius of Alexandria, the Presbyter</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331" w:name="_Ref434560539"/>
      <w:r>
        <w:t>May 2 / Pashons 7: St. Athanasius the Apostolic</w:t>
      </w:r>
      <w:bookmarkEnd w:id="1331"/>
    </w:p>
    <w:p w14:paraId="5C918841" w14:textId="77777777" w:rsidR="00EE657B" w:rsidRDefault="00EE657B" w:rsidP="00EE657B">
      <w:pPr>
        <w:pStyle w:val="Heading4"/>
      </w:pPr>
      <w:bookmarkStart w:id="1332" w:name="_Ref434492183"/>
      <w:r>
        <w:t>The Doxology</w:t>
      </w:r>
      <w:r w:rsidR="00B82753">
        <w:t xml:space="preserve"> for St. Athanasius the Apostolic</w:t>
      </w:r>
      <w:bookmarkEnd w:id="1332"/>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91E10">
        <w:t>The Doxology of St. Athanasius the Apostolic</w:t>
      </w:r>
      <w:r>
        <w:fldChar w:fldCharType="end"/>
      </w:r>
      <w:r>
        <w:t xml:space="preserve">, page </w:t>
      </w:r>
      <w:r>
        <w:fldChar w:fldCharType="begin"/>
      </w:r>
      <w:r>
        <w:instrText xml:space="preserve"> PAGEREF _Ref434492161 \h </w:instrText>
      </w:r>
      <w:r>
        <w:fldChar w:fldCharType="separate"/>
      </w:r>
      <w:r w:rsidR="00091E10">
        <w:rPr>
          <w:noProof/>
        </w:rPr>
        <w:t>559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333" w:name="_Ref434492196"/>
      <w:r>
        <w:t>Another</w:t>
      </w:r>
      <w:r w:rsidR="0047441D">
        <w:t xml:space="preserve"> Doxology</w:t>
      </w:r>
      <w:r>
        <w:t xml:space="preserve"> for St. Athanasius the Apostolic</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11"/>
            </w:r>
            <w:r>
              <w:t>;</w:t>
            </w:r>
          </w:p>
          <w:p w14:paraId="38DFDD79" w14:textId="77777777" w:rsidR="0047441D" w:rsidRDefault="0047441D" w:rsidP="0047441D">
            <w:pPr>
              <w:pStyle w:val="EngHang"/>
            </w:pPr>
            <w:r>
              <w:t>He sent them “the Father of Peace</w:t>
            </w:r>
            <w:r>
              <w:rPr>
                <w:rStyle w:val="FootnoteReference"/>
              </w:rPr>
              <w:footnoteReference w:id="51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r>
        <w:t>May 7 / Pashons 12: Commemoration of Archangel Michael</w:t>
      </w:r>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091E10">
        <w:t>November 8 (9) / Athor 12: Archangel Michael</w:t>
      </w:r>
      <w:r>
        <w:fldChar w:fldCharType="end"/>
      </w:r>
      <w:r>
        <w:t xml:space="preserve">, page </w:t>
      </w:r>
      <w:r>
        <w:fldChar w:fldCharType="begin"/>
      </w:r>
      <w:r>
        <w:instrText xml:space="preserve"> PAGEREF _Ref434561114 \h </w:instrText>
      </w:r>
      <w:r>
        <w:fldChar w:fldCharType="separate"/>
      </w:r>
      <w:r w:rsidR="00091E10">
        <w:rPr>
          <w:noProof/>
        </w:rPr>
        <w:t>613</w:t>
      </w:r>
      <w:r>
        <w:fldChar w:fldCharType="end"/>
      </w:r>
      <w:r>
        <w:t>.</w:t>
      </w:r>
    </w:p>
    <w:p w14:paraId="18F2AB5D" w14:textId="77777777" w:rsidR="00B53E05" w:rsidRDefault="00B53E05" w:rsidP="00B53E05">
      <w:pPr>
        <w:pStyle w:val="Heading3"/>
      </w:pPr>
      <w:r>
        <w:t>May 7 / Pashons 12: Also the Consecration of the Church of St. Demiana</w:t>
      </w:r>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91E10">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91E10">
        <w:rPr>
          <w:noProof/>
        </w:rPr>
        <w:t>744</w:t>
      </w:r>
      <w:r w:rsidR="002409EF">
        <w:fldChar w:fldCharType="end"/>
      </w:r>
      <w:r>
        <w:t>.</w:t>
      </w:r>
    </w:p>
    <w:p w14:paraId="3E105B3E" w14:textId="77777777" w:rsidR="00220DFD" w:rsidRDefault="00220DFD" w:rsidP="00220DFD">
      <w:pPr>
        <w:pStyle w:val="Heading3"/>
      </w:pPr>
      <w:r>
        <w:t>May 8 / Pashons 13 St. Junia of the Seventy Two Disciples</w:t>
      </w:r>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6D1738E1" w14:textId="77777777" w:rsidR="00220DFD" w:rsidRDefault="00220DFD" w:rsidP="00220DFD">
      <w:pPr>
        <w:pStyle w:val="Heading3"/>
      </w:pPr>
      <w:r>
        <w:lastRenderedPageBreak/>
        <w:t xml:space="preserve">May 8 / Pashons 13 Also St. </w:t>
      </w:r>
      <w:commentRangeStart w:id="1334"/>
      <w:r>
        <w:t>Arsenius</w:t>
      </w:r>
      <w:commentRangeEnd w:id="1334"/>
      <w:r>
        <w:rPr>
          <w:rStyle w:val="CommentReference"/>
          <w:rFonts w:eastAsiaTheme="minorHAnsi" w:cstheme="minorBidi"/>
          <w:b w:val="0"/>
          <w:bCs w:val="0"/>
        </w:rPr>
        <w:commentReference w:id="1334"/>
      </w:r>
    </w:p>
    <w:p w14:paraId="2EEE01C8" w14:textId="77777777" w:rsidR="00220DFD" w:rsidRDefault="00220DFD" w:rsidP="00220DFD">
      <w:pPr>
        <w:pStyle w:val="Heading4"/>
      </w:pPr>
      <w:bookmarkStart w:id="1335" w:name="_Ref434490892"/>
      <w:r>
        <w:t>The Doxology</w:t>
      </w:r>
      <w:r w:rsidR="00810F04">
        <w:t xml:space="preserve"> for St. Arsenius</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lastRenderedPageBreak/>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r>
        <w:t>May 9 / Pashons 14: St. Pachomius</w:t>
      </w:r>
    </w:p>
    <w:p w14:paraId="1731E46B" w14:textId="77777777" w:rsidR="00C30529" w:rsidRDefault="00C30529" w:rsidP="00C30529">
      <w:pPr>
        <w:pStyle w:val="Heading4"/>
      </w:pPr>
      <w:bookmarkStart w:id="1336" w:name="_Ref434491150"/>
      <w:r>
        <w:t>The Doxology</w:t>
      </w:r>
      <w:r w:rsidR="00810F04">
        <w:t xml:space="preserve"> for St. Pachomius</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lastRenderedPageBreak/>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r>
        <w:t>May 11 / Pashons 16: Commemoration of St. John the Evangelist</w:t>
      </w:r>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91E10">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91E10">
        <w:rPr>
          <w:noProof/>
        </w:rPr>
        <w:t>687</w:t>
      </w:r>
      <w:r w:rsidR="002409EF">
        <w:fldChar w:fldCharType="end"/>
      </w:r>
      <w:r>
        <w:t>.</w:t>
      </w:r>
    </w:p>
    <w:p w14:paraId="194D23B6" w14:textId="77777777" w:rsidR="005329C1" w:rsidRDefault="005329C1" w:rsidP="005329C1">
      <w:pPr>
        <w:pStyle w:val="Heading3"/>
      </w:pPr>
      <w:r>
        <w:t>May 16 / Pashons 21: Commemoration of the Theotokos</w:t>
      </w:r>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5950977D" w14:textId="77777777" w:rsidR="00160DE3" w:rsidRDefault="00160DE3" w:rsidP="00160DE3">
      <w:pPr>
        <w:pStyle w:val="Heading3"/>
      </w:pPr>
      <w:r>
        <w:t xml:space="preserve">May 17 / Pashons 22: Departure of St. Andronicus the </w:t>
      </w:r>
      <w:r w:rsidR="00191A26">
        <w:t>Disciple</w:t>
      </w:r>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6E2A1C06" w14:textId="77777777" w:rsidR="00495F1A" w:rsidRDefault="00C30529" w:rsidP="00495F1A">
      <w:pPr>
        <w:pStyle w:val="Heading3"/>
      </w:pPr>
      <w:r>
        <w:lastRenderedPageBreak/>
        <w:t xml:space="preserve">May 19 / Pashons 24: </w:t>
      </w:r>
      <w:r w:rsidR="00495F1A">
        <w:t>The Entrance into Egypt</w:t>
      </w:r>
      <w:bookmarkEnd w:id="1327"/>
      <w:bookmarkEnd w:id="1328"/>
      <w:bookmarkEnd w:id="1329"/>
    </w:p>
    <w:p w14:paraId="608201BF" w14:textId="77777777" w:rsidR="00C30529" w:rsidRDefault="00C30529" w:rsidP="00C30529">
      <w:pPr>
        <w:pStyle w:val="Heading4"/>
      </w:pPr>
      <w:bookmarkStart w:id="1337" w:name="_Ref434477906"/>
      <w:r>
        <w:t>The Doxology</w:t>
      </w:r>
      <w:r w:rsidR="00E21EA3">
        <w:t xml:space="preserve"> for the Entrance into Egypt</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lastRenderedPageBreak/>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338" w:name="_Ref434476089"/>
      <w:r>
        <w:t>The Psali Adam</w:t>
      </w:r>
      <w:r w:rsidR="006C1B94">
        <w:t xml:space="preserve"> for the Entrance into Egypt</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lastRenderedPageBreak/>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339" w:name="_Ref434476112"/>
      <w:r>
        <w:t>The Psali Batos</w:t>
      </w:r>
      <w:r w:rsidR="006C1B94">
        <w:t xml:space="preserve"> for the Entrance into Egypt</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340"/>
            <w:r>
              <w:t>approached</w:t>
            </w:r>
            <w:commentRangeEnd w:id="1340"/>
            <w:r>
              <w:rPr>
                <w:rStyle w:val="CommentReference"/>
              </w:rPr>
              <w:commentReference w:id="134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lastRenderedPageBreak/>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341"/>
            <w:r>
              <w:t xml:space="preserve">Ⲫⲱⲕ </w:t>
            </w:r>
            <w:commentRangeEnd w:id="1341"/>
            <w:r>
              <w:rPr>
                <w:rStyle w:val="CommentReference"/>
                <w:rFonts w:ascii="Times New Roman" w:hAnsi="Times New Roman"/>
              </w:rPr>
              <w:commentReference w:id="134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lastRenderedPageBreak/>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r>
        <w:t>May 19 / Pashons 24: Also, St. Pashnouni, the Monk and Martyr</w:t>
      </w:r>
    </w:p>
    <w:p w14:paraId="408F0E44" w14:textId="77777777" w:rsidR="00A055D8" w:rsidRDefault="00A055D8" w:rsidP="00A055D8">
      <w:pPr>
        <w:pStyle w:val="Heading4"/>
      </w:pPr>
      <w:bookmarkStart w:id="1342" w:name="_Ref434491429"/>
      <w:r>
        <w:t>The Doxology</w:t>
      </w:r>
      <w:r w:rsidR="00810F04">
        <w:t xml:space="preserve"> for St. Pashnouni</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r>
        <w:t xml:space="preserve">May 21 / Pashons 26: </w:t>
      </w:r>
      <w:r w:rsidR="00072324">
        <w:t>Martyrdom of St. Thomas the Apostle</w:t>
      </w:r>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5401C91D" w14:textId="77777777" w:rsidR="007A6E4F" w:rsidRDefault="007A6E4F" w:rsidP="00160DE3">
      <w:pPr>
        <w:pStyle w:val="Heading3"/>
      </w:pPr>
      <w:r>
        <w:t>May 22 / Pashons 27: St. Thomas the Anchorite</w:t>
      </w:r>
    </w:p>
    <w:p w14:paraId="638D349A" w14:textId="77777777" w:rsidR="007A6E4F" w:rsidRDefault="007A6E4F" w:rsidP="007A6E4F">
      <w:pPr>
        <w:pStyle w:val="Heading4"/>
      </w:pPr>
      <w:bookmarkStart w:id="1343" w:name="_Ref434490403"/>
      <w:r>
        <w:t>The Doxology</w:t>
      </w:r>
      <w:r w:rsidR="00B46E6E">
        <w:t xml:space="preserve"> for St. Thomas the Anchorite</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lastRenderedPageBreak/>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344"/>
            <w:r>
              <w:t>Like amber</w:t>
            </w:r>
          </w:p>
          <w:p w14:paraId="2CE5E879" w14:textId="77777777" w:rsidR="007A6E4F" w:rsidRDefault="007A6E4F" w:rsidP="007A6E4F">
            <w:pPr>
              <w:pStyle w:val="EngHangEnd"/>
            </w:pPr>
            <w:r>
              <w:t>Spreading in paradise.</w:t>
            </w:r>
            <w:commentRangeEnd w:id="1344"/>
            <w:r>
              <w:rPr>
                <w:rStyle w:val="CommentReference"/>
                <w:rFonts w:ascii="Times New Roman" w:eastAsiaTheme="minorHAnsi" w:hAnsi="Times New Roman" w:cstheme="minorBidi"/>
                <w:color w:val="auto"/>
              </w:rPr>
              <w:commentReference w:id="134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lastRenderedPageBreak/>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r>
        <w:t>May 24 (25) / Pashons 29: Commemoration of the Annunciation, Nativity, and Resurrection on the 29</w:t>
      </w:r>
      <w:r w:rsidRPr="00C0205C">
        <w:rPr>
          <w:vertAlign w:val="superscript"/>
        </w:rPr>
        <w:t>th</w:t>
      </w:r>
      <w:r>
        <w:t xml:space="preserve"> of Every Month</w:t>
      </w:r>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091E10">
        <w:t>September 26 (27) / Tho-out 29: Commemoration of the Annunciation, Nativity, and Resurrection on the 29</w:t>
      </w:r>
      <w:r w:rsidR="00091E10" w:rsidRPr="00C0205C">
        <w:rPr>
          <w:vertAlign w:val="superscript"/>
        </w:rPr>
        <w:t>th</w:t>
      </w:r>
      <w:r w:rsidR="00091E10">
        <w:t xml:space="preserve"> of Every Month</w:t>
      </w:r>
      <w:r>
        <w:fldChar w:fldCharType="end"/>
      </w:r>
      <w:r>
        <w:t xml:space="preserve">, page </w:t>
      </w:r>
      <w:r>
        <w:fldChar w:fldCharType="begin"/>
      </w:r>
      <w:r>
        <w:instrText xml:space="preserve"> PAGEREF _Ref435003974 \h </w:instrText>
      </w:r>
      <w:r>
        <w:fldChar w:fldCharType="separate"/>
      </w:r>
      <w:r w:rsidR="00091E10">
        <w:rPr>
          <w:noProof/>
        </w:rPr>
        <w:t>592</w:t>
      </w:r>
      <w:r>
        <w:fldChar w:fldCharType="end"/>
      </w:r>
      <w:r>
        <w:t>.</w:t>
      </w:r>
    </w:p>
    <w:p w14:paraId="7112CA36" w14:textId="77777777" w:rsidR="00160DE3" w:rsidRDefault="00160DE3" w:rsidP="00160DE3">
      <w:pPr>
        <w:pStyle w:val="Heading3"/>
      </w:pPr>
      <w:r>
        <w:t>May 25 / Pashons 30: Departure of St. Fournous the Disciple</w:t>
      </w:r>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6FCC02EA" w14:textId="77777777" w:rsidR="00F26510" w:rsidRDefault="00F26510" w:rsidP="00F26510">
      <w:pPr>
        <w:pStyle w:val="Heading3"/>
      </w:pPr>
      <w:r>
        <w:t>May 27 / Paoni 2: St. Commemoration of the Appearance of the Bodies of St. John the Baptist and Elisha the Prophet</w:t>
      </w:r>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091E10">
        <w:t>The Doxology of St. John the Baptist</w:t>
      </w:r>
      <w:r>
        <w:fldChar w:fldCharType="end"/>
      </w:r>
      <w:r>
        <w:t xml:space="preserve"> on pages </w:t>
      </w:r>
      <w:r>
        <w:fldChar w:fldCharType="begin"/>
      </w:r>
      <w:r>
        <w:instrText xml:space="preserve"> PAGEREF _Ref434488524 \h </w:instrText>
      </w:r>
      <w:r>
        <w:fldChar w:fldCharType="separate"/>
      </w:r>
      <w:r w:rsidR="00091E10">
        <w:rPr>
          <w:noProof/>
        </w:rPr>
        <w:t>542</w:t>
      </w:r>
      <w:r>
        <w:fldChar w:fldCharType="end"/>
      </w:r>
      <w:r>
        <w:t xml:space="preserve"> and </w:t>
      </w:r>
      <w:r>
        <w:fldChar w:fldCharType="begin"/>
      </w:r>
      <w:r>
        <w:instrText xml:space="preserve"> PAGEREF _Ref434488546 \h </w:instrText>
      </w:r>
      <w:r>
        <w:fldChar w:fldCharType="separate"/>
      </w:r>
      <w:r w:rsidR="00091E10">
        <w:rPr>
          <w:noProof/>
        </w:rPr>
        <w:t>543</w:t>
      </w:r>
      <w:r>
        <w:fldChar w:fldCharType="end"/>
      </w:r>
      <w:r>
        <w:t>.</w:t>
      </w:r>
    </w:p>
    <w:p w14:paraId="7D3D9074" w14:textId="77777777" w:rsidR="00601ED3" w:rsidRDefault="00601ED3" w:rsidP="00601ED3">
      <w:pPr>
        <w:pStyle w:val="Heading3"/>
      </w:pPr>
      <w:r>
        <w:t>May 28 / Paoni 3: Consecration of St. George’s Church</w:t>
      </w:r>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91E10">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91E10">
        <w:rPr>
          <w:noProof/>
        </w:rPr>
        <w:t>774</w:t>
      </w:r>
      <w:r w:rsidR="002409EF">
        <w:fldChar w:fldCharType="end"/>
      </w:r>
      <w:r>
        <w:t>.</w:t>
      </w:r>
    </w:p>
    <w:p w14:paraId="2D4ABA3A" w14:textId="77777777" w:rsidR="00C30529" w:rsidRDefault="00C30529" w:rsidP="00C30529">
      <w:pPr>
        <w:pStyle w:val="Heading3"/>
      </w:pPr>
      <w:r>
        <w:t xml:space="preserve">May 28 / Paoni 3: </w:t>
      </w:r>
      <w:r w:rsidR="00601ED3">
        <w:t xml:space="preserve">Also </w:t>
      </w:r>
      <w:r>
        <w:t>St. Abraam of Fayyoum</w:t>
      </w:r>
    </w:p>
    <w:p w14:paraId="26D71FAF" w14:textId="77777777" w:rsidR="00C30529" w:rsidRDefault="00C30529" w:rsidP="00C30529">
      <w:pPr>
        <w:pStyle w:val="Heading4"/>
      </w:pPr>
      <w:bookmarkStart w:id="1345" w:name="_Ref434492469"/>
      <w:r>
        <w:t>The Doxology</w:t>
      </w:r>
      <w:r w:rsidR="00B82753">
        <w:t xml:space="preserve"> for St. Abraam of Fayyoum</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1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r>
        <w:t>May 30 / Paoni 5: Consecration of the Church of St. Victor</w:t>
      </w:r>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91E10">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91E10">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349" w:name="_Toc410196217"/>
      <w:bookmarkStart w:id="1350" w:name="_Toc410196459"/>
      <w:bookmarkStart w:id="1351" w:name="_Toc410196961"/>
      <w:bookmarkStart w:id="1352" w:name="_Toc435800450"/>
      <w:r>
        <w:lastRenderedPageBreak/>
        <w:t>June</w:t>
      </w:r>
      <w:bookmarkEnd w:id="1349"/>
      <w:bookmarkEnd w:id="1350"/>
      <w:bookmarkEnd w:id="1351"/>
      <w:r w:rsidR="00C30529">
        <w:t xml:space="preserve"> or </w:t>
      </w:r>
      <w:r w:rsidR="00C30529">
        <w:rPr>
          <w:rFonts w:ascii="FreeSerifAvvaShenouda" w:hAnsi="FreeSerifAvvaShenouda" w:cs="FreeSerifAvvaShenouda"/>
        </w:rPr>
        <w:t>Ⲡⲁⲱⲛⲉ</w:t>
      </w:r>
      <w:bookmarkEnd w:id="1352"/>
    </w:p>
    <w:p w14:paraId="6C0E934F" w14:textId="77777777" w:rsidR="00980D99" w:rsidRDefault="00980D99" w:rsidP="00980D99">
      <w:pPr>
        <w:pStyle w:val="Heading3"/>
      </w:pPr>
      <w:r>
        <w:t>The Apostles' Fast</w:t>
      </w:r>
    </w:p>
    <w:p w14:paraId="06362FF7" w14:textId="77777777" w:rsidR="00654C55" w:rsidRDefault="00654C55" w:rsidP="00654C55">
      <w:pPr>
        <w:pStyle w:val="Heading4"/>
      </w:pPr>
      <w:bookmarkStart w:id="1353" w:name="_Ref434476183"/>
      <w:r>
        <w:t>The Psali Adam</w:t>
      </w:r>
      <w:r w:rsidR="006C1B94">
        <w:t xml:space="preserve"> for the Apostles’ Fast</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lastRenderedPageBreak/>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lastRenderedPageBreak/>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354" w:name="_Ref434476204"/>
      <w:r>
        <w:t>The Psali Batos</w:t>
      </w:r>
      <w:r w:rsidR="006C1B94">
        <w:t xml:space="preserve"> for the Apostles’ Fast</w:t>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lastRenderedPageBreak/>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lastRenderedPageBreak/>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355"/>
            <w:r>
              <w:t xml:space="preserve">the </w:t>
            </w:r>
            <w:commentRangeEnd w:id="1355"/>
            <w:r>
              <w:rPr>
                <w:rStyle w:val="CommentReference"/>
              </w:rPr>
              <w:commentReference w:id="1355"/>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r>
        <w:t>June 6 / Paoni 12: Commemoration of Archangel Michael</w:t>
      </w:r>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091E10">
        <w:t>November 8 (9) / Athor 12: Archangel Michael</w:t>
      </w:r>
      <w:r>
        <w:fldChar w:fldCharType="end"/>
      </w:r>
      <w:r>
        <w:t xml:space="preserve">, page </w:t>
      </w:r>
      <w:r>
        <w:fldChar w:fldCharType="begin"/>
      </w:r>
      <w:r>
        <w:instrText xml:space="preserve"> PAGEREF _Ref434561114 \h </w:instrText>
      </w:r>
      <w:r>
        <w:fldChar w:fldCharType="separate"/>
      </w:r>
      <w:r w:rsidR="00091E10">
        <w:rPr>
          <w:noProof/>
        </w:rPr>
        <w:t>613</w:t>
      </w:r>
      <w:r>
        <w:fldChar w:fldCharType="end"/>
      </w:r>
      <w:r>
        <w:t>.</w:t>
      </w:r>
    </w:p>
    <w:p w14:paraId="6B7BA1A2" w14:textId="77777777" w:rsidR="00595AF3" w:rsidRDefault="00595AF3" w:rsidP="00595AF3">
      <w:pPr>
        <w:pStyle w:val="Heading3"/>
      </w:pPr>
      <w:r>
        <w:t>June 7 / Paoni 13: Archangel Gabriel</w:t>
      </w:r>
      <w:r w:rsidR="00D31016">
        <w:t>, the Evangelist of Daniel</w:t>
      </w:r>
    </w:p>
    <w:p w14:paraId="00F4ACC1" w14:textId="77777777" w:rsidR="00595AF3" w:rsidRPr="00980D99" w:rsidRDefault="00595AF3" w:rsidP="00595AF3">
      <w:pPr>
        <w:pStyle w:val="Heading4"/>
      </w:pPr>
      <w:bookmarkStart w:id="1356" w:name="_Ref434488149"/>
      <w:r>
        <w:t>The Doxology</w:t>
      </w:r>
      <w:r w:rsidR="00B46E6E">
        <w:t xml:space="preserve"> for Archangel Gabriel, the Evangelist of Daniel</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1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1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1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lastRenderedPageBreak/>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357" w:name="_Ref434564551"/>
      <w:r>
        <w:t>June 8 / Paoni 14: Sts. Apakir and John</w:t>
      </w:r>
      <w:bookmarkEnd w:id="1357"/>
    </w:p>
    <w:p w14:paraId="25CBD4EF" w14:textId="77777777" w:rsidR="006A0D7C" w:rsidRPr="00980D99" w:rsidRDefault="006A0D7C" w:rsidP="006A0D7C">
      <w:pPr>
        <w:pStyle w:val="Heading4"/>
      </w:pPr>
      <w:bookmarkStart w:id="1358" w:name="_Ref434489722"/>
      <w:r>
        <w:t>The Doxology</w:t>
      </w:r>
      <w:r w:rsidR="00B46E6E">
        <w:t xml:space="preserve"> for Sts. Apakir and John</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lastRenderedPageBreak/>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r>
        <w:rPr>
          <w:lang w:val="en-US"/>
        </w:rPr>
        <w:t>June 9 / Paoni 15: Handing over of St. Mark's Relics</w:t>
      </w:r>
    </w:p>
    <w:p w14:paraId="12A16B61" w14:textId="77777777" w:rsidR="00980D99" w:rsidRDefault="00980D99" w:rsidP="00980D99">
      <w:pPr>
        <w:pStyle w:val="Heading3"/>
        <w:rPr>
          <w:lang w:val="en-US"/>
        </w:rPr>
      </w:pPr>
      <w:r>
        <w:rPr>
          <w:lang w:val="en-US"/>
        </w:rPr>
        <w:t>June 11 / Paoni 17: Return of St. Mark's Relics</w:t>
      </w:r>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91E10">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91E10">
        <w:rPr>
          <w:noProof/>
          <w:lang w:val="en-US"/>
        </w:rPr>
        <w:t>776</w:t>
      </w:r>
      <w:r w:rsidR="002409EF">
        <w:rPr>
          <w:lang w:val="en-US"/>
        </w:rPr>
        <w:fldChar w:fldCharType="end"/>
      </w:r>
      <w:r w:rsidR="002409EF">
        <w:rPr>
          <w:lang w:val="en-US"/>
        </w:rPr>
        <w:t>.</w:t>
      </w:r>
    </w:p>
    <w:p w14:paraId="231DF138" w14:textId="77777777" w:rsidR="006D27E4" w:rsidRDefault="006D27E4" w:rsidP="006D27E4">
      <w:pPr>
        <w:pStyle w:val="Heading3"/>
        <w:rPr>
          <w:lang w:val="en-US"/>
        </w:rPr>
      </w:pPr>
      <w:r>
        <w:rPr>
          <w:lang w:val="en-US"/>
        </w:rPr>
        <w:t>June 13 / Paoni 19: Martyrdom of St. George of Zahim</w:t>
      </w:r>
    </w:p>
    <w:p w14:paraId="4EBBC2F1" w14:textId="77777777" w:rsidR="006D27E4" w:rsidRPr="00980D99" w:rsidRDefault="006D27E4" w:rsidP="006D27E4">
      <w:pPr>
        <w:pStyle w:val="Heading4"/>
      </w:pPr>
      <w:bookmarkStart w:id="1359" w:name="_Ref434489925"/>
      <w:r>
        <w:t>The Doxology</w:t>
      </w:r>
      <w:r w:rsidR="00B46E6E">
        <w:t xml:space="preserve"> for St. George of Zahim</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1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lastRenderedPageBreak/>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r>
        <w:t>June 15 / Paoni 21: Commemoration of the Theotokos</w:t>
      </w:r>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5EECE7CB" w14:textId="77777777" w:rsidR="00027E5B" w:rsidRDefault="00027E5B" w:rsidP="00027E5B">
      <w:pPr>
        <w:pStyle w:val="Heading3"/>
      </w:pPr>
      <w:r>
        <w:t>June 16 / Paoni 22: Consecration of a Church of St. Cosmas and Damian, Their Brothers and Their Mother</w:t>
      </w:r>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91E10">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91E10">
        <w:rPr>
          <w:noProof/>
        </w:rPr>
        <w:t>617</w:t>
      </w:r>
      <w:r w:rsidR="002409EF">
        <w:fldChar w:fldCharType="end"/>
      </w:r>
      <w:r>
        <w:t>.</w:t>
      </w:r>
    </w:p>
    <w:p w14:paraId="2E5DB3E3" w14:textId="77777777" w:rsidR="00980D99" w:rsidRDefault="00980D99" w:rsidP="00980D99">
      <w:pPr>
        <w:pStyle w:val="Heading3"/>
        <w:rPr>
          <w:lang w:val="en-US"/>
        </w:rPr>
      </w:pPr>
      <w:r>
        <w:rPr>
          <w:lang w:val="en-US"/>
        </w:rPr>
        <w:lastRenderedPageBreak/>
        <w:t xml:space="preserve">June 18 / Paoni 24: </w:t>
      </w:r>
      <w:r w:rsidR="001B4E41">
        <w:rPr>
          <w:lang w:val="en-US"/>
        </w:rPr>
        <w:t xml:space="preserve">The Strong </w:t>
      </w:r>
      <w:r>
        <w:rPr>
          <w:lang w:val="en-US"/>
        </w:rPr>
        <w:t>St. Moses</w:t>
      </w:r>
    </w:p>
    <w:p w14:paraId="5BCAE9A6" w14:textId="77777777" w:rsidR="00980D99" w:rsidRDefault="00980D99" w:rsidP="00980D99">
      <w:pPr>
        <w:pStyle w:val="Heading4"/>
        <w:rPr>
          <w:lang w:val="en-US"/>
        </w:rPr>
      </w:pPr>
      <w:bookmarkStart w:id="1360" w:name="_Ref434491006"/>
      <w:r>
        <w:rPr>
          <w:lang w:val="en-US"/>
        </w:rPr>
        <w:t>The Doxology</w:t>
      </w:r>
      <w:r w:rsidR="00810F04">
        <w:rPr>
          <w:lang w:val="en-US"/>
        </w:rPr>
        <w:t xml:space="preserve"> for the Strong St. Moses</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1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1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lastRenderedPageBreak/>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2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lastRenderedPageBreak/>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r>
        <w:rPr>
          <w:lang w:val="en-US"/>
        </w:rPr>
        <w:t>June 19 / Paoni 25: Martyrdom of St</w:t>
      </w:r>
      <w:r w:rsidR="00191A26">
        <w:rPr>
          <w:lang w:val="en-US"/>
        </w:rPr>
        <w:t>. Jude the Disciple and Epistle-</w:t>
      </w:r>
      <w:r>
        <w:rPr>
          <w:lang w:val="en-US"/>
        </w:rPr>
        <w:t>Writer</w:t>
      </w:r>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4BDA9DC2" w14:textId="77777777" w:rsidR="00980D99" w:rsidRDefault="00980D99" w:rsidP="00980D99">
      <w:pPr>
        <w:pStyle w:val="Heading3"/>
      </w:pPr>
      <w:r>
        <w:t xml:space="preserve">June 20 / Paoni 26: </w:t>
      </w:r>
      <w:r w:rsidR="00237D47">
        <w:t xml:space="preserve">Consecration of the Church of </w:t>
      </w:r>
      <w:r>
        <w:t>Archangel Gabriel</w:t>
      </w:r>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091E10">
        <w:t>March 26 / Phamenoth 30: Archangel Gabriel</w:t>
      </w:r>
      <w:r>
        <w:fldChar w:fldCharType="end"/>
      </w:r>
      <w:r>
        <w:t xml:space="preserve">, page </w:t>
      </w:r>
      <w:r>
        <w:fldChar w:fldCharType="begin"/>
      </w:r>
      <w:r>
        <w:instrText xml:space="preserve"> PAGEREF _Ref434562998 \h </w:instrText>
      </w:r>
      <w:r>
        <w:fldChar w:fldCharType="separate"/>
      </w:r>
      <w:r w:rsidR="00091E10">
        <w:rPr>
          <w:noProof/>
        </w:rPr>
        <w:t>771</w:t>
      </w:r>
      <w:r>
        <w:fldChar w:fldCharType="end"/>
      </w:r>
      <w:r>
        <w:t>.</w:t>
      </w:r>
    </w:p>
    <w:p w14:paraId="4ADB6B3C" w14:textId="77777777" w:rsidR="00072324" w:rsidRDefault="00072324" w:rsidP="00072324">
      <w:pPr>
        <w:pStyle w:val="Heading3"/>
        <w:rPr>
          <w:lang w:val="en-US"/>
        </w:rPr>
      </w:pPr>
      <w:r>
        <w:rPr>
          <w:lang w:val="en-US"/>
        </w:rPr>
        <w:t>June 21 / Paoni 27: Martyrdom of St. Ananias the Apostle</w:t>
      </w:r>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49109F37" w14:textId="77777777" w:rsidR="00B52D77" w:rsidRDefault="00B52D77" w:rsidP="00B52D77">
      <w:pPr>
        <w:pStyle w:val="Heading3"/>
      </w:pPr>
      <w:r>
        <w:t>June 23 / Paoni 29: Commemoration of the Annunciation, Nativity, and Resurrection on the 29</w:t>
      </w:r>
      <w:r w:rsidRPr="00C0205C">
        <w:rPr>
          <w:vertAlign w:val="superscript"/>
        </w:rPr>
        <w:t>th</w:t>
      </w:r>
      <w:r>
        <w:t xml:space="preserve"> of Every Month</w:t>
      </w:r>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091E10">
        <w:t>September 26 (27) / Tho-out 29: Commemoration of the Annunciation, Nativity, and Resurrection on the 29</w:t>
      </w:r>
      <w:r w:rsidR="00091E10" w:rsidRPr="00C0205C">
        <w:rPr>
          <w:vertAlign w:val="superscript"/>
        </w:rPr>
        <w:t>th</w:t>
      </w:r>
      <w:r w:rsidR="00091E10">
        <w:t xml:space="preserve"> of Every Month</w:t>
      </w:r>
      <w:r>
        <w:fldChar w:fldCharType="end"/>
      </w:r>
      <w:r>
        <w:t xml:space="preserve">, page </w:t>
      </w:r>
      <w:r>
        <w:fldChar w:fldCharType="begin"/>
      </w:r>
      <w:r>
        <w:instrText xml:space="preserve"> PAGEREF _Ref435003974 \h </w:instrText>
      </w:r>
      <w:r>
        <w:fldChar w:fldCharType="separate"/>
      </w:r>
      <w:r w:rsidR="00091E10">
        <w:rPr>
          <w:noProof/>
        </w:rPr>
        <w:t>592</w:t>
      </w:r>
      <w:r>
        <w:fldChar w:fldCharType="end"/>
      </w:r>
      <w:r>
        <w:t>.</w:t>
      </w:r>
    </w:p>
    <w:p w14:paraId="573C8122" w14:textId="77777777" w:rsidR="00980D99" w:rsidRDefault="00980D99" w:rsidP="00980D99">
      <w:pPr>
        <w:pStyle w:val="Heading3"/>
        <w:rPr>
          <w:lang w:val="en-US"/>
        </w:rPr>
      </w:pPr>
      <w:r>
        <w:rPr>
          <w:lang w:val="en-US"/>
        </w:rPr>
        <w:t>June 24 / Paoni 30: The Nativity of St. John the Baptist</w:t>
      </w:r>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091E10">
        <w:t>The Doxology of St. John the Baptist</w:t>
      </w:r>
      <w:r>
        <w:fldChar w:fldCharType="end"/>
      </w:r>
      <w:r>
        <w:t xml:space="preserve"> on pages </w:t>
      </w:r>
      <w:r>
        <w:fldChar w:fldCharType="begin"/>
      </w:r>
      <w:r>
        <w:instrText xml:space="preserve"> PAGEREF _Ref434488524 \h </w:instrText>
      </w:r>
      <w:r>
        <w:fldChar w:fldCharType="separate"/>
      </w:r>
      <w:r w:rsidR="00091E10">
        <w:rPr>
          <w:noProof/>
        </w:rPr>
        <w:t>542</w:t>
      </w:r>
      <w:r>
        <w:fldChar w:fldCharType="end"/>
      </w:r>
      <w:r>
        <w:t xml:space="preserve"> and </w:t>
      </w:r>
      <w:r>
        <w:fldChar w:fldCharType="begin"/>
      </w:r>
      <w:r>
        <w:instrText xml:space="preserve"> PAGEREF _Ref434488546 \h </w:instrText>
      </w:r>
      <w:r>
        <w:fldChar w:fldCharType="separate"/>
      </w:r>
      <w:r w:rsidR="00091E10">
        <w:rPr>
          <w:noProof/>
        </w:rPr>
        <w:t>543</w:t>
      </w:r>
      <w:r>
        <w:fldChar w:fldCharType="end"/>
      </w:r>
      <w:r>
        <w:t>.</w:t>
      </w:r>
    </w:p>
    <w:p w14:paraId="04E70998" w14:textId="77777777" w:rsidR="005B716A" w:rsidRDefault="005B716A" w:rsidP="005B716A">
      <w:pPr>
        <w:pStyle w:val="Heading3"/>
      </w:pPr>
      <w:r>
        <w:lastRenderedPageBreak/>
        <w:t>June 26 / Epip 2: Departure of St. Thaddaeus the Apostle</w:t>
      </w:r>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5EF24D29" w14:textId="77777777" w:rsidR="00980D99" w:rsidRDefault="00980D99" w:rsidP="00980D99">
      <w:pPr>
        <w:pStyle w:val="Heading3"/>
      </w:pPr>
      <w:r>
        <w:t>June 27 / Epip 3: St. Cyril of Alexandria</w:t>
      </w:r>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r>
        <w:t>June 28 / Epip 4: Sts. Apakir and John</w:t>
      </w:r>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91E10">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91E10">
        <w:rPr>
          <w:noProof/>
        </w:rPr>
        <w:t>809</w:t>
      </w:r>
      <w:r w:rsidR="00237D47">
        <w:fldChar w:fldCharType="end"/>
      </w:r>
      <w:r>
        <w:t>.</w:t>
      </w:r>
    </w:p>
    <w:p w14:paraId="1F7BEA33" w14:textId="77777777"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14:paraId="6FD478B9" w14:textId="77777777" w:rsidR="004C7F73" w:rsidRDefault="004C7F73" w:rsidP="004C7F73">
      <w:pPr>
        <w:pStyle w:val="Heading4"/>
      </w:pPr>
      <w:bookmarkStart w:id="1371" w:name="_Ref434477973"/>
      <w:r>
        <w:t>The Doxology of Sts. Peter and Paul</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372"/>
            <w:r>
              <w:t>Are the working husbandmen</w:t>
            </w:r>
            <w:commentRangeEnd w:id="1372"/>
            <w:r>
              <w:rPr>
                <w:rStyle w:val="CommentReference"/>
                <w:rFonts w:ascii="Times New Roman" w:eastAsiaTheme="minorHAnsi" w:hAnsi="Times New Roman" w:cstheme="minorBidi"/>
                <w:color w:val="auto"/>
              </w:rPr>
              <w:commentReference w:id="137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373"/>
            <w:r>
              <w:t xml:space="preserve">With </w:t>
            </w:r>
            <w:commentRangeEnd w:id="1373"/>
            <w:r>
              <w:rPr>
                <w:rStyle w:val="CommentReference"/>
                <w:rFonts w:ascii="Times New Roman" w:eastAsiaTheme="minorHAnsi" w:hAnsi="Times New Roman" w:cstheme="minorBidi"/>
                <w:color w:val="auto"/>
              </w:rPr>
              <w:commentReference w:id="137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374"/>
            <w:commentRangeStart w:id="1375"/>
            <w:r>
              <w:t xml:space="preserve">sound </w:t>
            </w:r>
            <w:commentRangeEnd w:id="1374"/>
            <w:r>
              <w:rPr>
                <w:rStyle w:val="CommentReference"/>
                <w:rFonts w:ascii="Times New Roman" w:eastAsiaTheme="minorHAnsi" w:hAnsi="Times New Roman" w:cstheme="minorBidi"/>
                <w:color w:val="auto"/>
              </w:rPr>
              <w:commentReference w:id="1374"/>
            </w:r>
            <w:commentRangeEnd w:id="1375"/>
            <w:r>
              <w:rPr>
                <w:rStyle w:val="CommentReference"/>
                <w:rFonts w:ascii="Times New Roman" w:eastAsiaTheme="minorHAnsi" w:hAnsi="Times New Roman" w:cstheme="minorBidi"/>
                <w:color w:val="auto"/>
              </w:rPr>
              <w:commentReference w:id="137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376" w:name="_Ref434488724"/>
      <w:r>
        <w:lastRenderedPageBreak/>
        <w:t>The Doxology of St. Paul</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37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378"/>
            <w:r>
              <w:t xml:space="preserve">To </w:t>
            </w:r>
            <w:commentRangeEnd w:id="1378"/>
            <w:r>
              <w:rPr>
                <w:rStyle w:val="CommentReference"/>
                <w:rFonts w:ascii="Times New Roman" w:eastAsiaTheme="minorHAnsi" w:hAnsi="Times New Roman" w:cstheme="minorBidi"/>
                <w:color w:val="auto"/>
              </w:rPr>
              <w:commentReference w:id="1378"/>
            </w:r>
            <w:r>
              <w:t xml:space="preserve">all the </w:t>
            </w:r>
            <w:commentRangeStart w:id="1379"/>
            <w:r>
              <w:t>Gentiles</w:t>
            </w:r>
            <w:commentRangeEnd w:id="1379"/>
            <w:r>
              <w:rPr>
                <w:rStyle w:val="CommentReference"/>
                <w:rFonts w:ascii="Times New Roman" w:eastAsiaTheme="minorHAnsi" w:hAnsi="Times New Roman" w:cstheme="minorBidi"/>
                <w:color w:val="auto"/>
              </w:rPr>
              <w:commentReference w:id="137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380"/>
            <w:r>
              <w:t>To be completely filled</w:t>
            </w:r>
          </w:p>
          <w:p w14:paraId="68A85021" w14:textId="77777777" w:rsidR="00306181" w:rsidRDefault="00306181" w:rsidP="00306181">
            <w:pPr>
              <w:pStyle w:val="EngHangEnd"/>
            </w:pPr>
            <w:r>
              <w:t>With God in love.</w:t>
            </w:r>
            <w:commentRangeEnd w:id="1380"/>
            <w:r>
              <w:rPr>
                <w:rStyle w:val="CommentReference"/>
                <w:rFonts w:ascii="Times New Roman" w:eastAsiaTheme="minorHAnsi" w:hAnsi="Times New Roman" w:cstheme="minorBidi"/>
                <w:color w:val="auto"/>
              </w:rPr>
              <w:commentReference w:id="138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381" w:name="_Ref434476236"/>
      <w:r>
        <w:lastRenderedPageBreak/>
        <w:t>The Psali Adam</w:t>
      </w:r>
      <w:r w:rsidR="006C1B94">
        <w:t xml:space="preserve"> for the Apostles’ Feast</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382" w:name="_Ref434476261"/>
      <w:r>
        <w:t>The Psali Batos</w:t>
      </w:r>
      <w:r w:rsidR="006C1B94">
        <w:t xml:space="preserve"> for the Apostles’ Feast</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lastRenderedPageBreak/>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lastRenderedPageBreak/>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r>
        <w:rPr>
          <w:lang w:val="en-US"/>
        </w:rPr>
        <w:t>June 30 / Epip 6: Martyrdom of St. Aoulimpas the Apostle</w:t>
      </w:r>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383" w:name="_Toc410196218"/>
      <w:bookmarkStart w:id="1384" w:name="_Toc410196460"/>
      <w:bookmarkStart w:id="1385" w:name="_Toc410196962"/>
      <w:bookmarkStart w:id="1386" w:name="_Toc435800451"/>
      <w:r>
        <w:lastRenderedPageBreak/>
        <w:t>July</w:t>
      </w:r>
      <w:bookmarkEnd w:id="1383"/>
      <w:bookmarkEnd w:id="1384"/>
      <w:bookmarkEnd w:id="1385"/>
      <w:r w:rsidR="00980D99">
        <w:t xml:space="preserve"> or </w:t>
      </w:r>
      <w:r w:rsidR="00980D99">
        <w:rPr>
          <w:rFonts w:ascii="FreeSerifAvvaShenouda" w:hAnsi="FreeSerifAvvaShenouda" w:cs="FreeSerifAvvaShenouda"/>
        </w:rPr>
        <w:t>Ⲉⲡⲏⲡ</w:t>
      </w:r>
      <w:bookmarkEnd w:id="1386"/>
    </w:p>
    <w:p w14:paraId="5B25FCA6" w14:textId="77777777" w:rsidR="00980D99" w:rsidRDefault="00E77C68" w:rsidP="00495F1A">
      <w:pPr>
        <w:pStyle w:val="Heading3"/>
        <w:rPr>
          <w:rFonts w:ascii="Times New Roman" w:hAnsi="Times New Roman" w:cs="Times New Roman"/>
        </w:rPr>
      </w:pPr>
      <w:bookmarkStart w:id="1387" w:name="_Ref434562742"/>
      <w:bookmarkStart w:id="1388" w:name="_Toc410196221"/>
      <w:bookmarkStart w:id="1389" w:name="_Toc410196463"/>
      <w:bookmarkStart w:id="1390" w:name="_Toc410196965"/>
      <w:r>
        <w:rPr>
          <w:rFonts w:ascii="Times New Roman" w:hAnsi="Times New Roman" w:cs="Times New Roman"/>
        </w:rPr>
        <w:t>July 1 / Epip 7: St. Shenoute</w:t>
      </w:r>
      <w:bookmarkEnd w:id="1387"/>
    </w:p>
    <w:p w14:paraId="5B5A5AD3" w14:textId="77777777" w:rsidR="00980D99" w:rsidRDefault="00980D99" w:rsidP="00980D99">
      <w:pPr>
        <w:pStyle w:val="Heading4"/>
        <w:rPr>
          <w:lang w:val="en-US"/>
        </w:rPr>
      </w:pPr>
      <w:bookmarkStart w:id="1391" w:name="_Ref434491186"/>
      <w:r>
        <w:rPr>
          <w:lang w:val="en-US"/>
        </w:rPr>
        <w:t>The Doxology</w:t>
      </w:r>
      <w:r w:rsidR="00810F04">
        <w:rPr>
          <w:lang w:val="en-US"/>
        </w:rPr>
        <w:t xml:space="preserve"> for St. Shenoute</w:t>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lastRenderedPageBreak/>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2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2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2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395" w:name="_Ref434491207"/>
      <w:r>
        <w:rPr>
          <w:lang w:val="en-US"/>
        </w:rPr>
        <w:lastRenderedPageBreak/>
        <w:t>A Doxology for St. Besa</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14:paraId="08CD1881" w14:textId="77777777" w:rsidR="00980D99" w:rsidRDefault="00980D99" w:rsidP="00980D99">
      <w:pPr>
        <w:pStyle w:val="Heading3"/>
        <w:rPr>
          <w:lang w:val="en-US"/>
        </w:rPr>
      </w:pPr>
      <w:bookmarkStart w:id="1396" w:name="_Ref434560325"/>
      <w:r>
        <w:rPr>
          <w:lang w:val="en-US"/>
        </w:rPr>
        <w:t>July 2 / Epip 8: St. Pishoy</w:t>
      </w:r>
      <w:bookmarkEnd w:id="1396"/>
    </w:p>
    <w:p w14:paraId="3F31CCDA" w14:textId="77777777" w:rsidR="00980D99" w:rsidRDefault="00980D99" w:rsidP="00980D99">
      <w:pPr>
        <w:pStyle w:val="Heading4"/>
        <w:rPr>
          <w:lang w:val="en-US"/>
        </w:rPr>
      </w:pPr>
      <w:bookmarkStart w:id="1397" w:name="_Ref434490783"/>
      <w:r>
        <w:rPr>
          <w:lang w:val="en-US"/>
        </w:rPr>
        <w:t>The Doxology</w:t>
      </w:r>
      <w:r w:rsidR="00810F04">
        <w:rPr>
          <w:lang w:val="en-US"/>
        </w:rPr>
        <w:t xml:space="preserve"> for St. Pishoy</w:t>
      </w:r>
      <w:bookmarkEnd w:id="139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91E10">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91E10">
        <w:rPr>
          <w:noProof/>
          <w:lang w:val="en-US"/>
        </w:rPr>
        <w:t>558</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2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2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lastRenderedPageBreak/>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r>
        <w:t>The Virgin’s Fast</w:t>
      </w:r>
      <w:bookmarkEnd w:id="1388"/>
      <w:bookmarkEnd w:id="1389"/>
      <w:bookmarkEnd w:id="1390"/>
    </w:p>
    <w:p w14:paraId="67B94F6A" w14:textId="77777777" w:rsidR="005B716A" w:rsidRDefault="005B716A" w:rsidP="005B716A">
      <w:pPr>
        <w:pStyle w:val="Heading3"/>
        <w:rPr>
          <w:lang w:val="en-US"/>
        </w:rPr>
      </w:pPr>
      <w:r>
        <w:rPr>
          <w:lang w:val="en-US"/>
        </w:rPr>
        <w:t>July 3 / Epip 9: Martyrdom of</w:t>
      </w:r>
      <w:r w:rsidR="00FE0AE4">
        <w:rPr>
          <w:lang w:val="en-US"/>
        </w:rPr>
        <w:t xml:space="preserve"> </w:t>
      </w:r>
      <w:r>
        <w:rPr>
          <w:lang w:val="en-US"/>
        </w:rPr>
        <w:t>St. Simon Cleophas the Apostle</w:t>
      </w:r>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69F0F33E" w14:textId="77777777" w:rsidR="00DD5136" w:rsidRDefault="00DD5136" w:rsidP="00DD5136">
      <w:pPr>
        <w:pStyle w:val="Heading3"/>
      </w:pPr>
      <w:r>
        <w:t>July 6 / Epip 12: Commemoration of Archangel Michael</w:t>
      </w:r>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091E10">
        <w:t>November 8 (9) / Athor 12: Archangel Michael</w:t>
      </w:r>
      <w:r>
        <w:fldChar w:fldCharType="end"/>
      </w:r>
      <w:r>
        <w:t xml:space="preserve">, page </w:t>
      </w:r>
      <w:r>
        <w:fldChar w:fldCharType="begin"/>
      </w:r>
      <w:r>
        <w:instrText xml:space="preserve"> PAGEREF _Ref434561114 \h </w:instrText>
      </w:r>
      <w:r>
        <w:fldChar w:fldCharType="separate"/>
      </w:r>
      <w:r w:rsidR="00091E10">
        <w:rPr>
          <w:noProof/>
        </w:rPr>
        <w:t>613</w:t>
      </w:r>
      <w:r>
        <w:fldChar w:fldCharType="end"/>
      </w:r>
      <w:r>
        <w:t>.</w:t>
      </w:r>
    </w:p>
    <w:p w14:paraId="1D32BC82" w14:textId="77777777" w:rsidR="005B716A" w:rsidRDefault="005B716A" w:rsidP="005B716A">
      <w:pPr>
        <w:pStyle w:val="Heading3"/>
      </w:pPr>
      <w:r>
        <w:t>July 12 / Epip 18: Martyrdom of St. James the Apostle, the Bishop of Jerusalem</w:t>
      </w:r>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630614C9" w14:textId="77777777" w:rsidR="009C1989" w:rsidRDefault="009C1989" w:rsidP="009C1989">
      <w:pPr>
        <w:pStyle w:val="Heading3"/>
      </w:pPr>
      <w:bookmarkStart w:id="1407" w:name="_Ref434562330"/>
      <w:r>
        <w:lastRenderedPageBreak/>
        <w:t>July 14 / Epip 20: Martyrdom of St. Theodore of Shotep, the General</w:t>
      </w:r>
      <w:bookmarkEnd w:id="1407"/>
    </w:p>
    <w:p w14:paraId="7B584133" w14:textId="77777777" w:rsidR="009C1989" w:rsidRDefault="009C1989" w:rsidP="009C1989">
      <w:pPr>
        <w:pStyle w:val="Heading4"/>
      </w:pPr>
      <w:bookmarkStart w:id="1408" w:name="_Ref434489277"/>
      <w:r>
        <w:t>The Doxology of St. Theodore of Shotep, the General</w:t>
      </w:r>
      <w:bookmarkEnd w:id="14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409" w:name="_Ref434489296"/>
      <w:r>
        <w:t>Another Doxology of St. Theodore of Shotep, the General</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410"/>
            <w:r>
              <w:t>struggler</w:t>
            </w:r>
            <w:commentRangeEnd w:id="1410"/>
            <w:r>
              <w:rPr>
                <w:rStyle w:val="CommentReference"/>
                <w:rFonts w:ascii="Times New Roman" w:eastAsiaTheme="minorHAnsi" w:hAnsi="Times New Roman" w:cstheme="minorBidi"/>
                <w:color w:val="auto"/>
              </w:rPr>
              <w:commentReference w:id="1410"/>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r>
        <w:t>July 15 / Epip 21: Commemoration of the Theotokos</w:t>
      </w:r>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46562046" w14:textId="77777777" w:rsidR="0078548F" w:rsidRDefault="0078548F" w:rsidP="0078548F">
      <w:pPr>
        <w:pStyle w:val="Heading3"/>
      </w:pPr>
      <w:bookmarkStart w:id="1411" w:name="_Ref434562663"/>
      <w:r>
        <w:t>July 17 / Epip 23: The Martyrdom of St. Marina</w:t>
      </w:r>
      <w:bookmarkEnd w:id="1411"/>
    </w:p>
    <w:p w14:paraId="71210AE6" w14:textId="77777777" w:rsidR="0078548F" w:rsidRDefault="0078548F" w:rsidP="0078548F">
      <w:pPr>
        <w:pStyle w:val="Heading4"/>
      </w:pPr>
      <w:bookmarkStart w:id="1412" w:name="_Ref434490204"/>
      <w:r>
        <w:t>The Doxology</w:t>
      </w:r>
      <w:r w:rsidR="00B46E6E">
        <w:t xml:space="preserve"> for St. Marina</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r>
        <w:t>July 18 / Epip 24: The Martyrdom of Abba Noub</w:t>
      </w:r>
    </w:p>
    <w:p w14:paraId="45A4C76D" w14:textId="77777777" w:rsidR="00951605" w:rsidRDefault="00951605" w:rsidP="00951605">
      <w:pPr>
        <w:pStyle w:val="Heading4"/>
      </w:pPr>
      <w:bookmarkStart w:id="1413" w:name="_Ref434489534"/>
      <w:r>
        <w:t>The Doxology</w:t>
      </w:r>
      <w:r w:rsidR="00B46E6E">
        <w:t xml:space="preserve"> for Abba Noub</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414"/>
            <w:r>
              <w:t>Abba Noub</w:t>
            </w:r>
            <w:commentRangeEnd w:id="1414"/>
            <w:r>
              <w:rPr>
                <w:rStyle w:val="CommentReference"/>
                <w:rFonts w:ascii="Times New Roman" w:eastAsiaTheme="minorHAnsi" w:hAnsi="Times New Roman" w:cstheme="minorBidi"/>
                <w:color w:val="auto"/>
              </w:rPr>
              <w:commentReference w:id="141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415"/>
            <w:r>
              <w:t xml:space="preserve">upright </w:t>
            </w:r>
            <w:commentRangeEnd w:id="1415"/>
            <w:r>
              <w:rPr>
                <w:rStyle w:val="CommentReference"/>
                <w:rFonts w:ascii="Times New Roman" w:eastAsiaTheme="minorHAnsi" w:hAnsi="Times New Roman" w:cstheme="minorBidi"/>
                <w:color w:val="auto"/>
              </w:rPr>
              <w:commentReference w:id="141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r>
        <w:t>July 20 / Epip 26: Joseph the Carpenter</w:t>
      </w:r>
    </w:p>
    <w:p w14:paraId="5DE3B33E" w14:textId="77777777" w:rsidR="00BF240D" w:rsidRDefault="00BF240D" w:rsidP="00BF240D">
      <w:pPr>
        <w:pStyle w:val="Heading4"/>
      </w:pPr>
      <w:bookmarkStart w:id="1416" w:name="_Ref434488476"/>
      <w:r>
        <w:t>The Doxology</w:t>
      </w:r>
      <w:r w:rsidR="00B46E6E">
        <w:t xml:space="preserve"> for St. Joseph the Carpenter</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2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417" w:name="_Toc410196222"/>
      <w:bookmarkStart w:id="1418" w:name="_Toc410196464"/>
      <w:bookmarkStart w:id="1419" w:name="_Toc410196966"/>
      <w:r>
        <w:lastRenderedPageBreak/>
        <w:t>July 20 / Epip 26: Also St. Frumentius (Abune Selama), the First Bishop of Ethiopia</w:t>
      </w:r>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91E10">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91E10">
        <w:rPr>
          <w:noProof/>
        </w:rPr>
        <w:t>780</w:t>
      </w:r>
      <w:r w:rsidR="00237D47">
        <w:fldChar w:fldCharType="end"/>
      </w:r>
      <w:r>
        <w:t>.</w:t>
      </w:r>
    </w:p>
    <w:p w14:paraId="74ECF631" w14:textId="77777777" w:rsidR="00C325FC" w:rsidRDefault="00C325FC" w:rsidP="005B716A">
      <w:pPr>
        <w:pStyle w:val="Heading3"/>
      </w:pPr>
      <w:r>
        <w:t>July 22 / Epip 28: Departure of St. Mary Magdalene</w:t>
      </w:r>
    </w:p>
    <w:p w14:paraId="41ADBBFF" w14:textId="77777777" w:rsidR="00C325FC" w:rsidRDefault="00C325FC" w:rsidP="00C325FC">
      <w:pPr>
        <w:pStyle w:val="Heading4"/>
      </w:pPr>
      <w:bookmarkStart w:id="1420" w:name="_Ref434489077"/>
      <w:r>
        <w:t>The Doxology</w:t>
      </w:r>
      <w:r w:rsidR="00B46E6E">
        <w:t xml:space="preserve"> for St. Mary Magdalene</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421"/>
            <w:r>
              <w:t xml:space="preserve">ϯⲁⲅⲓⲁ </w:t>
            </w:r>
            <w:commentRangeEnd w:id="1421"/>
            <w:r>
              <w:rPr>
                <w:rStyle w:val="CommentReference"/>
                <w:rFonts w:ascii="Times New Roman" w:hAnsi="Times New Roman" w:cstheme="minorBidi"/>
                <w:noProof w:val="0"/>
              </w:rPr>
              <w:commentReference w:id="142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091E10">
        <w:t>September 26 (27) / Tho-out 29: Commemoration of the Annunciation, Nativity, and Resurrection on the 29</w:t>
      </w:r>
      <w:r w:rsidR="00091E10" w:rsidRPr="00C0205C">
        <w:rPr>
          <w:vertAlign w:val="superscript"/>
        </w:rPr>
        <w:t>th</w:t>
      </w:r>
      <w:r w:rsidR="00091E10">
        <w:t xml:space="preserve"> of Every Month</w:t>
      </w:r>
      <w:r>
        <w:fldChar w:fldCharType="end"/>
      </w:r>
      <w:r>
        <w:t xml:space="preserve">, page </w:t>
      </w:r>
      <w:r>
        <w:fldChar w:fldCharType="begin"/>
      </w:r>
      <w:r>
        <w:instrText xml:space="preserve"> PAGEREF _Ref435003974 \h </w:instrText>
      </w:r>
      <w:r>
        <w:fldChar w:fldCharType="separate"/>
      </w:r>
      <w:r w:rsidR="00091E10">
        <w:rPr>
          <w:noProof/>
        </w:rPr>
        <w:t>592</w:t>
      </w:r>
      <w:r>
        <w:fldChar w:fldCharType="end"/>
      </w:r>
      <w:r>
        <w:t>.</w:t>
      </w:r>
    </w:p>
    <w:p w14:paraId="48B57972" w14:textId="77777777" w:rsidR="005B716A" w:rsidRDefault="005B716A" w:rsidP="005B716A">
      <w:pPr>
        <w:pStyle w:val="Heading3"/>
      </w:pPr>
      <w:r>
        <w:t xml:space="preserve">July 23 / Epip 29: </w:t>
      </w:r>
      <w:r w:rsidR="00B52D77">
        <w:t xml:space="preserve">Also the </w:t>
      </w:r>
      <w:r>
        <w:t>Translocation of the Relics of St. Andrew, the Apostle</w:t>
      </w:r>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3CDA1374" w14:textId="77777777" w:rsidR="00960235" w:rsidRDefault="00960235" w:rsidP="00960235">
      <w:pPr>
        <w:pStyle w:val="Heading3"/>
      </w:pPr>
      <w:r>
        <w:t>July 28 / Mesori 4: Consecration of the Church of St. Anthony</w:t>
      </w:r>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91E10">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91E10">
        <w:rPr>
          <w:noProof/>
        </w:rPr>
        <w:t>748</w:t>
      </w:r>
      <w:r w:rsidR="00237D47">
        <w:fldChar w:fldCharType="end"/>
      </w:r>
      <w:r>
        <w:t>.</w:t>
      </w:r>
    </w:p>
    <w:p w14:paraId="62D72F65" w14:textId="77777777" w:rsidR="00495F1A" w:rsidRPr="00980D99" w:rsidRDefault="00495F1A" w:rsidP="00495F1A">
      <w:pPr>
        <w:pStyle w:val="Heading2"/>
        <w:rPr>
          <w:lang w:val="en-US"/>
        </w:rPr>
      </w:pPr>
      <w:bookmarkStart w:id="1422" w:name="_Toc435800452"/>
      <w:r>
        <w:lastRenderedPageBreak/>
        <w:t>August</w:t>
      </w:r>
      <w:bookmarkEnd w:id="1417"/>
      <w:bookmarkEnd w:id="1418"/>
      <w:bookmarkEnd w:id="141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422"/>
    </w:p>
    <w:p w14:paraId="74420F87" w14:textId="77777777" w:rsidR="00306181" w:rsidRDefault="00306181" w:rsidP="00306181">
      <w:pPr>
        <w:pStyle w:val="Heading3"/>
      </w:pPr>
      <w:bookmarkStart w:id="1423" w:name="_Toc410196223"/>
      <w:bookmarkStart w:id="1424" w:name="_Toc410196465"/>
      <w:bookmarkStart w:id="1425" w:name="_Toc410196967"/>
      <w:r>
        <w:t>August 1 / Mesori 8: The Confession of St. Peter</w:t>
      </w:r>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91E10">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91E10">
        <w:rPr>
          <w:noProof/>
        </w:rPr>
        <w:t>815</w:t>
      </w:r>
      <w:r w:rsidR="00237D47">
        <w:fldChar w:fldCharType="end"/>
      </w:r>
      <w:r>
        <w:t>.</w:t>
      </w:r>
    </w:p>
    <w:p w14:paraId="21A226CF" w14:textId="77777777" w:rsidR="00DD5136" w:rsidRDefault="00DD5136" w:rsidP="00DD5136">
      <w:pPr>
        <w:pStyle w:val="Heading3"/>
      </w:pPr>
      <w:r>
        <w:t>August 5 / Mesori 12: Commemoration of Archangel Michael</w:t>
      </w:r>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091E10">
        <w:t>November 8 (9) / Athor 12: Archangel Michael</w:t>
      </w:r>
      <w:r>
        <w:fldChar w:fldCharType="end"/>
      </w:r>
      <w:r>
        <w:t xml:space="preserve">, page </w:t>
      </w:r>
      <w:r>
        <w:fldChar w:fldCharType="begin"/>
      </w:r>
      <w:r>
        <w:instrText xml:space="preserve"> PAGEREF _Ref434561114 \h </w:instrText>
      </w:r>
      <w:r>
        <w:fldChar w:fldCharType="separate"/>
      </w:r>
      <w:r w:rsidR="00091E10">
        <w:rPr>
          <w:noProof/>
        </w:rPr>
        <w:t>613</w:t>
      </w:r>
      <w:r>
        <w:fldChar w:fldCharType="end"/>
      </w:r>
      <w:r>
        <w:t>.</w:t>
      </w:r>
    </w:p>
    <w:p w14:paraId="700F8882" w14:textId="77777777" w:rsidR="00495F1A" w:rsidRDefault="00980D99" w:rsidP="00495F1A">
      <w:pPr>
        <w:pStyle w:val="Heading3"/>
      </w:pPr>
      <w:r>
        <w:t xml:space="preserve">August 6 / Mesori 13: </w:t>
      </w:r>
      <w:r w:rsidR="00495F1A">
        <w:t>The Transfiguration</w:t>
      </w:r>
      <w:bookmarkEnd w:id="1423"/>
      <w:bookmarkEnd w:id="1424"/>
      <w:bookmarkEnd w:id="1425"/>
    </w:p>
    <w:p w14:paraId="1EF4D652" w14:textId="77777777" w:rsidR="00980D99" w:rsidRDefault="00980D99" w:rsidP="00980D99">
      <w:pPr>
        <w:pStyle w:val="Heading4"/>
      </w:pPr>
      <w:bookmarkStart w:id="1426" w:name="_Ref434478012"/>
      <w:r>
        <w:t>The Doxology</w:t>
      </w:r>
      <w:r w:rsidR="00E21EA3">
        <w:t xml:space="preserve"> of the Transfiguration</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427" w:name="_Ref434476299"/>
      <w:r>
        <w:t>The Psali Adam</w:t>
      </w:r>
      <w:r w:rsidR="006C1B94">
        <w:t xml:space="preserve"> for the Transfiguration</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lastRenderedPageBreak/>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428" w:name="_Ref434476316"/>
      <w:r>
        <w:t>The Psali Batos</w:t>
      </w:r>
      <w:r w:rsidR="006C1B94">
        <w:t xml:space="preserve"> for the Transfiguration</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lastRenderedPageBreak/>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429" w:name="_Toc410196224"/>
      <w:bookmarkStart w:id="1430" w:name="_Toc410196466"/>
      <w:bookmarkStart w:id="1431" w:name="_Toc410196968"/>
      <w:bookmarkStart w:id="1432" w:name="_Ref435642801"/>
      <w:bookmarkStart w:id="1433" w:name="_Ref435642808"/>
      <w:r>
        <w:t xml:space="preserve">August 9 / Mesori 16: </w:t>
      </w:r>
      <w:r w:rsidR="00495F1A">
        <w:t>The Assumption of the Virgin</w:t>
      </w:r>
      <w:bookmarkEnd w:id="1429"/>
      <w:bookmarkEnd w:id="1430"/>
      <w:bookmarkEnd w:id="1431"/>
      <w:bookmarkEnd w:id="1432"/>
      <w:bookmarkEnd w:id="143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4D26BE2A" w14:textId="4FF0A956" w:rsidR="007E24F9" w:rsidRDefault="007E24F9" w:rsidP="007E24F9">
      <w:pPr>
        <w:pStyle w:val="Heading4"/>
      </w:pPr>
      <w:bookmarkStart w:id="1434" w:name="_Ref435642763"/>
      <w:r>
        <w:t xml:space="preserve">The Psali </w:t>
      </w:r>
      <w:commentRangeStart w:id="1435"/>
      <w:r>
        <w:t xml:space="preserve">Adam </w:t>
      </w:r>
      <w:commentRangeEnd w:id="1435"/>
      <w:r>
        <w:rPr>
          <w:rStyle w:val="CommentReference"/>
          <w:rFonts w:eastAsiaTheme="minorHAnsi" w:cstheme="minorBidi"/>
          <w:b w:val="0"/>
          <w:bCs w:val="0"/>
          <w:iCs w:val="0"/>
          <w:color w:val="auto"/>
        </w:rPr>
        <w:commentReference w:id="1435"/>
      </w:r>
      <w:r>
        <w:t>for the Virgin</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436"/>
            <w:r>
              <w:t>With divine hands.”</w:t>
            </w:r>
            <w:commentRangeEnd w:id="1436"/>
            <w:r>
              <w:rPr>
                <w:rStyle w:val="CommentReference"/>
                <w:rFonts w:ascii="Times New Roman" w:eastAsiaTheme="minorHAnsi" w:hAnsi="Times New Roman" w:cstheme="minorBidi"/>
                <w:color w:val="auto"/>
              </w:rPr>
              <w:commentReference w:id="143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lastRenderedPageBreak/>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437" w:name="_Ref435734818"/>
      <w:r>
        <w:t>The Psali Batos for the Virgin</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2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lastRenderedPageBreak/>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438"/>
            <w:r>
              <w:t>forever</w:t>
            </w:r>
            <w:commentRangeEnd w:id="1438"/>
            <w:r>
              <w:rPr>
                <w:rStyle w:val="CommentReference"/>
                <w:rFonts w:ascii="Times New Roman" w:eastAsiaTheme="minorHAnsi" w:hAnsi="Times New Roman" w:cstheme="minorBidi"/>
                <w:color w:val="auto"/>
              </w:rPr>
              <w:commentReference w:id="143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439"/>
            <w:r>
              <w:t>In the unshakable places.</w:t>
            </w:r>
            <w:commentRangeEnd w:id="1439"/>
            <w:r>
              <w:rPr>
                <w:rStyle w:val="CommentReference"/>
                <w:rFonts w:ascii="Times New Roman" w:eastAsiaTheme="minorHAnsi" w:hAnsi="Times New Roman" w:cstheme="minorBidi"/>
                <w:color w:val="auto"/>
              </w:rPr>
              <w:commentReference w:id="143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440"/>
            <w:r>
              <w:t>Your name adorns our works.</w:t>
            </w:r>
            <w:commentRangeEnd w:id="1440"/>
            <w:r>
              <w:rPr>
                <w:rStyle w:val="CommentReference"/>
                <w:rFonts w:ascii="Times New Roman" w:eastAsiaTheme="minorHAnsi" w:hAnsi="Times New Roman" w:cstheme="minorBidi"/>
                <w:color w:val="auto"/>
              </w:rPr>
              <w:commentReference w:id="144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441"/>
            <w:r>
              <w:t xml:space="preserve">Interceding </w:t>
            </w:r>
            <w:commentRangeEnd w:id="1441"/>
            <w:r>
              <w:rPr>
                <w:rStyle w:val="CommentReference"/>
                <w:rFonts w:ascii="Times New Roman" w:eastAsiaTheme="minorHAnsi" w:hAnsi="Times New Roman" w:cstheme="minorBidi"/>
                <w:color w:val="auto"/>
              </w:rPr>
              <w:commentReference w:id="144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lastRenderedPageBreak/>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r>
        <w:t>August 12 / Mesori 19: Translocation of the Relics of St. Macarius the Great</w:t>
      </w:r>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91E10">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91E10">
        <w:rPr>
          <w:noProof/>
        </w:rPr>
        <w:t>758</w:t>
      </w:r>
      <w:r w:rsidR="00237D47">
        <w:fldChar w:fldCharType="end"/>
      </w:r>
      <w:r w:rsidR="00237D47">
        <w:t>.</w:t>
      </w:r>
    </w:p>
    <w:p w14:paraId="7069CDB9" w14:textId="77777777" w:rsidR="005329C1" w:rsidRDefault="005329C1" w:rsidP="005329C1">
      <w:pPr>
        <w:pStyle w:val="Heading3"/>
      </w:pPr>
      <w:r>
        <w:t>August 14 / Mesori 21: Commemoration of the Theotokos</w:t>
      </w:r>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91E1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91E10">
        <w:rPr>
          <w:noProof/>
        </w:rPr>
        <w:t>849</w:t>
      </w:r>
      <w:r w:rsidR="007E24F9">
        <w:fldChar w:fldCharType="end"/>
      </w:r>
      <w:r w:rsidR="007E24F9">
        <w:t>.</w:t>
      </w:r>
    </w:p>
    <w:p w14:paraId="548CB18D" w14:textId="77777777" w:rsidR="009F60F1" w:rsidRDefault="009F60F1" w:rsidP="009F60F1">
      <w:pPr>
        <w:pStyle w:val="Heading3"/>
      </w:pPr>
      <w:bookmarkStart w:id="1442" w:name="_Ref434563030"/>
      <w:r>
        <w:lastRenderedPageBreak/>
        <w:t>August 17 / Mesori 24: Departure of St. Takle Haymanot</w:t>
      </w:r>
      <w:bookmarkEnd w:id="1442"/>
    </w:p>
    <w:p w14:paraId="34845613" w14:textId="77777777" w:rsidR="009F60F1" w:rsidRDefault="009F60F1" w:rsidP="009F60F1">
      <w:pPr>
        <w:pStyle w:val="Heading4"/>
      </w:pPr>
      <w:bookmarkStart w:id="1443" w:name="_Ref434492302"/>
      <w:r>
        <w:t>The Doxology</w:t>
      </w:r>
      <w:r w:rsidR="00B82753">
        <w:t xml:space="preserve"> for St. Takle Haymanot</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r>
        <w:t>August 21 / Mesori 28: The Patriarchs: Abraham, Isaac, and Jacob</w:t>
      </w:r>
    </w:p>
    <w:p w14:paraId="1D063B19" w14:textId="77777777" w:rsidR="00431ABD" w:rsidRDefault="00431ABD" w:rsidP="00431ABD">
      <w:pPr>
        <w:pStyle w:val="Heading4"/>
      </w:pPr>
      <w:bookmarkStart w:id="1444" w:name="_Ref434492413"/>
      <w:r>
        <w:t>The Doxology</w:t>
      </w:r>
      <w:r w:rsidR="00B82753">
        <w:t xml:space="preserve"> for the Patriarchs: Abraham, Isaac, and Jacob</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lastRenderedPageBreak/>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r>
        <w:t>August 22 / Mesori 29: Commemoration of the Annunciation, Nativity, and Resurrection on the 29</w:t>
      </w:r>
      <w:r w:rsidRPr="00C0205C">
        <w:rPr>
          <w:vertAlign w:val="superscript"/>
        </w:rPr>
        <w:t>th</w:t>
      </w:r>
      <w:r>
        <w:t xml:space="preserve"> of Every Month</w:t>
      </w:r>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091E10">
        <w:t>September 26 (27) / Tho-out 29: Commemoration of the Annunciation, Nativity, and Resurrection on the 29</w:t>
      </w:r>
      <w:r w:rsidR="00091E10" w:rsidRPr="00C0205C">
        <w:rPr>
          <w:vertAlign w:val="superscript"/>
        </w:rPr>
        <w:t>th</w:t>
      </w:r>
      <w:r w:rsidR="00091E10">
        <w:t xml:space="preserve"> of Every Month</w:t>
      </w:r>
      <w:r>
        <w:fldChar w:fldCharType="end"/>
      </w:r>
      <w:r>
        <w:t xml:space="preserve">, page </w:t>
      </w:r>
      <w:r>
        <w:fldChar w:fldCharType="begin"/>
      </w:r>
      <w:r>
        <w:instrText xml:space="preserve"> PAGEREF _Ref435003974 \h </w:instrText>
      </w:r>
      <w:r>
        <w:fldChar w:fldCharType="separate"/>
      </w:r>
      <w:r w:rsidR="00091E10">
        <w:rPr>
          <w:noProof/>
        </w:rPr>
        <w:t>592</w:t>
      </w:r>
      <w:r>
        <w:fldChar w:fldCharType="end"/>
      </w:r>
      <w:r>
        <w:t>.</w:t>
      </w:r>
    </w:p>
    <w:p w14:paraId="71EB5850" w14:textId="77777777" w:rsidR="0070722E" w:rsidRDefault="0070722E" w:rsidP="0070722E">
      <w:pPr>
        <w:pStyle w:val="Heading3"/>
      </w:pPr>
      <w:r>
        <w:t xml:space="preserve">August 22 / Mesori 29: </w:t>
      </w:r>
      <w:r w:rsidR="007D439A">
        <w:t xml:space="preserve">Also the </w:t>
      </w:r>
      <w:r>
        <w:t>Translocation of the Relics of St. John the Short to Scetis</w:t>
      </w:r>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91E10">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91E10">
        <w:rPr>
          <w:noProof/>
        </w:rPr>
        <w:t>606</w:t>
      </w:r>
      <w:r w:rsidR="00237D47">
        <w:fldChar w:fldCharType="end"/>
      </w:r>
      <w:r>
        <w:t>.</w:t>
      </w:r>
    </w:p>
    <w:p w14:paraId="7E90B074" w14:textId="77777777" w:rsidR="00D46726" w:rsidRDefault="00D46726" w:rsidP="00D46726">
      <w:pPr>
        <w:pStyle w:val="Heading3"/>
      </w:pPr>
      <w:r>
        <w:t>August 25 / Little Month 2: Departure of St. Titus the Apostle</w:t>
      </w:r>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091E10">
        <w:t>A Doxology for the Apostles</w:t>
      </w:r>
      <w:r>
        <w:fldChar w:fldCharType="end"/>
      </w:r>
      <w:r>
        <w:t xml:space="preserve">, on pages </w:t>
      </w:r>
      <w:r>
        <w:fldChar w:fldCharType="begin"/>
      </w:r>
      <w:r>
        <w:instrText xml:space="preserve"> PAGEREF _Ref434488644 \h </w:instrText>
      </w:r>
      <w:r>
        <w:fldChar w:fldCharType="separate"/>
      </w:r>
      <w:r w:rsidR="00091E10">
        <w:rPr>
          <w:noProof/>
        </w:rPr>
        <w:t>544</w:t>
      </w:r>
      <w:r>
        <w:fldChar w:fldCharType="end"/>
      </w:r>
      <w:r>
        <w:t xml:space="preserve">, </w:t>
      </w:r>
      <w:r>
        <w:fldChar w:fldCharType="begin"/>
      </w:r>
      <w:r>
        <w:instrText xml:space="preserve"> PAGEREF _Ref434488657 \h </w:instrText>
      </w:r>
      <w:r>
        <w:fldChar w:fldCharType="separate"/>
      </w:r>
      <w:r w:rsidR="00091E10">
        <w:rPr>
          <w:noProof/>
        </w:rPr>
        <w:t>545</w:t>
      </w:r>
      <w:r>
        <w:fldChar w:fldCharType="end"/>
      </w:r>
      <w:r>
        <w:t xml:space="preserve">, or </w:t>
      </w:r>
      <w:r>
        <w:fldChar w:fldCharType="begin"/>
      </w:r>
      <w:r>
        <w:instrText xml:space="preserve"> PAGEREF _Ref434488992 \h </w:instrText>
      </w:r>
      <w:r>
        <w:fldChar w:fldCharType="separate"/>
      </w:r>
      <w:r w:rsidR="00091E10">
        <w:rPr>
          <w:noProof/>
        </w:rPr>
        <w:t>547</w:t>
      </w:r>
      <w:r>
        <w:fldChar w:fldCharType="end"/>
      </w:r>
      <w:r>
        <w:t>.</w:t>
      </w:r>
    </w:p>
    <w:p w14:paraId="76AA6933" w14:textId="77777777" w:rsidR="00C30039" w:rsidRDefault="00C30039" w:rsidP="00C30039">
      <w:pPr>
        <w:pStyle w:val="Heading3"/>
      </w:pPr>
      <w:r>
        <w:lastRenderedPageBreak/>
        <w:t>August 26 / Little Month 3: Archangel Raphael</w:t>
      </w:r>
    </w:p>
    <w:p w14:paraId="0292BCC5" w14:textId="77777777" w:rsidR="00C30039" w:rsidRDefault="00C30039" w:rsidP="00C30039">
      <w:pPr>
        <w:pStyle w:val="Heading4"/>
      </w:pPr>
      <w:bookmarkStart w:id="1445" w:name="_Ref434488208"/>
      <w:r>
        <w:t>The Doxology</w:t>
      </w:r>
      <w:r w:rsidR="00B46E6E">
        <w:t xml:space="preserve"> for Archangel Raphael</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r>
        <w:t>August 28 / Little Month 5</w:t>
      </w:r>
      <w:r w:rsidR="00980D99">
        <w:t>: St. Parsouma</w:t>
      </w:r>
    </w:p>
    <w:p w14:paraId="32F5CFB7" w14:textId="77777777" w:rsidR="00980D99" w:rsidRDefault="00980D99" w:rsidP="00980D99">
      <w:pPr>
        <w:pStyle w:val="Heading4"/>
      </w:pPr>
      <w:bookmarkStart w:id="1446" w:name="_Ref434491294"/>
      <w:r>
        <w:t>The Doxology</w:t>
      </w:r>
      <w:r w:rsidR="00810F04">
        <w:t xml:space="preserve"> for St. Parsouma</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2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450"/>
            <w:r>
              <w:t xml:space="preserve">ⲙ̀Ⲡⲭ̄ⲥ̄ </w:t>
            </w:r>
            <w:commentRangeEnd w:id="1450"/>
            <w:r>
              <w:rPr>
                <w:rStyle w:val="CommentReference"/>
                <w:rFonts w:ascii="Times New Roman" w:hAnsi="Times New Roman" w:cstheme="minorBidi"/>
                <w:noProof w:val="0"/>
              </w:rPr>
              <w:commentReference w:id="145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lastRenderedPageBreak/>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451"/>
            <w:r>
              <w:t xml:space="preserve">ⲡⲉⲛⲥⲱⲧⲏⲣ </w:t>
            </w:r>
            <w:commentRangeEnd w:id="1451"/>
            <w:r>
              <w:rPr>
                <w:rStyle w:val="CommentReference"/>
                <w:rFonts w:ascii="Times New Roman" w:hAnsi="Times New Roman" w:cstheme="minorBidi"/>
                <w:noProof w:val="0"/>
              </w:rPr>
              <w:commentReference w:id="145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452" w:name="_Toc410196226"/>
      <w:bookmarkStart w:id="1453" w:name="_Toc410196468"/>
      <w:bookmarkStart w:id="1454" w:name="_Toc410196970"/>
      <w:bookmarkStart w:id="1455" w:name="_Toc435800453"/>
      <w:r>
        <w:lastRenderedPageBreak/>
        <w:t>The Pascal Cycle</w:t>
      </w:r>
      <w:bookmarkEnd w:id="1452"/>
      <w:bookmarkEnd w:id="1453"/>
      <w:bookmarkEnd w:id="1454"/>
      <w:bookmarkEnd w:id="1455"/>
    </w:p>
    <w:p w14:paraId="0AD076AD" w14:textId="77777777" w:rsidR="00495F1A" w:rsidRDefault="00495F1A" w:rsidP="00495F1A">
      <w:pPr>
        <w:pStyle w:val="Heading3"/>
      </w:pPr>
      <w:bookmarkStart w:id="1456" w:name="_Toc410196227"/>
      <w:bookmarkStart w:id="1457" w:name="_Toc410196469"/>
      <w:bookmarkStart w:id="1458" w:name="_Toc410196971"/>
      <w:r>
        <w:t>Jonah’s Fast</w:t>
      </w:r>
      <w:bookmarkEnd w:id="1456"/>
      <w:bookmarkEnd w:id="1457"/>
      <w:bookmarkEnd w:id="1458"/>
    </w:p>
    <w:p w14:paraId="7A658690" w14:textId="77777777" w:rsidR="001E5E16" w:rsidRPr="001E5E16" w:rsidRDefault="001E5E16" w:rsidP="001E5E16">
      <w:pPr>
        <w:pStyle w:val="Heading4"/>
      </w:pPr>
      <w:bookmarkStart w:id="1459" w:name="_Ref434478053"/>
      <w:r>
        <w:t>The Doxology</w:t>
      </w:r>
      <w:r w:rsidR="00E21EA3">
        <w:t xml:space="preserve"> of Jonah’s Fast</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460" w:name="_Toc410196228"/>
      <w:bookmarkStart w:id="1461" w:name="_Toc410196470"/>
      <w:bookmarkStart w:id="1462" w:name="_Toc410196972"/>
      <w:r>
        <w:t>Jonah’s Feast</w:t>
      </w:r>
      <w:bookmarkEnd w:id="1460"/>
      <w:bookmarkEnd w:id="1461"/>
      <w:bookmarkEnd w:id="1462"/>
    </w:p>
    <w:p w14:paraId="6EE6C439" w14:textId="77777777" w:rsidR="00495F1A" w:rsidRDefault="00495F1A" w:rsidP="00495F1A">
      <w:pPr>
        <w:pStyle w:val="Heading3"/>
      </w:pPr>
      <w:bookmarkStart w:id="1463" w:name="_Toc410196229"/>
      <w:bookmarkStart w:id="1464" w:name="_Toc410196471"/>
      <w:bookmarkStart w:id="1465" w:name="_Toc410196973"/>
      <w:r>
        <w:t>Great Lent</w:t>
      </w:r>
      <w:bookmarkEnd w:id="1463"/>
      <w:bookmarkEnd w:id="1464"/>
      <w:bookmarkEnd w:id="1465"/>
    </w:p>
    <w:p w14:paraId="2602B6E5" w14:textId="77777777" w:rsidR="00EC2AEB" w:rsidRPr="001E5E16" w:rsidRDefault="00EC2AEB" w:rsidP="00EC2AEB">
      <w:pPr>
        <w:pStyle w:val="Heading4"/>
      </w:pPr>
      <w:bookmarkStart w:id="1466" w:name="_Ref434478080"/>
      <w:r>
        <w:t>The Doxology</w:t>
      </w:r>
      <w:r w:rsidR="00420CFA">
        <w:t xml:space="preserve"> for Saturday and Sunday</w:t>
      </w:r>
      <w:r w:rsidR="00E21EA3">
        <w:t xml:space="preserve"> in Great Lent</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467" w:name="_Ref434478104"/>
      <w:r>
        <w:t>The Doxology</w:t>
      </w:r>
      <w:r w:rsidR="00E21EA3">
        <w:t xml:space="preserve"> for Weekdays in Great Lent</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468"/>
            <w:r>
              <w:t>ⲛⲓⲉ̀ⲛⲉϩ</w:t>
            </w:r>
            <w:commentRangeEnd w:id="1468"/>
            <w:r>
              <w:rPr>
                <w:rStyle w:val="CommentReference"/>
                <w:rFonts w:ascii="Times New Roman" w:hAnsi="Times New Roman" w:cstheme="minorBidi"/>
                <w:noProof w:val="0"/>
              </w:rPr>
              <w:commentReference w:id="1468"/>
            </w:r>
            <w:r>
              <w:t>.</w:t>
            </w:r>
          </w:p>
        </w:tc>
      </w:tr>
    </w:tbl>
    <w:p w14:paraId="1A70F51E" w14:textId="77777777" w:rsidR="00420CFA" w:rsidRPr="001E5E16" w:rsidRDefault="00420CFA" w:rsidP="00420CFA">
      <w:pPr>
        <w:pStyle w:val="Heading4"/>
      </w:pPr>
      <w:bookmarkStart w:id="1469" w:name="_Ref434478128"/>
      <w:r>
        <w:t>A Second Doxology for Weekdays</w:t>
      </w:r>
      <w:r w:rsidR="00E21EA3">
        <w:t xml:space="preserve"> in Great Lent</w:t>
      </w:r>
      <w:bookmarkEnd w:id="14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470"/>
            <w:r>
              <w:t xml:space="preserve">He </w:t>
            </w:r>
            <w:r w:rsidR="00253DD3">
              <w:t>humiliated</w:t>
            </w:r>
          </w:p>
          <w:p w14:paraId="774AFAE4" w14:textId="77777777" w:rsidR="00420CFA" w:rsidRDefault="00420CFA" w:rsidP="00420CFA">
            <w:pPr>
              <w:pStyle w:val="EngHangEnd"/>
            </w:pPr>
            <w:r>
              <w:t>The Tempter</w:t>
            </w:r>
            <w:commentRangeEnd w:id="1470"/>
            <w:r>
              <w:rPr>
                <w:rStyle w:val="CommentReference"/>
              </w:rPr>
              <w:commentReference w:id="1470"/>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471"/>
            <w:r>
              <w:t>“Fast in watchfulness</w:t>
            </w:r>
          </w:p>
          <w:p w14:paraId="6B2FDE71" w14:textId="77777777" w:rsidR="00420CFA" w:rsidRDefault="00420CFA" w:rsidP="00420CFA">
            <w:pPr>
              <w:pStyle w:val="EngHangEnd"/>
            </w:pPr>
            <w:r>
              <w:t>By day and by night.”</w:t>
            </w:r>
            <w:commentRangeEnd w:id="1471"/>
            <w:r>
              <w:rPr>
                <w:rStyle w:val="CommentReference"/>
              </w:rPr>
              <w:commentReference w:id="1471"/>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472" w:name="_Ref434478147"/>
      <w:r>
        <w:t>A Third</w:t>
      </w:r>
      <w:r w:rsidR="00420CFA">
        <w:t xml:space="preserve"> Doxology</w:t>
      </w:r>
      <w:r>
        <w:t xml:space="preserve"> for Weekdays</w:t>
      </w:r>
      <w:r w:rsidR="00E21EA3">
        <w:t xml:space="preserve"> in Great Lent</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473" w:name="_Ref434478172"/>
      <w:r>
        <w:t xml:space="preserve">The </w:t>
      </w:r>
      <w:r w:rsidR="007A72D2">
        <w:t xml:space="preserve">Fourth </w:t>
      </w:r>
      <w:r>
        <w:t>Doxology</w:t>
      </w:r>
      <w:r w:rsidR="007A72D2">
        <w:t xml:space="preserve"> </w:t>
      </w:r>
      <w:r w:rsidR="00E21EA3">
        <w:t>for Great Lent</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474"/>
            <w:r>
              <w:t xml:space="preserve">Ϯⲛⲏⲥⲧⲓⲁ̀ </w:t>
            </w:r>
            <w:commentRangeEnd w:id="1474"/>
            <w:r>
              <w:rPr>
                <w:rStyle w:val="CommentReference"/>
                <w:rFonts w:ascii="Times New Roman" w:hAnsi="Times New Roman" w:cstheme="minorBidi"/>
                <w:noProof w:val="0"/>
              </w:rPr>
              <w:commentReference w:id="1474"/>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475"/>
            <w:r>
              <w:t>pretense</w:t>
            </w:r>
            <w:commentRangeEnd w:id="1475"/>
            <w:r>
              <w:rPr>
                <w:rStyle w:val="CommentReference"/>
              </w:rPr>
              <w:commentReference w:id="1475"/>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476"/>
            <w:r>
              <w:t>strugglers</w:t>
            </w:r>
            <w:commentRangeEnd w:id="1476"/>
            <w:r>
              <w:rPr>
                <w:rStyle w:val="CommentReference"/>
              </w:rPr>
              <w:commentReference w:id="1476"/>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477"/>
            <w:r>
              <w:t>martyrdom</w:t>
            </w:r>
            <w:commentRangeEnd w:id="1477"/>
            <w:r>
              <w:rPr>
                <w:rStyle w:val="CommentReference"/>
              </w:rPr>
              <w:commentReference w:id="1477"/>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478"/>
            <w:r>
              <w:t xml:space="preserve">carries </w:t>
            </w:r>
            <w:commentRangeEnd w:id="1478"/>
            <w:r>
              <w:rPr>
                <w:rStyle w:val="CommentReference"/>
              </w:rPr>
              <w:commentReference w:id="1478"/>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479"/>
            <w:r>
              <w:t>assembly</w:t>
            </w:r>
            <w:commentRangeEnd w:id="1479"/>
            <w:r>
              <w:rPr>
                <w:rStyle w:val="CommentReference"/>
              </w:rPr>
              <w:commentReference w:id="1479"/>
            </w:r>
            <w:r>
              <w:t>,</w:t>
            </w:r>
          </w:p>
          <w:p w14:paraId="33941A18" w14:textId="77777777" w:rsidR="006A78B4" w:rsidRDefault="006A78B4" w:rsidP="006A78B4">
            <w:pPr>
              <w:pStyle w:val="EngHangEnd"/>
            </w:pPr>
            <w:r>
              <w:t xml:space="preserve">From now until the </w:t>
            </w:r>
            <w:commentRangeStart w:id="1480"/>
            <w:r>
              <w:t>ages of ages</w:t>
            </w:r>
            <w:commentRangeEnd w:id="1480"/>
            <w:r>
              <w:rPr>
                <w:rStyle w:val="CommentReference"/>
              </w:rPr>
              <w:commentReference w:id="1480"/>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481" w:name="_Ref434476347"/>
      <w:r>
        <w:t>The Psali Adam</w:t>
      </w:r>
      <w:r w:rsidR="006C1B94">
        <w:t xml:space="preserve"> for Great Lent</w:t>
      </w:r>
      <w:bookmarkEnd w:id="1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lastRenderedPageBreak/>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482" w:name="_Ref434476369"/>
      <w:r>
        <w:t>The Psali Batos</w:t>
      </w:r>
      <w:r w:rsidR="006C1B94">
        <w:t xml:space="preserve"> for Great Lent</w:t>
      </w:r>
      <w:bookmarkEnd w:id="1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lastRenderedPageBreak/>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483" w:name="_Toc410196230"/>
      <w:bookmarkStart w:id="1484" w:name="_Toc410196472"/>
      <w:bookmarkStart w:id="1485" w:name="_Toc410196974"/>
      <w:r>
        <w:t>Lazarus Saturday</w:t>
      </w:r>
      <w:bookmarkEnd w:id="1483"/>
      <w:bookmarkEnd w:id="1484"/>
      <w:bookmarkEnd w:id="1485"/>
    </w:p>
    <w:p w14:paraId="536840DE" w14:textId="77777777" w:rsidR="00EC2AEB" w:rsidRPr="001E5E16" w:rsidRDefault="00EC2AEB" w:rsidP="00EC2AEB">
      <w:pPr>
        <w:pStyle w:val="Heading4"/>
      </w:pPr>
      <w:bookmarkStart w:id="1486" w:name="_Ref434478195"/>
      <w:r>
        <w:t>The Doxology</w:t>
      </w:r>
      <w:r w:rsidR="00E21EA3">
        <w:t xml:space="preserve"> for Lazarus Saturday</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487" w:name="_Ref434476394"/>
      <w:r>
        <w:t>The Psali Batos</w:t>
      </w:r>
      <w:r w:rsidR="006C1B94">
        <w:t xml:space="preserve"> for Lazarus Saturday</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488"/>
            <w:r>
              <w:t>With glory befitting You</w:t>
            </w:r>
            <w:commentRangeEnd w:id="1488"/>
            <w:r>
              <w:rPr>
                <w:rStyle w:val="CommentReference"/>
              </w:rPr>
              <w:commentReference w:id="148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489" w:name="_Toc410196231"/>
      <w:bookmarkStart w:id="1490" w:name="_Toc410196473"/>
      <w:bookmarkStart w:id="1491" w:name="_Toc410196975"/>
      <w:r>
        <w:t>Palm Sunday</w:t>
      </w:r>
      <w:bookmarkEnd w:id="1489"/>
      <w:bookmarkEnd w:id="1490"/>
      <w:bookmarkEnd w:id="1491"/>
    </w:p>
    <w:p w14:paraId="5FD5B809" w14:textId="77777777" w:rsidR="00EC2AEB" w:rsidRPr="001E5E16" w:rsidRDefault="00EC2AEB" w:rsidP="00EC2AEB">
      <w:pPr>
        <w:pStyle w:val="Heading4"/>
      </w:pPr>
      <w:bookmarkStart w:id="1492" w:name="_Ref434478217"/>
      <w:r>
        <w:t xml:space="preserve">The </w:t>
      </w:r>
      <w:r w:rsidR="00FA139D">
        <w:t xml:space="preserve">First </w:t>
      </w:r>
      <w:r>
        <w:t>Doxology</w:t>
      </w:r>
      <w:r w:rsidR="00E21EA3">
        <w:t xml:space="preserve"> for Palm Sunday</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493"/>
            <w:r>
              <w:t>To the ages.</w:t>
            </w:r>
            <w:commentRangeEnd w:id="1493"/>
            <w:r>
              <w:rPr>
                <w:rStyle w:val="CommentReference"/>
              </w:rPr>
              <w:commentReference w:id="1493"/>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494" w:name="_Ref434478234"/>
      <w:r>
        <w:t>The Second Doxology</w:t>
      </w:r>
      <w:r w:rsidR="00E21EA3">
        <w:t xml:space="preserve"> for Palm Sunday</w:t>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2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lastRenderedPageBreak/>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495" w:name="_Ref434478255"/>
      <w:r>
        <w:t>The Third Doxology</w:t>
      </w:r>
      <w:r w:rsidR="00E21EA3">
        <w:t xml:space="preserve"> for Palm Sunday</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lastRenderedPageBreak/>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3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lastRenderedPageBreak/>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496"/>
            <w:r>
              <w:t xml:space="preserve">is </w:t>
            </w:r>
            <w:commentRangeEnd w:id="1496"/>
            <w:r>
              <w:rPr>
                <w:rStyle w:val="CommentReference"/>
              </w:rPr>
              <w:commentReference w:id="1496"/>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497" w:name="_Ref434476417"/>
      <w:r>
        <w:t>The Psali Adam</w:t>
      </w:r>
      <w:r w:rsidR="006C1B94">
        <w:t xml:space="preserve"> for Palm Sunday</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lastRenderedPageBreak/>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498"/>
            <w:r>
              <w:t xml:space="preserve">Offer </w:t>
            </w:r>
            <w:commentRangeEnd w:id="1498"/>
            <w:r>
              <w:rPr>
                <w:rStyle w:val="CommentReference"/>
              </w:rPr>
              <w:commentReference w:id="149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499"/>
            <w:r>
              <w:t>Kranion</w:t>
            </w:r>
            <w:commentRangeEnd w:id="1499"/>
            <w:r>
              <w:rPr>
                <w:rStyle w:val="CommentReference"/>
              </w:rPr>
              <w:commentReference w:id="149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lastRenderedPageBreak/>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500" w:name="_Toc410196232"/>
      <w:bookmarkStart w:id="1501" w:name="_Toc410196474"/>
      <w:bookmarkStart w:id="1502" w:name="_Toc410196976"/>
      <w:r>
        <w:t>Joyous Saturday</w:t>
      </w:r>
    </w:p>
    <w:p w14:paraId="65F4337A" w14:textId="2CA465AF" w:rsidR="003E106D" w:rsidRDefault="003E106D" w:rsidP="003E106D">
      <w:pPr>
        <w:pStyle w:val="Heading4"/>
      </w:pPr>
      <w:bookmarkStart w:id="1503" w:name="_Ref435562018"/>
      <w:r>
        <w:t>The Psali Batos for the Joyous Saturday</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504"/>
            <w:r>
              <w:t xml:space="preserve">abolished </w:t>
            </w:r>
            <w:commentRangeEnd w:id="1504"/>
            <w:r>
              <w:rPr>
                <w:rStyle w:val="CommentReference"/>
              </w:rPr>
              <w:commentReference w:id="1504"/>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lastRenderedPageBreak/>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505"/>
            <w:r>
              <w:t>power</w:t>
            </w:r>
            <w:commentRangeEnd w:id="1505"/>
            <w:r>
              <w:rPr>
                <w:rStyle w:val="CommentReference"/>
              </w:rPr>
              <w:commentReference w:id="1505"/>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55EB8ECF" w14:textId="6BE57834" w:rsidR="00495F1A" w:rsidRDefault="00495F1A" w:rsidP="00495F1A">
      <w:pPr>
        <w:pStyle w:val="Heading3"/>
      </w:pPr>
      <w:r>
        <w:t>Resurrection</w:t>
      </w:r>
      <w:bookmarkEnd w:id="1500"/>
      <w:bookmarkEnd w:id="1501"/>
      <w:bookmarkEnd w:id="1502"/>
      <w:r w:rsidR="003E106D">
        <w:t xml:space="preserve"> Sunday</w:t>
      </w:r>
    </w:p>
    <w:p w14:paraId="48D283B9" w14:textId="77777777" w:rsidR="00EC2AEB" w:rsidRPr="001E5E16" w:rsidRDefault="00EC2AEB" w:rsidP="00EC2AEB">
      <w:pPr>
        <w:pStyle w:val="Heading4"/>
      </w:pPr>
      <w:bookmarkStart w:id="1506" w:name="_Ref434478294"/>
      <w:r>
        <w:t>The Doxology</w:t>
      </w:r>
      <w:r w:rsidR="00E21EA3">
        <w:t xml:space="preserve"> for the Resurrection</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507"/>
            <w:r>
              <w:t>Name</w:t>
            </w:r>
            <w:commentRangeEnd w:id="1507"/>
            <w:r>
              <w:rPr>
                <w:rStyle w:val="CommentReference"/>
              </w:rPr>
              <w:commentReference w:id="1507"/>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508" w:name="_Ref434478317"/>
      <w:r>
        <w:t>A</w:t>
      </w:r>
      <w:r w:rsidR="00E21EA3">
        <w:t>nother</w:t>
      </w:r>
      <w:r>
        <w:t xml:space="preserve"> Doxology</w:t>
      </w:r>
      <w:r w:rsidR="00E21EA3">
        <w:t xml:space="preserve"> for the Resurrection</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509" w:name="_Ref434478347"/>
      <w:r>
        <w:t>A Doxology for Archangel Michael</w:t>
      </w:r>
      <w:r w:rsidR="00E21EA3">
        <w:t xml:space="preserve"> for the Resurrection</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3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3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3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510" w:name="_Ref434476440"/>
      <w:r>
        <w:t>The Psali Adam</w:t>
      </w:r>
      <w:r w:rsidR="006C1B94">
        <w:t xml:space="preserve"> for the Resurrection</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lastRenderedPageBreak/>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511" w:name="_Ref434476459"/>
      <w:r>
        <w:t>The Psali Batos</w:t>
      </w:r>
      <w:r w:rsidR="006C1B94">
        <w:t xml:space="preserve"> for the Resurrection</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lastRenderedPageBreak/>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lastRenderedPageBreak/>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512" w:name="_Toc410196233"/>
      <w:bookmarkStart w:id="1513" w:name="_Toc410196475"/>
      <w:bookmarkStart w:id="1514" w:name="_Toc410196977"/>
      <w:r>
        <w:t>Thomas Sunday</w:t>
      </w:r>
      <w:bookmarkEnd w:id="1512"/>
      <w:bookmarkEnd w:id="1513"/>
      <w:bookmarkEnd w:id="1514"/>
    </w:p>
    <w:p w14:paraId="1CFE554E" w14:textId="77777777" w:rsidR="00EC2AEB" w:rsidRDefault="00EC2AEB" w:rsidP="00EC2AEB">
      <w:pPr>
        <w:pStyle w:val="Heading4"/>
      </w:pPr>
      <w:bookmarkStart w:id="1515" w:name="_Ref434478375"/>
      <w:r>
        <w:t>The Doxology</w:t>
      </w:r>
      <w:r w:rsidR="00E21EA3">
        <w:t xml:space="preserve"> for Thomas Sunday</w:t>
      </w:r>
      <w:bookmarkEnd w:id="1515"/>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91E10">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91E10">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3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3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3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3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516"/>
            <w:r>
              <w:t xml:space="preserve">Jesus </w:t>
            </w:r>
            <w:commentRangeEnd w:id="1516"/>
            <w:r>
              <w:rPr>
                <w:rStyle w:val="CommentReference"/>
                <w:rFonts w:ascii="Times New Roman" w:hAnsi="Times New Roman"/>
              </w:rPr>
              <w:commentReference w:id="1516"/>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517" w:name="_Toc410196235"/>
      <w:bookmarkStart w:id="1518" w:name="_Toc410196477"/>
      <w:bookmarkStart w:id="1519" w:name="_Toc410196979"/>
      <w:r>
        <w:t>Ascension</w:t>
      </w:r>
      <w:bookmarkEnd w:id="1517"/>
      <w:bookmarkEnd w:id="1518"/>
      <w:bookmarkEnd w:id="1519"/>
    </w:p>
    <w:p w14:paraId="41C1E8F1" w14:textId="77777777" w:rsidR="00EC2AEB" w:rsidRPr="001E5E16" w:rsidRDefault="00EC2AEB" w:rsidP="00EC2AEB">
      <w:pPr>
        <w:pStyle w:val="Heading4"/>
      </w:pPr>
      <w:bookmarkStart w:id="1520" w:name="_Ref434478556"/>
      <w:r>
        <w:t>The Doxology</w:t>
      </w:r>
      <w:r w:rsidR="00CC1CA8">
        <w:t xml:space="preserve"> for the Ascension</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lastRenderedPageBreak/>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521"/>
            <w:r>
              <w:t>Name</w:t>
            </w:r>
            <w:commentRangeEnd w:id="1521"/>
            <w:r>
              <w:rPr>
                <w:rStyle w:val="CommentReference"/>
              </w:rPr>
              <w:commentReference w:id="152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lastRenderedPageBreak/>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522"/>
            <w:r>
              <w:t>to Him</w:t>
            </w:r>
            <w:commentRangeEnd w:id="1522"/>
            <w:r>
              <w:rPr>
                <w:rStyle w:val="CommentReference"/>
              </w:rPr>
              <w:commentReference w:id="152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523"/>
            <w:r>
              <w:t>might</w:t>
            </w:r>
            <w:commentRangeEnd w:id="1523"/>
            <w:r>
              <w:rPr>
                <w:rStyle w:val="CommentReference"/>
              </w:rPr>
              <w:commentReference w:id="152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524"/>
            <w:r>
              <w:t xml:space="preserve">Jesus </w:t>
            </w:r>
            <w:commentRangeEnd w:id="1524"/>
            <w:r>
              <w:rPr>
                <w:rStyle w:val="CommentReference"/>
                <w:rFonts w:ascii="Times New Roman" w:hAnsi="Times New Roman"/>
              </w:rPr>
              <w:commentReference w:id="152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525" w:name="_Ref434476482"/>
      <w:r>
        <w:lastRenderedPageBreak/>
        <w:t>The Psali Adam</w:t>
      </w:r>
      <w:r w:rsidR="006C1B94">
        <w:t xml:space="preserve"> for the Ascension</w:t>
      </w:r>
      <w:bookmarkEnd w:id="1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lastRenderedPageBreak/>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lastRenderedPageBreak/>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526" w:name="_Ref434476541"/>
      <w:r>
        <w:lastRenderedPageBreak/>
        <w:t>The Psali Batos</w:t>
      </w:r>
      <w:r w:rsidR="006C1B94">
        <w:t xml:space="preserve"> for the Ascension</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lastRenderedPageBreak/>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527"/>
            <w:r>
              <w:t>miracles</w:t>
            </w:r>
            <w:commentRangeEnd w:id="1527"/>
            <w:r>
              <w:rPr>
                <w:rStyle w:val="CommentReference"/>
              </w:rPr>
              <w:commentReference w:id="152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528" w:name="_Toc410196236"/>
      <w:bookmarkStart w:id="1529" w:name="_Toc410196478"/>
      <w:bookmarkStart w:id="1530" w:name="_Toc410196980"/>
      <w:r>
        <w:t>Pentecost</w:t>
      </w:r>
      <w:bookmarkEnd w:id="1528"/>
      <w:bookmarkEnd w:id="1529"/>
      <w:bookmarkEnd w:id="1530"/>
    </w:p>
    <w:p w14:paraId="79712352" w14:textId="77777777" w:rsidR="00EC2AEB" w:rsidRPr="001E5E16" w:rsidRDefault="00EC2AEB" w:rsidP="00EC2AEB">
      <w:pPr>
        <w:pStyle w:val="Heading4"/>
      </w:pPr>
      <w:bookmarkStart w:id="1531" w:name="_Ref434478581"/>
      <w:r>
        <w:t>The Doxology</w:t>
      </w:r>
      <w:r w:rsidR="00CC1CA8">
        <w:t xml:space="preserve"> for Pentecost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532"/>
            <w:r>
              <w:t>Name</w:t>
            </w:r>
            <w:commentRangeEnd w:id="1532"/>
            <w:r>
              <w:rPr>
                <w:rStyle w:val="CommentReference"/>
              </w:rPr>
              <w:commentReference w:id="153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lastRenderedPageBreak/>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533"/>
            <w:r>
              <w:t>to Him</w:t>
            </w:r>
            <w:commentRangeEnd w:id="1533"/>
            <w:r>
              <w:rPr>
                <w:rStyle w:val="CommentReference"/>
              </w:rPr>
              <w:commentReference w:id="153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534"/>
            <w:r>
              <w:t>might</w:t>
            </w:r>
            <w:commentRangeEnd w:id="1534"/>
            <w:r>
              <w:rPr>
                <w:rStyle w:val="CommentReference"/>
              </w:rPr>
              <w:commentReference w:id="153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lastRenderedPageBreak/>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535" w:name="_Ref434476566"/>
      <w:r>
        <w:lastRenderedPageBreak/>
        <w:t>The Psali Adam</w:t>
      </w:r>
      <w:r w:rsidR="006C1B94">
        <w:t xml:space="preserve"> for Pentecost</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lastRenderedPageBreak/>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536" w:name="_Toc410196981"/>
      <w:bookmarkStart w:id="1537" w:name="_Toc435800454"/>
      <w:r>
        <w:lastRenderedPageBreak/>
        <w:t>Hymns for Koiak</w:t>
      </w:r>
      <w:bookmarkEnd w:id="839"/>
      <w:bookmarkEnd w:id="840"/>
      <w:bookmarkEnd w:id="841"/>
      <w:bookmarkEnd w:id="1536"/>
      <w:r w:rsidR="00860765">
        <w:rPr>
          <w:rStyle w:val="FootnoteReference"/>
        </w:rPr>
        <w:footnoteReference w:id="538"/>
      </w:r>
      <w:bookmarkEnd w:id="1537"/>
    </w:p>
    <w:p w14:paraId="349B59E0" w14:textId="77777777" w:rsidR="00233CE3" w:rsidRDefault="00233CE3" w:rsidP="00E27B27">
      <w:pPr>
        <w:pStyle w:val="Heading3"/>
      </w:pPr>
      <w:bookmarkStart w:id="1538" w:name="_Ref435645419"/>
      <w:r>
        <w:t>THE KIAK CANTICLE</w:t>
      </w:r>
      <w:bookmarkEnd w:id="153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lastRenderedPageBreak/>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lastRenderedPageBreak/>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lastRenderedPageBreak/>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539" w:name="_Ref435645438"/>
      <w:r>
        <w:rPr>
          <w:sz w:val="24"/>
        </w:rPr>
        <w:t>PSALI ADAM</w:t>
      </w:r>
      <w:r>
        <w:t xml:space="preserve"> AFTER THE FIRST CANTICLE</w:t>
      </w:r>
      <w:bookmarkEnd w:id="153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lastRenderedPageBreak/>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lastRenderedPageBreak/>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540" w:name="_Ref435645453"/>
      <w:r>
        <w:t>PSALI ADAM (BEFORE THE SECOND CANTICLE)</w:t>
      </w:r>
      <w:bookmarkEnd w:id="154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lastRenderedPageBreak/>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lastRenderedPageBreak/>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541" w:name="_Ref435645565"/>
      <w:r>
        <w:rPr>
          <w:sz w:val="24"/>
        </w:rPr>
        <w:lastRenderedPageBreak/>
        <w:t>PSALI ADAM</w:t>
      </w:r>
      <w:r>
        <w:t xml:space="preserve"> AFTER THE SECOND CANTICLE</w:t>
      </w:r>
      <w:bookmarkEnd w:id="154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lastRenderedPageBreak/>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542" w:name="_Ref435645467"/>
      <w:r>
        <w:t>THE FIERY BUSH</w:t>
      </w:r>
      <w:bookmarkEnd w:id="154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lastRenderedPageBreak/>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lastRenderedPageBreak/>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543" w:name="_Ref435645593"/>
      <w:r>
        <w:t>PSALI BATO</w:t>
      </w:r>
      <w:r>
        <w:rPr>
          <w:lang w:val="en-US"/>
        </w:rPr>
        <w:t>S AFTER THE THIRD CANTICLE</w:t>
      </w:r>
      <w:bookmarkEnd w:id="154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lastRenderedPageBreak/>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lastRenderedPageBreak/>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lastRenderedPageBreak/>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1EE3F08D" w14:textId="77777777" w:rsidR="00860765" w:rsidRPr="00233CE3" w:rsidRDefault="00860765" w:rsidP="00860765">
      <w:pPr>
        <w:pStyle w:val="EngHangEnd"/>
      </w:pPr>
    </w:p>
    <w:p w14:paraId="012BF8FE" w14:textId="77777777" w:rsidR="00B411C9" w:rsidRDefault="00B411C9" w:rsidP="00B411C9">
      <w:pPr>
        <w:pStyle w:val="Heading2"/>
      </w:pPr>
      <w:bookmarkStart w:id="1544" w:name="_Toc435800455"/>
      <w:r>
        <w:lastRenderedPageBreak/>
        <w:t>Index of Psalis</w:t>
      </w:r>
      <w:bookmarkEnd w:id="154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91E10">
        <w:t>The Psali Adam for the Ecclesiastical New Year</w:t>
      </w:r>
      <w:r>
        <w:fldChar w:fldCharType="end"/>
      </w:r>
      <w:r>
        <w:tab/>
      </w:r>
      <w:r>
        <w:fldChar w:fldCharType="begin"/>
      </w:r>
      <w:r>
        <w:instrText xml:space="preserve"> PAGEREF _Ref434473482 \h </w:instrText>
      </w:r>
      <w:r>
        <w:fldChar w:fldCharType="separate"/>
      </w:r>
      <w:r w:rsidR="00091E10">
        <w:rPr>
          <w:noProof/>
        </w:rPr>
        <w:t>564</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91E10">
        <w:t>The Psali Batos for the Ecclesiastical New Year</w:t>
      </w:r>
      <w:r>
        <w:fldChar w:fldCharType="end"/>
      </w:r>
      <w:r>
        <w:tab/>
      </w:r>
      <w:r>
        <w:fldChar w:fldCharType="begin"/>
      </w:r>
      <w:r>
        <w:instrText xml:space="preserve"> PAGEREF _Ref434473530 \h </w:instrText>
      </w:r>
      <w:r>
        <w:fldChar w:fldCharType="separate"/>
      </w:r>
      <w:r w:rsidR="00091E10">
        <w:rPr>
          <w:noProof/>
        </w:rPr>
        <w:t>570</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91E10">
        <w:t>The Psali Adam for the Feast of the Cross</w:t>
      </w:r>
      <w:r>
        <w:fldChar w:fldCharType="end"/>
      </w:r>
      <w:r>
        <w:tab/>
      </w:r>
      <w:r>
        <w:fldChar w:fldCharType="begin"/>
      </w:r>
      <w:r>
        <w:instrText xml:space="preserve"> PAGEREF _Ref434474964 \h </w:instrText>
      </w:r>
      <w:r>
        <w:fldChar w:fldCharType="separate"/>
      </w:r>
      <w:r w:rsidR="00091E10">
        <w:rPr>
          <w:noProof/>
        </w:rPr>
        <w:t>581</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91E10">
        <w:t>The Psali Batos for the Feast of the Cross</w:t>
      </w:r>
      <w:r>
        <w:fldChar w:fldCharType="end"/>
      </w:r>
      <w:r>
        <w:tab/>
      </w:r>
      <w:r>
        <w:fldChar w:fldCharType="begin"/>
      </w:r>
      <w:r>
        <w:instrText xml:space="preserve"> PAGEREF _Ref434474992 \h </w:instrText>
      </w:r>
      <w:r>
        <w:fldChar w:fldCharType="separate"/>
      </w:r>
      <w:r w:rsidR="00091E10">
        <w:rPr>
          <w:noProof/>
        </w:rPr>
        <w:t>585</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91E10">
        <w:t>The Psali Adam for the 29</w:t>
      </w:r>
      <w:r w:rsidR="00091E10" w:rsidRPr="00C0205C">
        <w:rPr>
          <w:vertAlign w:val="superscript"/>
        </w:rPr>
        <w:t>th</w:t>
      </w:r>
      <w:r w:rsidR="00091E10">
        <w:t xml:space="preserve"> of Every Month</w:t>
      </w:r>
      <w:r>
        <w:fldChar w:fldCharType="end"/>
      </w:r>
      <w:r>
        <w:tab/>
      </w:r>
      <w:r>
        <w:fldChar w:fldCharType="begin"/>
      </w:r>
      <w:r>
        <w:instrText xml:space="preserve"> PAGEREF _Ref435003845 \h </w:instrText>
      </w:r>
      <w:r>
        <w:fldChar w:fldCharType="separate"/>
      </w:r>
      <w:r w:rsidR="00091E10">
        <w:rPr>
          <w:noProof/>
        </w:rPr>
        <w:t>592</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91E10">
        <w:t>The Psali Batos for the 29</w:t>
      </w:r>
      <w:r w:rsidR="00091E10" w:rsidRPr="00C0205C">
        <w:rPr>
          <w:vertAlign w:val="superscript"/>
        </w:rPr>
        <w:t>th</w:t>
      </w:r>
      <w:r w:rsidR="00091E10">
        <w:t xml:space="preserve"> of Every Month</w:t>
      </w:r>
      <w:r>
        <w:fldChar w:fldCharType="end"/>
      </w:r>
      <w:r>
        <w:tab/>
      </w:r>
      <w:r>
        <w:fldChar w:fldCharType="begin"/>
      </w:r>
      <w:r>
        <w:instrText xml:space="preserve"> PAGEREF _Ref435003860 \h </w:instrText>
      </w:r>
      <w:r>
        <w:fldChar w:fldCharType="separate"/>
      </w:r>
      <w:r w:rsidR="00091E10">
        <w:rPr>
          <w:noProof/>
        </w:rPr>
        <w:t>598</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91E10">
        <w:t>The Sunday Psali Adam for Nativity</w:t>
      </w:r>
      <w:r>
        <w:fldChar w:fldCharType="end"/>
      </w:r>
      <w:r>
        <w:tab/>
      </w:r>
      <w:r>
        <w:fldChar w:fldCharType="begin"/>
      </w:r>
      <w:r>
        <w:instrText xml:space="preserve"> PAGEREF _Ref434475057 \h </w:instrText>
      </w:r>
      <w:r>
        <w:fldChar w:fldCharType="separate"/>
      </w:r>
      <w:r w:rsidR="00091E10">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91E10">
        <w:t>The Monday Psali Adam for Nativity</w:t>
      </w:r>
      <w:r>
        <w:fldChar w:fldCharType="end"/>
      </w:r>
      <w:r>
        <w:tab/>
      </w:r>
      <w:r>
        <w:fldChar w:fldCharType="begin"/>
      </w:r>
      <w:r>
        <w:instrText xml:space="preserve"> PAGEREF _Ref434475083 \h </w:instrText>
      </w:r>
      <w:r>
        <w:fldChar w:fldCharType="separate"/>
      </w:r>
      <w:r w:rsidR="00091E10">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91E10">
        <w:t>The Tuesday Psali Adam for Nativity</w:t>
      </w:r>
      <w:r>
        <w:fldChar w:fldCharType="end"/>
      </w:r>
      <w:r>
        <w:tab/>
      </w:r>
      <w:r>
        <w:fldChar w:fldCharType="begin"/>
      </w:r>
      <w:r>
        <w:instrText xml:space="preserve"> PAGEREF _Ref434475102 \h </w:instrText>
      </w:r>
      <w:r>
        <w:fldChar w:fldCharType="separate"/>
      </w:r>
      <w:r w:rsidR="00091E10">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91E10">
        <w:t>The Wednesday Psali Batos for Nativity</w:t>
      </w:r>
      <w:r>
        <w:fldChar w:fldCharType="end"/>
      </w:r>
      <w:r>
        <w:tab/>
      </w:r>
      <w:r>
        <w:fldChar w:fldCharType="begin"/>
      </w:r>
      <w:r>
        <w:instrText xml:space="preserve"> PAGEREF _Ref434475128 \h </w:instrText>
      </w:r>
      <w:r>
        <w:fldChar w:fldCharType="separate"/>
      </w:r>
      <w:r w:rsidR="00091E10">
        <w:rPr>
          <w:noProof/>
        </w:rPr>
        <w:t>668</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91E10">
        <w:t>The Thursday Psali Batos for Nativity</w:t>
      </w:r>
      <w:r>
        <w:fldChar w:fldCharType="end"/>
      </w:r>
      <w:r>
        <w:tab/>
      </w:r>
      <w:r>
        <w:fldChar w:fldCharType="begin"/>
      </w:r>
      <w:r>
        <w:instrText xml:space="preserve"> PAGEREF _Ref434475150 \h </w:instrText>
      </w:r>
      <w:r>
        <w:fldChar w:fldCharType="separate"/>
      </w:r>
      <w:r w:rsidR="00091E10">
        <w:rPr>
          <w:noProof/>
        </w:rPr>
        <w:t>672</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91E10">
        <w:t>The Friday Psali Batos for Nativity</w:t>
      </w:r>
      <w:r>
        <w:fldChar w:fldCharType="end"/>
      </w:r>
      <w:r>
        <w:tab/>
      </w:r>
      <w:r>
        <w:fldChar w:fldCharType="begin"/>
      </w:r>
      <w:r>
        <w:instrText xml:space="preserve"> PAGEREF _Ref434475177 \h </w:instrText>
      </w:r>
      <w:r>
        <w:fldChar w:fldCharType="separate"/>
      </w:r>
      <w:r w:rsidR="00091E10">
        <w:rPr>
          <w:noProof/>
        </w:rPr>
        <w:t>676</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91E10">
        <w:t>The Saturday Psali Batos for Nativity</w:t>
      </w:r>
      <w:r>
        <w:fldChar w:fldCharType="end"/>
      </w:r>
      <w:r>
        <w:tab/>
      </w:r>
      <w:r>
        <w:fldChar w:fldCharType="begin"/>
      </w:r>
      <w:r>
        <w:instrText xml:space="preserve"> PAGEREF _Ref434475196 \h </w:instrText>
      </w:r>
      <w:r>
        <w:fldChar w:fldCharType="separate"/>
      </w:r>
      <w:r w:rsidR="00091E10">
        <w:rPr>
          <w:noProof/>
        </w:rPr>
        <w:t>681</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91E10">
        <w:t>The Psali Adam for the Circumcision</w:t>
      </w:r>
      <w:r>
        <w:fldChar w:fldCharType="end"/>
      </w:r>
      <w:r>
        <w:tab/>
      </w:r>
      <w:r>
        <w:fldChar w:fldCharType="begin"/>
      </w:r>
      <w:r>
        <w:instrText xml:space="preserve"> PAGEREF _Ref434475229 \h </w:instrText>
      </w:r>
      <w:r>
        <w:fldChar w:fldCharType="separate"/>
      </w:r>
      <w:r w:rsidR="00091E10">
        <w:rPr>
          <w:noProof/>
        </w:rPr>
        <w:t>690</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91E10">
        <w:t>The Psali Batos for the Circumcision</w:t>
      </w:r>
      <w:r>
        <w:fldChar w:fldCharType="end"/>
      </w:r>
      <w:r>
        <w:tab/>
      </w:r>
      <w:r>
        <w:fldChar w:fldCharType="begin"/>
      </w:r>
      <w:r>
        <w:instrText xml:space="preserve"> PAGEREF _Ref434475252 \h </w:instrText>
      </w:r>
      <w:r>
        <w:fldChar w:fldCharType="separate"/>
      </w:r>
      <w:r w:rsidR="00091E10">
        <w:rPr>
          <w:noProof/>
        </w:rPr>
        <w:t>694</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91E10">
        <w:t>The Sunday Psali Adam for Theophany</w:t>
      </w:r>
      <w:r>
        <w:fldChar w:fldCharType="end"/>
      </w:r>
      <w:r>
        <w:tab/>
      </w:r>
      <w:r>
        <w:fldChar w:fldCharType="begin"/>
      </w:r>
      <w:r>
        <w:instrText xml:space="preserve"> PAGEREF _Ref434475280 \h </w:instrText>
      </w:r>
      <w:r>
        <w:fldChar w:fldCharType="separate"/>
      </w:r>
      <w:r w:rsidR="00091E10">
        <w:rPr>
          <w:noProof/>
        </w:rPr>
        <w:t>705</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91E10">
        <w:t>The Monday Psali Adam for Theophany</w:t>
      </w:r>
      <w:r>
        <w:fldChar w:fldCharType="end"/>
      </w:r>
      <w:r>
        <w:tab/>
      </w:r>
      <w:r>
        <w:fldChar w:fldCharType="begin"/>
      </w:r>
      <w:r>
        <w:instrText xml:space="preserve"> PAGEREF _Ref434475309 \h </w:instrText>
      </w:r>
      <w:r>
        <w:fldChar w:fldCharType="separate"/>
      </w:r>
      <w:r w:rsidR="00091E10">
        <w:rPr>
          <w:noProof/>
        </w:rPr>
        <w:t>709</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91E10">
        <w:t>The Tuesday Psali Adam for Theophany</w:t>
      </w:r>
      <w:r>
        <w:fldChar w:fldCharType="end"/>
      </w:r>
      <w:r>
        <w:tab/>
      </w:r>
      <w:r>
        <w:fldChar w:fldCharType="begin"/>
      </w:r>
      <w:r>
        <w:instrText xml:space="preserve"> PAGEREF _Ref434475331 \h </w:instrText>
      </w:r>
      <w:r>
        <w:fldChar w:fldCharType="separate"/>
      </w:r>
      <w:r w:rsidR="00091E10">
        <w:rPr>
          <w:noProof/>
        </w:rPr>
        <w:t>713</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91E10">
        <w:t>The Wednesday Psali Batos for Theophany</w:t>
      </w:r>
      <w:r>
        <w:fldChar w:fldCharType="end"/>
      </w:r>
      <w:r>
        <w:tab/>
      </w:r>
      <w:r>
        <w:fldChar w:fldCharType="begin"/>
      </w:r>
      <w:r>
        <w:instrText xml:space="preserve"> PAGEREF _Ref434475362 \h </w:instrText>
      </w:r>
      <w:r>
        <w:fldChar w:fldCharType="separate"/>
      </w:r>
      <w:r w:rsidR="00091E10">
        <w:rPr>
          <w:noProof/>
        </w:rPr>
        <w:t>717</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91E10">
        <w:t>The Thursday Psali Batos for Theophany</w:t>
      </w:r>
      <w:r>
        <w:fldChar w:fldCharType="end"/>
      </w:r>
      <w:r>
        <w:tab/>
      </w:r>
      <w:r>
        <w:fldChar w:fldCharType="begin"/>
      </w:r>
      <w:r>
        <w:instrText xml:space="preserve"> PAGEREF _Ref434475388 \h </w:instrText>
      </w:r>
      <w:r>
        <w:fldChar w:fldCharType="separate"/>
      </w:r>
      <w:r w:rsidR="00091E10">
        <w:rPr>
          <w:noProof/>
        </w:rPr>
        <w:t>721</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91E10">
        <w:t>The Friday Psali Batos for Theophany</w:t>
      </w:r>
      <w:r>
        <w:fldChar w:fldCharType="end"/>
      </w:r>
      <w:r>
        <w:tab/>
      </w:r>
      <w:r>
        <w:fldChar w:fldCharType="begin"/>
      </w:r>
      <w:r>
        <w:instrText xml:space="preserve"> PAGEREF _Ref434475411 \h </w:instrText>
      </w:r>
      <w:r>
        <w:fldChar w:fldCharType="separate"/>
      </w:r>
      <w:r w:rsidR="00091E10">
        <w:rPr>
          <w:noProof/>
        </w:rPr>
        <w:t>725</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91E10">
        <w:t>The Saturday Psali Batos for Theophany</w:t>
      </w:r>
      <w:r>
        <w:fldChar w:fldCharType="end"/>
      </w:r>
      <w:r>
        <w:tab/>
      </w:r>
      <w:r>
        <w:fldChar w:fldCharType="begin"/>
      </w:r>
      <w:r>
        <w:instrText xml:space="preserve"> PAGEREF _Ref434475434 \h </w:instrText>
      </w:r>
      <w:r>
        <w:fldChar w:fldCharType="separate"/>
      </w:r>
      <w:r w:rsidR="00091E10">
        <w:rPr>
          <w:noProof/>
        </w:rPr>
        <w:t>729</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91E10">
        <w:t>The Psali Adam for the Wedding of Cana</w:t>
      </w:r>
      <w:r>
        <w:fldChar w:fldCharType="end"/>
      </w:r>
      <w:r>
        <w:tab/>
      </w:r>
      <w:r>
        <w:fldChar w:fldCharType="begin"/>
      </w:r>
      <w:r>
        <w:instrText xml:space="preserve"> PAGEREF _Ref434475472 \h </w:instrText>
      </w:r>
      <w:r>
        <w:fldChar w:fldCharType="separate"/>
      </w:r>
      <w:r w:rsidR="00091E10">
        <w:rPr>
          <w:noProof/>
        </w:rPr>
        <w:t>736</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91E10">
        <w:t>The Psali Batos for the Wedding of Cana</w:t>
      </w:r>
      <w:r>
        <w:fldChar w:fldCharType="end"/>
      </w:r>
      <w:r>
        <w:tab/>
      </w:r>
      <w:r>
        <w:fldChar w:fldCharType="begin"/>
      </w:r>
      <w:r>
        <w:instrText xml:space="preserve"> PAGEREF _Ref434475500 \h </w:instrText>
      </w:r>
      <w:r>
        <w:fldChar w:fldCharType="separate"/>
      </w:r>
      <w:r w:rsidR="00091E10">
        <w:rPr>
          <w:noProof/>
        </w:rPr>
        <w:t>740</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91E10">
        <w:t>The Psali Adam for Annunciation</w:t>
      </w:r>
      <w:r>
        <w:fldChar w:fldCharType="end"/>
      </w:r>
      <w:r>
        <w:tab/>
      </w:r>
      <w:r>
        <w:fldChar w:fldCharType="begin"/>
      </w:r>
      <w:r>
        <w:instrText xml:space="preserve"> PAGEREF _Ref434475566 \h </w:instrText>
      </w:r>
      <w:r>
        <w:fldChar w:fldCharType="separate"/>
      </w:r>
      <w:r w:rsidR="00091E10">
        <w:rPr>
          <w:noProof/>
        </w:rPr>
        <w:t>763</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91E10">
        <w:t>The Psali Batos for Annunciation</w:t>
      </w:r>
      <w:r>
        <w:fldChar w:fldCharType="end"/>
      </w:r>
      <w:r>
        <w:tab/>
      </w:r>
      <w:r>
        <w:fldChar w:fldCharType="begin"/>
      </w:r>
      <w:r>
        <w:instrText xml:space="preserve"> PAGEREF _Ref434475591 \h </w:instrText>
      </w:r>
      <w:r>
        <w:fldChar w:fldCharType="separate"/>
      </w:r>
      <w:r w:rsidR="00091E10">
        <w:rPr>
          <w:noProof/>
        </w:rPr>
        <w:t>767</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91E10">
        <w:t>The Psali Adam for the Entrance into Egypt</w:t>
      </w:r>
      <w:r>
        <w:fldChar w:fldCharType="end"/>
      </w:r>
      <w:r>
        <w:tab/>
      </w:r>
      <w:r>
        <w:fldChar w:fldCharType="begin"/>
      </w:r>
      <w:r>
        <w:instrText xml:space="preserve"> PAGEREF _Ref434476089 \h </w:instrText>
      </w:r>
      <w:r>
        <w:fldChar w:fldCharType="separate"/>
      </w:r>
      <w:r w:rsidR="00091E10">
        <w:rPr>
          <w:noProof/>
        </w:rPr>
        <w:t>786</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91E10">
        <w:t>The Psali Batos for the Entrance into Egypt</w:t>
      </w:r>
      <w:r>
        <w:fldChar w:fldCharType="end"/>
      </w:r>
      <w:r>
        <w:tab/>
      </w:r>
      <w:r>
        <w:fldChar w:fldCharType="begin"/>
      </w:r>
      <w:r>
        <w:instrText xml:space="preserve"> PAGEREF _Ref434476112 \h </w:instrText>
      </w:r>
      <w:r>
        <w:fldChar w:fldCharType="separate"/>
      </w:r>
      <w:r w:rsidR="00091E10">
        <w:rPr>
          <w:noProof/>
        </w:rPr>
        <w:t>790</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91E10">
        <w:t>The Psali Adam for the Apostles’ Fast</w:t>
      </w:r>
      <w:r>
        <w:fldChar w:fldCharType="end"/>
      </w:r>
      <w:r>
        <w:tab/>
      </w:r>
      <w:r>
        <w:fldChar w:fldCharType="begin"/>
      </w:r>
      <w:r>
        <w:instrText xml:space="preserve"> PAGEREF _Ref434476183 \h </w:instrText>
      </w:r>
      <w:r>
        <w:fldChar w:fldCharType="separate"/>
      </w:r>
      <w:r w:rsidR="00091E10">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91E10">
        <w:t>The Psali Batos for the Apostles’ Fast</w:t>
      </w:r>
      <w:r>
        <w:fldChar w:fldCharType="end"/>
      </w:r>
      <w:r>
        <w:tab/>
      </w:r>
      <w:r>
        <w:fldChar w:fldCharType="begin"/>
      </w:r>
      <w:r>
        <w:instrText xml:space="preserve"> PAGEREF _Ref434476204 \h </w:instrText>
      </w:r>
      <w:r>
        <w:fldChar w:fldCharType="separate"/>
      </w:r>
      <w:r w:rsidR="00091E10">
        <w:rPr>
          <w:noProof/>
        </w:rPr>
        <w:t>804</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91E10">
        <w:t>The Psali Adam for the Apostles’ Feast</w:t>
      </w:r>
      <w:r>
        <w:fldChar w:fldCharType="end"/>
      </w:r>
      <w:r>
        <w:tab/>
      </w:r>
      <w:r>
        <w:fldChar w:fldCharType="begin"/>
      </w:r>
      <w:r>
        <w:instrText xml:space="preserve"> PAGEREF _Ref434476236 \h </w:instrText>
      </w:r>
      <w:r>
        <w:fldChar w:fldCharType="separate"/>
      </w:r>
      <w:r w:rsidR="00091E10">
        <w:rPr>
          <w:noProof/>
        </w:rPr>
        <w:t>819</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91E10">
        <w:t>The Psali Batos for the Apostles’ Feast</w:t>
      </w:r>
      <w:r>
        <w:fldChar w:fldCharType="end"/>
      </w:r>
      <w:r>
        <w:tab/>
      </w:r>
      <w:r>
        <w:fldChar w:fldCharType="begin"/>
      </w:r>
      <w:r>
        <w:instrText xml:space="preserve"> PAGEREF _Ref434476261 \h </w:instrText>
      </w:r>
      <w:r>
        <w:fldChar w:fldCharType="separate"/>
      </w:r>
      <w:r w:rsidR="00091E10">
        <w:rPr>
          <w:noProof/>
        </w:rPr>
        <w:t>822</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91E10">
        <w:t>The Psali Adam for the Transfiguration</w:t>
      </w:r>
      <w:r>
        <w:fldChar w:fldCharType="end"/>
      </w:r>
      <w:r>
        <w:tab/>
      </w:r>
      <w:r>
        <w:fldChar w:fldCharType="begin"/>
      </w:r>
      <w:r>
        <w:instrText xml:space="preserve"> PAGEREF _Ref434476299 \h </w:instrText>
      </w:r>
      <w:r>
        <w:fldChar w:fldCharType="separate"/>
      </w:r>
      <w:r w:rsidR="00091E10">
        <w:rPr>
          <w:noProof/>
        </w:rPr>
        <w:t>841</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91E10">
        <w:t>The Psali Batos for the Transfiguration</w:t>
      </w:r>
      <w:r>
        <w:fldChar w:fldCharType="end"/>
      </w:r>
      <w:r>
        <w:tab/>
      </w:r>
      <w:r>
        <w:fldChar w:fldCharType="begin"/>
      </w:r>
      <w:r>
        <w:instrText xml:space="preserve"> PAGEREF _Ref434476316 \h </w:instrText>
      </w:r>
      <w:r>
        <w:fldChar w:fldCharType="separate"/>
      </w:r>
      <w:r w:rsidR="00091E10">
        <w:rPr>
          <w:noProof/>
        </w:rPr>
        <w:t>845</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91E10">
        <w:t>The Psali Adam for Great Lent</w:t>
      </w:r>
      <w:r>
        <w:fldChar w:fldCharType="end"/>
      </w:r>
      <w:r>
        <w:tab/>
      </w:r>
      <w:r>
        <w:fldChar w:fldCharType="begin"/>
      </w:r>
      <w:r>
        <w:instrText xml:space="preserve"> PAGEREF _Ref434476347 \h </w:instrText>
      </w:r>
      <w:r>
        <w:fldChar w:fldCharType="separate"/>
      </w:r>
      <w:r w:rsidR="00091E10">
        <w:rPr>
          <w:noProof/>
        </w:rPr>
        <w:t>879</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91E10">
        <w:t>The Psali Batos for Great Lent</w:t>
      </w:r>
      <w:r>
        <w:fldChar w:fldCharType="end"/>
      </w:r>
      <w:r>
        <w:tab/>
      </w:r>
      <w:r>
        <w:fldChar w:fldCharType="begin"/>
      </w:r>
      <w:r>
        <w:instrText xml:space="preserve"> PAGEREF _Ref434476369 \h </w:instrText>
      </w:r>
      <w:r>
        <w:fldChar w:fldCharType="separate"/>
      </w:r>
      <w:r w:rsidR="00091E10">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91E10">
        <w:t>The Psali Batos for Lazarus Saturday</w:t>
      </w:r>
      <w:r>
        <w:fldChar w:fldCharType="end"/>
      </w:r>
      <w:r>
        <w:tab/>
      </w:r>
      <w:r>
        <w:fldChar w:fldCharType="begin"/>
      </w:r>
      <w:r>
        <w:instrText xml:space="preserve"> PAGEREF _Ref434476394 \h </w:instrText>
      </w:r>
      <w:r>
        <w:fldChar w:fldCharType="separate"/>
      </w:r>
      <w:r w:rsidR="00091E10">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91E10">
        <w:t>The Psali Adam for Palm Sunday</w:t>
      </w:r>
      <w:r>
        <w:fldChar w:fldCharType="end"/>
      </w:r>
      <w:r>
        <w:tab/>
      </w:r>
      <w:r>
        <w:fldChar w:fldCharType="begin"/>
      </w:r>
      <w:r>
        <w:instrText xml:space="preserve"> PAGEREF _Ref434476417 \h </w:instrText>
      </w:r>
      <w:r>
        <w:fldChar w:fldCharType="separate"/>
      </w:r>
      <w:r w:rsidR="00091E10">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91E10">
        <w:t>The Psali Batos for the Joyous Saturday</w:t>
      </w:r>
      <w:r>
        <w:fldChar w:fldCharType="end"/>
      </w:r>
      <w:r>
        <w:tab/>
      </w:r>
      <w:r>
        <w:fldChar w:fldCharType="begin"/>
      </w:r>
      <w:r>
        <w:instrText xml:space="preserve"> PAGEREF _Ref435562018 \h </w:instrText>
      </w:r>
      <w:r>
        <w:fldChar w:fldCharType="separate"/>
      </w:r>
      <w:r w:rsidR="00091E10">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91E10">
        <w:t>The Psali Adam for the Resurrection</w:t>
      </w:r>
      <w:r>
        <w:fldChar w:fldCharType="end"/>
      </w:r>
      <w:r>
        <w:tab/>
      </w:r>
      <w:r>
        <w:fldChar w:fldCharType="begin"/>
      </w:r>
      <w:r>
        <w:instrText xml:space="preserve"> PAGEREF _Ref434476440 \h </w:instrText>
      </w:r>
      <w:r>
        <w:fldChar w:fldCharType="separate"/>
      </w:r>
      <w:r w:rsidR="00091E10">
        <w:rPr>
          <w:noProof/>
        </w:rPr>
        <w:t>909</w:t>
      </w:r>
      <w:r>
        <w:fldChar w:fldCharType="end"/>
      </w:r>
    </w:p>
    <w:p w14:paraId="7201C2B6" w14:textId="77777777"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091E10">
        <w:t>The Psali Batos for the Resurrection</w:t>
      </w:r>
      <w:r>
        <w:fldChar w:fldCharType="end"/>
      </w:r>
      <w:r>
        <w:tab/>
      </w:r>
      <w:r>
        <w:fldChar w:fldCharType="begin"/>
      </w:r>
      <w:r>
        <w:instrText xml:space="preserve"> PAGEREF _Ref434476459 \h </w:instrText>
      </w:r>
      <w:r>
        <w:fldChar w:fldCharType="separate"/>
      </w:r>
      <w:r w:rsidR="00091E10">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91E10">
        <w:t>The Psali Adam for the Ascension</w:t>
      </w:r>
      <w:r>
        <w:fldChar w:fldCharType="end"/>
      </w:r>
      <w:r>
        <w:tab/>
      </w:r>
      <w:r>
        <w:fldChar w:fldCharType="begin"/>
      </w:r>
      <w:r>
        <w:instrText xml:space="preserve"> PAGEREF _Ref434476482 \h </w:instrText>
      </w:r>
      <w:r>
        <w:fldChar w:fldCharType="separate"/>
      </w:r>
      <w:r w:rsidR="00091E10">
        <w:rPr>
          <w:noProof/>
        </w:rPr>
        <w:t>921</w:t>
      </w:r>
      <w:r>
        <w:fldChar w:fldCharType="end"/>
      </w:r>
    </w:p>
    <w:p w14:paraId="7FFC2411" w14:textId="77777777"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091E10">
        <w:t>The Psali Batos for the Ascension</w:t>
      </w:r>
      <w:r>
        <w:fldChar w:fldCharType="end"/>
      </w:r>
      <w:r>
        <w:tab/>
      </w:r>
      <w:r>
        <w:fldChar w:fldCharType="begin"/>
      </w:r>
      <w:r>
        <w:instrText xml:space="preserve"> PAGEREF _Ref434476541 \h </w:instrText>
      </w:r>
      <w:r>
        <w:fldChar w:fldCharType="separate"/>
      </w:r>
      <w:r w:rsidR="00091E10">
        <w:rPr>
          <w:noProof/>
        </w:rPr>
        <w:t>925</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91E10">
        <w:t>The Psali Adam for Pentecost</w:t>
      </w:r>
      <w:r>
        <w:fldChar w:fldCharType="end"/>
      </w:r>
      <w:r>
        <w:tab/>
      </w:r>
      <w:r>
        <w:fldChar w:fldCharType="begin"/>
      </w:r>
      <w:r>
        <w:instrText xml:space="preserve"> PAGEREF _Ref434476566 \h </w:instrText>
      </w:r>
      <w:r>
        <w:fldChar w:fldCharType="separate"/>
      </w:r>
      <w:r w:rsidR="00091E10">
        <w:rPr>
          <w:noProof/>
        </w:rPr>
        <w:t>932</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91E10">
        <w:t>The Psali Adam for the Virgin</w:t>
      </w:r>
      <w:r>
        <w:fldChar w:fldCharType="end"/>
      </w:r>
      <w:r>
        <w:tab/>
      </w:r>
      <w:r>
        <w:fldChar w:fldCharType="begin"/>
      </w:r>
      <w:r>
        <w:instrText xml:space="preserve"> PAGEREF _Ref435642763 \h </w:instrText>
      </w:r>
      <w:r>
        <w:fldChar w:fldCharType="separate"/>
      </w:r>
      <w:r w:rsidR="00091E10">
        <w:rPr>
          <w:noProof/>
        </w:rPr>
        <w:t>849</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91E10">
        <w:t>The Psali Batos for the Virgin</w:t>
      </w:r>
      <w:r>
        <w:fldChar w:fldCharType="end"/>
      </w:r>
      <w:r>
        <w:tab/>
      </w:r>
      <w:r>
        <w:fldChar w:fldCharType="begin"/>
      </w:r>
      <w:r>
        <w:instrText xml:space="preserve"> PAGEREF _Ref435734818 \h </w:instrText>
      </w:r>
      <w:r>
        <w:fldChar w:fldCharType="separate"/>
      </w:r>
      <w:r w:rsidR="00091E10">
        <w:rPr>
          <w:noProof/>
        </w:rPr>
        <w:t>853</w:t>
      </w:r>
      <w:r>
        <w:fldChar w:fldCharType="end"/>
      </w:r>
    </w:p>
    <w:p w14:paraId="3F93C9B6" w14:textId="77777777" w:rsidR="00B411C9" w:rsidRDefault="00B411C9" w:rsidP="00B411C9">
      <w:pPr>
        <w:pStyle w:val="Heading2"/>
      </w:pPr>
      <w:bookmarkStart w:id="1545" w:name="_Toc435800456"/>
      <w:r>
        <w:lastRenderedPageBreak/>
        <w:t>Index of Doxologies</w:t>
      </w:r>
      <w:bookmarkEnd w:id="154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91E10">
        <w:t>The Introduction to the Doxologies</w:t>
      </w:r>
      <w:r>
        <w:fldChar w:fldCharType="end"/>
      </w:r>
      <w:r>
        <w:tab/>
      </w:r>
      <w:r>
        <w:fldChar w:fldCharType="begin"/>
      </w:r>
      <w:r>
        <w:instrText xml:space="preserve"> PAGEREF _Ref434477171 \h </w:instrText>
      </w:r>
      <w:r>
        <w:fldChar w:fldCharType="separate"/>
      </w:r>
      <w:r w:rsidR="00091E10">
        <w:rPr>
          <w:noProof/>
        </w:rPr>
        <w:t>31</w:t>
      </w:r>
      <w:r>
        <w:fldChar w:fldCharType="end"/>
      </w:r>
    </w:p>
    <w:p w14:paraId="6914D076" w14:textId="77777777" w:rsidR="00E21EA3" w:rsidRDefault="00E21EA3" w:rsidP="00E21EA3">
      <w:pPr>
        <w:pStyle w:val="Heading3"/>
      </w:pPr>
      <w:bookmarkStart w:id="1546" w:name="_Ref435642966"/>
      <w:r>
        <w:t>Seasonal Doxologies</w:t>
      </w:r>
      <w:bookmarkEnd w:id="154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91E10">
        <w:t>The Doxology for Ecclesiastical New Year</w:t>
      </w:r>
      <w:r>
        <w:fldChar w:fldCharType="end"/>
      </w:r>
      <w:r>
        <w:tab/>
      </w:r>
      <w:r>
        <w:fldChar w:fldCharType="begin"/>
      </w:r>
      <w:r>
        <w:instrText xml:space="preserve"> PAGEREF _Ref434477358 \h </w:instrText>
      </w:r>
      <w:r>
        <w:fldChar w:fldCharType="separate"/>
      </w:r>
      <w:r w:rsidR="00091E10">
        <w:rPr>
          <w:noProof/>
        </w:rPr>
        <w:t>563</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91E10">
        <w:t>The Doxology for the Feast of the Cross</w:t>
      </w:r>
      <w:r>
        <w:fldChar w:fldCharType="end"/>
      </w:r>
      <w:r>
        <w:tab/>
      </w:r>
      <w:r>
        <w:fldChar w:fldCharType="begin"/>
      </w:r>
      <w:r>
        <w:instrText xml:space="preserve"> PAGEREF _Ref434477443 \h </w:instrText>
      </w:r>
      <w:r>
        <w:fldChar w:fldCharType="separate"/>
      </w:r>
      <w:r w:rsidR="00091E10">
        <w:rPr>
          <w:noProof/>
        </w:rPr>
        <w:t>578</w:t>
      </w:r>
      <w:r>
        <w:fldChar w:fldCharType="end"/>
      </w:r>
    </w:p>
    <w:p w14:paraId="6D5E5642" w14:textId="77777777" w:rsidR="00CC1CA8" w:rsidRDefault="00CC1CA8" w:rsidP="00CC1CA8">
      <w:pPr>
        <w:tabs>
          <w:tab w:val="left" w:leader="dot" w:pos="8280"/>
        </w:tabs>
        <w:spacing w:after="0" w:line="240" w:lineRule="auto"/>
      </w:pPr>
      <w:r>
        <w:fldChar w:fldCharType="begin"/>
      </w:r>
      <w:r>
        <w:instrText xml:space="preserve"> REF _Ref434478837 \h </w:instrText>
      </w:r>
      <w:r>
        <w:fldChar w:fldCharType="separate"/>
      </w:r>
      <w:r w:rsidR="00091E10">
        <w:t xml:space="preserve">The First Doxology of December or </w:t>
      </w:r>
      <w:r w:rsidR="00091E10" w:rsidRPr="006C0F49">
        <w:rPr>
          <w:rFonts w:ascii="FreeSerifAvvaShenouda" w:hAnsi="FreeSerifAvvaShenouda" w:cs="FreeSerifAvvaShenouda"/>
        </w:rPr>
        <w:t>Ⲕⲟⲓⲁϩⲕ</w:t>
      </w:r>
      <w:r>
        <w:fldChar w:fldCharType="end"/>
      </w:r>
      <w:r>
        <w:tab/>
      </w:r>
      <w:r>
        <w:fldChar w:fldCharType="begin"/>
      </w:r>
      <w:r>
        <w:instrText xml:space="preserve"> PAGEREF _Ref434478837 \h </w:instrText>
      </w:r>
      <w:r>
        <w:fldChar w:fldCharType="separate"/>
      </w:r>
      <w:r w:rsidR="00091E10">
        <w:rPr>
          <w:noProof/>
        </w:rPr>
        <w:t>624</w:t>
      </w:r>
      <w:r>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91E10">
        <w:t xml:space="preserve">The Second Doxology of December or </w:t>
      </w:r>
      <w:r w:rsidR="00091E10"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91E10">
        <w:rPr>
          <w:noProof/>
        </w:rPr>
        <w:t>626</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91E10">
        <w:t xml:space="preserve">The Third Doxology of December or </w:t>
      </w:r>
      <w:r w:rsidR="00091E10"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91E10">
        <w:rPr>
          <w:noProof/>
        </w:rPr>
        <w:t>627</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91E10">
        <w:t xml:space="preserve">The Fourth Doxology of December or </w:t>
      </w:r>
      <w:r w:rsidR="00091E10"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91E10">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91E10">
        <w:t xml:space="preserve">The Fifth Doxology of December or </w:t>
      </w:r>
      <w:r w:rsidR="00091E10"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91E10">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91E10">
        <w:t xml:space="preserve">The Sixth Doxology of December or </w:t>
      </w:r>
      <w:r w:rsidR="00091E10"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91E10">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91E10">
        <w:t xml:space="preserve">The Doxology of Archangel Gabriel for December or </w:t>
      </w:r>
      <w:r w:rsidR="00091E1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91E10">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91E10">
        <w:t>The Doxology for the Preparation Day of Nativity</w:t>
      </w:r>
      <w:r>
        <w:fldChar w:fldCharType="end"/>
      </w:r>
      <w:r>
        <w:tab/>
      </w:r>
      <w:r>
        <w:fldChar w:fldCharType="begin"/>
      </w:r>
      <w:r>
        <w:instrText xml:space="preserve"> PAGEREF _Ref434477504 \h </w:instrText>
      </w:r>
      <w:r>
        <w:fldChar w:fldCharType="separate"/>
      </w:r>
      <w:r w:rsidR="00091E10">
        <w:rPr>
          <w:noProof/>
        </w:rPr>
        <w:t>647</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91E10">
        <w:t>The First Doxology for Nativity</w:t>
      </w:r>
      <w:r>
        <w:fldChar w:fldCharType="end"/>
      </w:r>
      <w:r>
        <w:tab/>
      </w:r>
      <w:r>
        <w:fldChar w:fldCharType="begin"/>
      </w:r>
      <w:r>
        <w:instrText xml:space="preserve"> PAGEREF _Ref434477532 \h </w:instrText>
      </w:r>
      <w:r>
        <w:fldChar w:fldCharType="separate"/>
      </w:r>
      <w:r w:rsidR="00091E10">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91E10">
        <w:t>The Second Doxology for Nativity</w:t>
      </w:r>
      <w:r>
        <w:fldChar w:fldCharType="end"/>
      </w:r>
      <w:r>
        <w:tab/>
      </w:r>
      <w:r>
        <w:fldChar w:fldCharType="begin"/>
      </w:r>
      <w:r>
        <w:instrText xml:space="preserve"> PAGEREF _Ref434477542 \h </w:instrText>
      </w:r>
      <w:r>
        <w:fldChar w:fldCharType="separate"/>
      </w:r>
      <w:r w:rsidR="00091E10">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91E10">
        <w:t>The Third Doxology for Nativity</w:t>
      </w:r>
      <w:r>
        <w:fldChar w:fldCharType="end"/>
      </w:r>
      <w:r>
        <w:tab/>
      </w:r>
      <w:r>
        <w:fldChar w:fldCharType="begin"/>
      </w:r>
      <w:r>
        <w:instrText xml:space="preserve"> PAGEREF _Ref434477554 \h </w:instrText>
      </w:r>
      <w:r>
        <w:fldChar w:fldCharType="separate"/>
      </w:r>
      <w:r w:rsidR="00091E10">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91E10">
        <w:t>The Doxology for the Circumcision</w:t>
      </w:r>
      <w:r>
        <w:fldChar w:fldCharType="end"/>
      </w:r>
      <w:r>
        <w:tab/>
      </w:r>
      <w:r>
        <w:fldChar w:fldCharType="begin"/>
      </w:r>
      <w:r>
        <w:instrText xml:space="preserve"> PAGEREF _Ref434477590 \h </w:instrText>
      </w:r>
      <w:r>
        <w:fldChar w:fldCharType="separate"/>
      </w:r>
      <w:r w:rsidR="00091E10">
        <w:rPr>
          <w:noProof/>
        </w:rPr>
        <w:t>689</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91E10">
        <w:t>An Abridged Doxology for Theophany</w:t>
      </w:r>
      <w:r>
        <w:fldChar w:fldCharType="end"/>
      </w:r>
      <w:r>
        <w:tab/>
      </w:r>
      <w:r>
        <w:fldChar w:fldCharType="begin"/>
      </w:r>
      <w:r>
        <w:instrText xml:space="preserve"> PAGEREF _Ref434477630 \h </w:instrText>
      </w:r>
      <w:r>
        <w:fldChar w:fldCharType="separate"/>
      </w:r>
      <w:r w:rsidR="00091E10">
        <w:rPr>
          <w:noProof/>
        </w:rPr>
        <w:t>699</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91E10">
        <w:t>The First Doxology for Theophany</w:t>
      </w:r>
      <w:r>
        <w:fldChar w:fldCharType="end"/>
      </w:r>
      <w:r>
        <w:tab/>
      </w:r>
      <w:r>
        <w:fldChar w:fldCharType="begin"/>
      </w:r>
      <w:r>
        <w:instrText xml:space="preserve"> PAGEREF _Ref434477641 \h </w:instrText>
      </w:r>
      <w:r>
        <w:fldChar w:fldCharType="separate"/>
      </w:r>
      <w:r w:rsidR="00091E10">
        <w:rPr>
          <w:noProof/>
        </w:rPr>
        <w:t>701</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91E10">
        <w:t>The Second Doxology for Theophany</w:t>
      </w:r>
      <w:r>
        <w:fldChar w:fldCharType="end"/>
      </w:r>
      <w:r>
        <w:tab/>
      </w:r>
      <w:r>
        <w:fldChar w:fldCharType="begin"/>
      </w:r>
      <w:r>
        <w:instrText xml:space="preserve"> PAGEREF _Ref434477660 \h </w:instrText>
      </w:r>
      <w:r>
        <w:fldChar w:fldCharType="separate"/>
      </w:r>
      <w:r w:rsidR="00091E10">
        <w:rPr>
          <w:noProof/>
        </w:rPr>
        <w:t>703</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91E10">
        <w:t>The Doxology for the Wedding of Cana</w:t>
      </w:r>
      <w:r>
        <w:fldChar w:fldCharType="end"/>
      </w:r>
      <w:r>
        <w:tab/>
      </w:r>
      <w:r>
        <w:fldChar w:fldCharType="begin"/>
      </w:r>
      <w:r>
        <w:instrText xml:space="preserve"> PAGEREF _Ref434477774 \h </w:instrText>
      </w:r>
      <w:r>
        <w:fldChar w:fldCharType="separate"/>
      </w:r>
      <w:r w:rsidR="00091E10">
        <w:rPr>
          <w:noProof/>
        </w:rPr>
        <w:t>735</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91E10">
        <w:t>The Doxology for the Entrance into the Temple</w:t>
      </w:r>
      <w:r>
        <w:fldChar w:fldCharType="end"/>
      </w:r>
      <w:r>
        <w:tab/>
      </w:r>
      <w:r>
        <w:fldChar w:fldCharType="begin"/>
      </w:r>
      <w:r>
        <w:instrText xml:space="preserve"> PAGEREF _Ref434477815 \h </w:instrText>
      </w:r>
      <w:r>
        <w:fldChar w:fldCharType="separate"/>
      </w:r>
      <w:r w:rsidR="00091E10">
        <w:rPr>
          <w:noProof/>
        </w:rPr>
        <w:t>752</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91E10">
        <w:t>The Doxology for the Annunciation</w:t>
      </w:r>
      <w:r>
        <w:fldChar w:fldCharType="end"/>
      </w:r>
      <w:r>
        <w:tab/>
      </w:r>
      <w:r>
        <w:fldChar w:fldCharType="begin"/>
      </w:r>
      <w:r>
        <w:instrText xml:space="preserve"> PAGEREF _Ref434477856 \h </w:instrText>
      </w:r>
      <w:r>
        <w:fldChar w:fldCharType="separate"/>
      </w:r>
      <w:r w:rsidR="00091E10">
        <w:rPr>
          <w:noProof/>
        </w:rPr>
        <w:t>762</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91E10">
        <w:t>The Doxology for the Entrance into Egypt</w:t>
      </w:r>
      <w:r>
        <w:fldChar w:fldCharType="end"/>
      </w:r>
      <w:r>
        <w:tab/>
      </w:r>
      <w:r>
        <w:fldChar w:fldCharType="begin"/>
      </w:r>
      <w:r>
        <w:instrText xml:space="preserve"> PAGEREF _Ref434477906 \h </w:instrText>
      </w:r>
      <w:r>
        <w:fldChar w:fldCharType="separate"/>
      </w:r>
      <w:r w:rsidR="00091E10">
        <w:rPr>
          <w:noProof/>
        </w:rPr>
        <w:t>785</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91E10">
        <w:t>The Doxology of Sts. Peter and Paul</w:t>
      </w:r>
      <w:r>
        <w:fldChar w:fldCharType="end"/>
      </w:r>
      <w:r>
        <w:tab/>
      </w:r>
      <w:r>
        <w:fldChar w:fldCharType="begin"/>
      </w:r>
      <w:r>
        <w:instrText xml:space="preserve"> PAGEREF _Ref434477973 \h </w:instrText>
      </w:r>
      <w:r>
        <w:fldChar w:fldCharType="separate"/>
      </w:r>
      <w:r w:rsidR="00091E10">
        <w:rPr>
          <w:noProof/>
        </w:rPr>
        <w:t>815</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91E10">
        <w:t>The Doxology of the Transfiguration</w:t>
      </w:r>
      <w:r>
        <w:fldChar w:fldCharType="end"/>
      </w:r>
      <w:r>
        <w:tab/>
      </w:r>
      <w:r>
        <w:fldChar w:fldCharType="begin"/>
      </w:r>
      <w:r>
        <w:instrText xml:space="preserve"> PAGEREF _Ref434478012 \h </w:instrText>
      </w:r>
      <w:r>
        <w:fldChar w:fldCharType="separate"/>
      </w:r>
      <w:r w:rsidR="00091E10">
        <w:rPr>
          <w:noProof/>
        </w:rPr>
        <w:t>840</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91E10">
        <w:t>The Doxology of Jonah’s Fast</w:t>
      </w:r>
      <w:r>
        <w:fldChar w:fldCharType="end"/>
      </w:r>
      <w:r>
        <w:tab/>
      </w:r>
      <w:r>
        <w:fldChar w:fldCharType="begin"/>
      </w:r>
      <w:r>
        <w:instrText xml:space="preserve"> PAGEREF _Ref434478053 \h </w:instrText>
      </w:r>
      <w:r>
        <w:fldChar w:fldCharType="separate"/>
      </w:r>
      <w:r w:rsidR="00091E10">
        <w:rPr>
          <w:noProof/>
        </w:rPr>
        <w:t>864</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91E10">
        <w:t>The Doxology for Saturday and Sunday in Great Lent</w:t>
      </w:r>
      <w:r>
        <w:fldChar w:fldCharType="end"/>
      </w:r>
      <w:r>
        <w:tab/>
      </w:r>
      <w:r>
        <w:fldChar w:fldCharType="begin"/>
      </w:r>
      <w:r>
        <w:instrText xml:space="preserve"> PAGEREF _Ref434478080 \h </w:instrText>
      </w:r>
      <w:r>
        <w:fldChar w:fldCharType="separate"/>
      </w:r>
      <w:r w:rsidR="00091E10">
        <w:rPr>
          <w:noProof/>
        </w:rPr>
        <w:t>865</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91E10">
        <w:t>The Doxology for Weekdays in Great Lent</w:t>
      </w:r>
      <w:r>
        <w:fldChar w:fldCharType="end"/>
      </w:r>
      <w:r>
        <w:tab/>
      </w:r>
      <w:r>
        <w:fldChar w:fldCharType="begin"/>
      </w:r>
      <w:r>
        <w:instrText xml:space="preserve"> PAGEREF _Ref434478104 \h </w:instrText>
      </w:r>
      <w:r>
        <w:fldChar w:fldCharType="separate"/>
      </w:r>
      <w:r w:rsidR="00091E10">
        <w:rPr>
          <w:noProof/>
        </w:rPr>
        <w:t>868</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91E10">
        <w:t>A Second Doxology for Weekdays in Great Lent</w:t>
      </w:r>
      <w:r>
        <w:fldChar w:fldCharType="end"/>
      </w:r>
      <w:r>
        <w:tab/>
      </w:r>
      <w:r>
        <w:fldChar w:fldCharType="begin"/>
      </w:r>
      <w:r>
        <w:instrText xml:space="preserve"> PAGEREF _Ref434478128 \h </w:instrText>
      </w:r>
      <w:r>
        <w:fldChar w:fldCharType="separate"/>
      </w:r>
      <w:r w:rsidR="00091E10">
        <w:rPr>
          <w:noProof/>
        </w:rPr>
        <w:t>869</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91E10">
        <w:t>A Third Doxology for Weekdays in Great Lent</w:t>
      </w:r>
      <w:r>
        <w:fldChar w:fldCharType="end"/>
      </w:r>
      <w:r>
        <w:tab/>
      </w:r>
      <w:r>
        <w:fldChar w:fldCharType="begin"/>
      </w:r>
      <w:r>
        <w:instrText xml:space="preserve"> PAGEREF _Ref434478147 \h </w:instrText>
      </w:r>
      <w:r>
        <w:fldChar w:fldCharType="separate"/>
      </w:r>
      <w:r w:rsidR="00091E10">
        <w:rPr>
          <w:noProof/>
        </w:rPr>
        <w:t>872</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91E10">
        <w:t>The Fourth Doxology for Great Lent</w:t>
      </w:r>
      <w:r>
        <w:fldChar w:fldCharType="end"/>
      </w:r>
      <w:r>
        <w:tab/>
      </w:r>
      <w:r>
        <w:fldChar w:fldCharType="begin"/>
      </w:r>
      <w:r>
        <w:instrText xml:space="preserve"> PAGEREF _Ref434478172 \h </w:instrText>
      </w:r>
      <w:r>
        <w:fldChar w:fldCharType="separate"/>
      </w:r>
      <w:r w:rsidR="00091E10">
        <w:rPr>
          <w:noProof/>
        </w:rPr>
        <w:t>873</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91E10">
        <w:t>The Doxology for Lazarus Saturday</w:t>
      </w:r>
      <w:r>
        <w:fldChar w:fldCharType="end"/>
      </w:r>
      <w:r>
        <w:tab/>
      </w:r>
      <w:r>
        <w:fldChar w:fldCharType="begin"/>
      </w:r>
      <w:r>
        <w:instrText xml:space="preserve"> PAGEREF _Ref434478195 \h </w:instrText>
      </w:r>
      <w:r>
        <w:fldChar w:fldCharType="separate"/>
      </w:r>
      <w:r w:rsidR="00091E10">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91E10">
        <w:t>The First Doxology for Palm Sunday</w:t>
      </w:r>
      <w:r>
        <w:fldChar w:fldCharType="end"/>
      </w:r>
      <w:r>
        <w:tab/>
      </w:r>
      <w:r>
        <w:fldChar w:fldCharType="begin"/>
      </w:r>
      <w:r>
        <w:instrText xml:space="preserve"> PAGEREF _Ref434478217 \h </w:instrText>
      </w:r>
      <w:r>
        <w:fldChar w:fldCharType="separate"/>
      </w:r>
      <w:r w:rsidR="00091E10">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91E10">
        <w:t>The Second Doxology for Palm Sunday</w:t>
      </w:r>
      <w:r>
        <w:fldChar w:fldCharType="end"/>
      </w:r>
      <w:r>
        <w:tab/>
      </w:r>
      <w:r>
        <w:fldChar w:fldCharType="begin"/>
      </w:r>
      <w:r>
        <w:instrText xml:space="preserve"> PAGEREF _Ref434478234 \h </w:instrText>
      </w:r>
      <w:r>
        <w:fldChar w:fldCharType="separate"/>
      </w:r>
      <w:r w:rsidR="00091E10">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91E10">
        <w:t>The Third Doxology for Palm Sunday</w:t>
      </w:r>
      <w:r>
        <w:fldChar w:fldCharType="end"/>
      </w:r>
      <w:r>
        <w:tab/>
      </w:r>
      <w:r>
        <w:fldChar w:fldCharType="begin"/>
      </w:r>
      <w:r>
        <w:instrText xml:space="preserve"> PAGEREF _Ref434478255 \h </w:instrText>
      </w:r>
      <w:r>
        <w:fldChar w:fldCharType="separate"/>
      </w:r>
      <w:r w:rsidR="00091E10">
        <w:rPr>
          <w:noProof/>
        </w:rPr>
        <w:t>895</w:t>
      </w:r>
      <w:r>
        <w:fldChar w:fldCharType="end"/>
      </w:r>
    </w:p>
    <w:p w14:paraId="257EE84D" w14:textId="77777777"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091E10">
        <w:t>The Doxology for the Resurrection</w:t>
      </w:r>
      <w:r>
        <w:fldChar w:fldCharType="end"/>
      </w:r>
      <w:r>
        <w:tab/>
      </w:r>
      <w:r>
        <w:fldChar w:fldCharType="begin"/>
      </w:r>
      <w:r>
        <w:instrText xml:space="preserve"> PAGEREF _Ref434478294 \h </w:instrText>
      </w:r>
      <w:r>
        <w:fldChar w:fldCharType="separate"/>
      </w:r>
      <w:r w:rsidR="00091E10">
        <w:rPr>
          <w:noProof/>
        </w:rPr>
        <w:t>905</w:t>
      </w:r>
      <w:r>
        <w:fldChar w:fldCharType="end"/>
      </w:r>
    </w:p>
    <w:p w14:paraId="10A28DFE" w14:textId="7777777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91E10">
        <w:t>Another Doxology for the Resurrection</w:t>
      </w:r>
      <w:r>
        <w:fldChar w:fldCharType="end"/>
      </w:r>
      <w:r>
        <w:tab/>
      </w:r>
      <w:r>
        <w:fldChar w:fldCharType="begin"/>
      </w:r>
      <w:r>
        <w:instrText xml:space="preserve"> PAGEREF _Ref434478317 \h </w:instrText>
      </w:r>
      <w:r>
        <w:fldChar w:fldCharType="separate"/>
      </w:r>
      <w:r w:rsidR="00091E10">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91E10">
        <w:t>A Doxology for Archangel Michael for the Resurrection</w:t>
      </w:r>
      <w:r>
        <w:fldChar w:fldCharType="end"/>
      </w:r>
      <w:r>
        <w:tab/>
      </w:r>
      <w:r>
        <w:fldChar w:fldCharType="begin"/>
      </w:r>
      <w:r>
        <w:instrText xml:space="preserve"> PAGEREF _Ref434478347 \h </w:instrText>
      </w:r>
      <w:r>
        <w:fldChar w:fldCharType="separate"/>
      </w:r>
      <w:r w:rsidR="00091E10">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91E10">
        <w:t>The Doxology for Thomas Sunday</w:t>
      </w:r>
      <w:r>
        <w:fldChar w:fldCharType="end"/>
      </w:r>
      <w:r>
        <w:tab/>
      </w:r>
      <w:r>
        <w:fldChar w:fldCharType="begin"/>
      </w:r>
      <w:r>
        <w:instrText xml:space="preserve"> PAGEREF _Ref434478375 \h </w:instrText>
      </w:r>
      <w:r>
        <w:fldChar w:fldCharType="separate"/>
      </w:r>
      <w:r w:rsidR="00091E10">
        <w:rPr>
          <w:noProof/>
        </w:rPr>
        <w:t>917</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91E10">
        <w:t>The Doxology for the Ascension</w:t>
      </w:r>
      <w:r>
        <w:fldChar w:fldCharType="end"/>
      </w:r>
      <w:r>
        <w:tab/>
      </w:r>
      <w:r>
        <w:fldChar w:fldCharType="begin"/>
      </w:r>
      <w:r>
        <w:instrText xml:space="preserve"> PAGEREF _Ref434478556 \h </w:instrText>
      </w:r>
      <w:r>
        <w:fldChar w:fldCharType="separate"/>
      </w:r>
      <w:r w:rsidR="00091E10">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91E10">
        <w:t>The Doxology for Pentecost</w:t>
      </w:r>
      <w:r>
        <w:fldChar w:fldCharType="end"/>
      </w:r>
      <w:r>
        <w:tab/>
      </w:r>
      <w:r>
        <w:fldChar w:fldCharType="begin"/>
      </w:r>
      <w:r>
        <w:instrText xml:space="preserve"> PAGEREF _Ref434478581 \h </w:instrText>
      </w:r>
      <w:r>
        <w:fldChar w:fldCharType="separate"/>
      </w:r>
      <w:r w:rsidR="00091E10">
        <w:rPr>
          <w:noProof/>
        </w:rPr>
        <w:t>929</w:t>
      </w:r>
      <w:r>
        <w:fldChar w:fldCharType="end"/>
      </w:r>
    </w:p>
    <w:p w14:paraId="4285BFE1" w14:textId="77777777" w:rsidR="00E21EA3" w:rsidRDefault="00E21EA3" w:rsidP="00E21EA3">
      <w:pPr>
        <w:pStyle w:val="Heading3"/>
      </w:pPr>
      <w:bookmarkStart w:id="1547" w:name="_Ref435643009"/>
      <w:r>
        <w:t>Saints’ Doxologies</w:t>
      </w:r>
      <w:bookmarkEnd w:id="154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91E10">
        <w:t>The Evening Doxology of the Virgin</w:t>
      </w:r>
      <w:r>
        <w:fldChar w:fldCharType="end"/>
      </w:r>
      <w:r>
        <w:tab/>
      </w:r>
      <w:r>
        <w:fldChar w:fldCharType="begin"/>
      </w:r>
      <w:r>
        <w:instrText xml:space="preserve"> PAGEREF _Ref434487836 \h </w:instrText>
      </w:r>
      <w:r>
        <w:fldChar w:fldCharType="separate"/>
      </w:r>
      <w:r w:rsidR="00091E10">
        <w:rPr>
          <w:noProof/>
        </w:rPr>
        <w:t>31</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91E10" w:rsidRPr="00091E10">
        <w:t>The Doxology of the Virgin for Midnight Praise</w:t>
      </w:r>
      <w:r>
        <w:fldChar w:fldCharType="end"/>
      </w:r>
      <w:r>
        <w:tab/>
      </w:r>
      <w:r>
        <w:fldChar w:fldCharType="begin"/>
      </w:r>
      <w:r>
        <w:instrText xml:space="preserve"> PAGEREF _Ref434487891 \h </w:instrText>
      </w:r>
      <w:r>
        <w:fldChar w:fldCharType="separate"/>
      </w:r>
      <w:r w:rsidR="00091E10">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91E10">
        <w:t>The Morning Doxology of the Virgin</w:t>
      </w:r>
      <w:r>
        <w:fldChar w:fldCharType="end"/>
      </w:r>
      <w:r>
        <w:tab/>
      </w:r>
      <w:r>
        <w:fldChar w:fldCharType="begin"/>
      </w:r>
      <w:r>
        <w:instrText xml:space="preserve"> PAGEREF _Ref434487846 \h </w:instrText>
      </w:r>
      <w:r>
        <w:fldChar w:fldCharType="separate"/>
      </w:r>
      <w:r w:rsidR="00091E10">
        <w:rPr>
          <w:noProof/>
        </w:rPr>
        <w:t>32</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91E10">
        <w:t>The Doxology for Archangel Michael</w:t>
      </w:r>
      <w:r>
        <w:fldChar w:fldCharType="end"/>
      </w:r>
      <w:r>
        <w:tab/>
      </w:r>
      <w:r>
        <w:fldChar w:fldCharType="begin"/>
      </w:r>
      <w:r>
        <w:instrText xml:space="preserve"> PAGEREF _Ref434487967 \h </w:instrText>
      </w:r>
      <w:r>
        <w:fldChar w:fldCharType="separate"/>
      </w:r>
      <w:r w:rsidR="00091E10">
        <w:rPr>
          <w:noProof/>
        </w:rPr>
        <w:t>613</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91E10">
        <w:t xml:space="preserve">The Doxology of Archangel Gabriel for December or </w:t>
      </w:r>
      <w:r w:rsidR="00091E1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91E10">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91E10">
        <w:t>The Doxology for Archangel Gabriel, the Evangelist of Daniel</w:t>
      </w:r>
      <w:r>
        <w:fldChar w:fldCharType="end"/>
      </w:r>
      <w:r>
        <w:tab/>
      </w:r>
      <w:r>
        <w:fldChar w:fldCharType="begin"/>
      </w:r>
      <w:r>
        <w:instrText xml:space="preserve"> PAGEREF _Ref434488149 \h </w:instrText>
      </w:r>
      <w:r>
        <w:fldChar w:fldCharType="separate"/>
      </w:r>
      <w:r w:rsidR="00091E10">
        <w:rPr>
          <w:noProof/>
        </w:rPr>
        <w:t>808</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91E10">
        <w:t>The Doxology for Michael and Gabriel</w:t>
      </w:r>
      <w:r>
        <w:fldChar w:fldCharType="end"/>
      </w:r>
      <w:r>
        <w:tab/>
      </w:r>
      <w:r>
        <w:fldChar w:fldCharType="begin"/>
      </w:r>
      <w:r>
        <w:instrText xml:space="preserve"> PAGEREF _Ref434487984 \h </w:instrText>
      </w:r>
      <w:r>
        <w:fldChar w:fldCharType="separate"/>
      </w:r>
      <w:r w:rsidR="00091E10">
        <w:rPr>
          <w:noProof/>
        </w:rPr>
        <w:t>614</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91E10">
        <w:t>The Doxology for Archangel Raphael</w:t>
      </w:r>
      <w:r>
        <w:fldChar w:fldCharType="end"/>
      </w:r>
      <w:r>
        <w:tab/>
      </w:r>
      <w:r>
        <w:fldChar w:fldCharType="begin"/>
      </w:r>
      <w:r>
        <w:instrText xml:space="preserve"> PAGEREF _Ref434488208 \h </w:instrText>
      </w:r>
      <w:r>
        <w:fldChar w:fldCharType="separate"/>
      </w:r>
      <w:r w:rsidR="00091E10">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91E10">
        <w:t>The Doxology for Archangel Suriel</w:t>
      </w:r>
      <w:r>
        <w:fldChar w:fldCharType="end"/>
      </w:r>
      <w:r>
        <w:tab/>
      </w:r>
      <w:r>
        <w:fldChar w:fldCharType="begin"/>
      </w:r>
      <w:r>
        <w:instrText xml:space="preserve"> PAGEREF _Ref434488250 \h </w:instrText>
      </w:r>
      <w:r>
        <w:fldChar w:fldCharType="separate"/>
      </w:r>
      <w:r w:rsidR="00091E10">
        <w:rPr>
          <w:noProof/>
        </w:rPr>
        <w:t>749</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091E10">
        <w:t>The Doxology for the Four Incorporeal Beasts</w:t>
      </w:r>
      <w:r>
        <w:fldChar w:fldCharType="end"/>
      </w:r>
      <w:r>
        <w:tab/>
      </w:r>
      <w:r>
        <w:fldChar w:fldCharType="begin"/>
      </w:r>
      <w:r>
        <w:instrText xml:space="preserve"> PAGEREF _Ref434488301 \h </w:instrText>
      </w:r>
      <w:r>
        <w:fldChar w:fldCharType="separate"/>
      </w:r>
      <w:r w:rsidR="00091E10">
        <w:rPr>
          <w:noProof/>
        </w:rPr>
        <w:t>612</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091E10">
        <w:t>The Doxology for the Twenty Four Presbyters</w:t>
      </w:r>
      <w:r>
        <w:fldChar w:fldCharType="end"/>
      </w:r>
      <w:r>
        <w:tab/>
      </w:r>
      <w:r>
        <w:fldChar w:fldCharType="begin"/>
      </w:r>
      <w:r>
        <w:instrText xml:space="preserve"> PAGEREF _Ref434488339 \h </w:instrText>
      </w:r>
      <w:r>
        <w:fldChar w:fldCharType="separate"/>
      </w:r>
      <w:r w:rsidR="00091E10">
        <w:rPr>
          <w:noProof/>
        </w:rPr>
        <w:t>619</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91E10">
        <w:t>The Doxology of the Heavenly</w:t>
      </w:r>
      <w:r>
        <w:fldChar w:fldCharType="end"/>
      </w:r>
      <w:r>
        <w:tab/>
      </w:r>
      <w:r>
        <w:fldChar w:fldCharType="begin"/>
      </w:r>
      <w:r>
        <w:instrText xml:space="preserve"> PAGEREF _Ref434488390 \h </w:instrText>
      </w:r>
      <w:r>
        <w:fldChar w:fldCharType="separate"/>
      </w:r>
      <w:r w:rsidR="00091E10">
        <w:rPr>
          <w:noProof/>
        </w:rPr>
        <w:t>541</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91E10">
        <w:t>The Doxology of St. John the Baptist</w:t>
      </w:r>
      <w:r>
        <w:fldChar w:fldCharType="end"/>
      </w:r>
      <w:r>
        <w:tab/>
      </w:r>
      <w:r>
        <w:fldChar w:fldCharType="begin"/>
      </w:r>
      <w:r>
        <w:instrText xml:space="preserve"> PAGEREF _Ref434488524 \h </w:instrText>
      </w:r>
      <w:r>
        <w:fldChar w:fldCharType="separate"/>
      </w:r>
      <w:r w:rsidR="00091E10">
        <w:rPr>
          <w:noProof/>
        </w:rPr>
        <w:t>542</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91E10">
        <w:t>Another Doxology of St. John the Baptist</w:t>
      </w:r>
      <w:r>
        <w:fldChar w:fldCharType="end"/>
      </w:r>
      <w:r>
        <w:tab/>
      </w:r>
      <w:r>
        <w:fldChar w:fldCharType="begin"/>
      </w:r>
      <w:r>
        <w:instrText xml:space="preserve"> PAGEREF _Ref434488546 \h </w:instrText>
      </w:r>
      <w:r>
        <w:fldChar w:fldCharType="separate"/>
      </w:r>
      <w:r w:rsidR="00091E10">
        <w:rPr>
          <w:noProof/>
        </w:rPr>
        <w:t>543</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91E10">
        <w:t>The Doxology for the One Hundred and Forty Four Thousand</w:t>
      </w:r>
      <w:r>
        <w:fldChar w:fldCharType="end"/>
      </w:r>
      <w:r>
        <w:tab/>
      </w:r>
      <w:r>
        <w:fldChar w:fldCharType="begin"/>
      </w:r>
      <w:r>
        <w:instrText xml:space="preserve"> PAGEREF _Ref434488616 \h </w:instrText>
      </w:r>
      <w:r>
        <w:fldChar w:fldCharType="separate"/>
      </w:r>
      <w:r w:rsidR="00091E10">
        <w:rPr>
          <w:noProof/>
        </w:rPr>
        <w:t>686</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91E10">
        <w:t>A Doxology for the Apostles</w:t>
      </w:r>
      <w:r>
        <w:fldChar w:fldCharType="end"/>
      </w:r>
      <w:r>
        <w:tab/>
      </w:r>
      <w:r>
        <w:fldChar w:fldCharType="begin"/>
      </w:r>
      <w:r>
        <w:instrText xml:space="preserve"> PAGEREF _Ref434488644 \h </w:instrText>
      </w:r>
      <w:r>
        <w:fldChar w:fldCharType="separate"/>
      </w:r>
      <w:r w:rsidR="00091E10">
        <w:rPr>
          <w:noProof/>
        </w:rPr>
        <w:t>544</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91E10">
        <w:t>Another Doxology for the Apostles</w:t>
      </w:r>
      <w:r>
        <w:fldChar w:fldCharType="end"/>
      </w:r>
      <w:r>
        <w:tab/>
      </w:r>
      <w:r>
        <w:fldChar w:fldCharType="begin"/>
      </w:r>
      <w:r>
        <w:instrText xml:space="preserve"> PAGEREF _Ref434488657 \h </w:instrText>
      </w:r>
      <w:r>
        <w:fldChar w:fldCharType="separate"/>
      </w:r>
      <w:r w:rsidR="00091E10">
        <w:rPr>
          <w:noProof/>
        </w:rPr>
        <w:t>545</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91E10">
        <w:t>The Doxology of Sts. Peter and Paul</w:t>
      </w:r>
      <w:r>
        <w:fldChar w:fldCharType="end"/>
      </w:r>
      <w:r>
        <w:tab/>
      </w:r>
      <w:r>
        <w:fldChar w:fldCharType="begin"/>
      </w:r>
      <w:r>
        <w:instrText xml:space="preserve"> PAGEREF _Ref434477973 \h </w:instrText>
      </w:r>
      <w:r>
        <w:fldChar w:fldCharType="separate"/>
      </w:r>
      <w:r w:rsidR="00091E10">
        <w:rPr>
          <w:noProof/>
        </w:rPr>
        <w:t>815</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91E10">
        <w:t>The Doxology of St. Paul</w:t>
      </w:r>
      <w:r>
        <w:fldChar w:fldCharType="end"/>
      </w:r>
      <w:r>
        <w:tab/>
      </w:r>
      <w:r>
        <w:fldChar w:fldCharType="begin"/>
      </w:r>
      <w:r>
        <w:instrText xml:space="preserve"> PAGEREF _Ref434488724 \h </w:instrText>
      </w:r>
      <w:r>
        <w:fldChar w:fldCharType="separate"/>
      </w:r>
      <w:r w:rsidR="00091E10">
        <w:rPr>
          <w:noProof/>
        </w:rPr>
        <w:t>817</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91E10">
        <w:t>The Doxology for St. John the Evangelist</w:t>
      </w:r>
      <w:r>
        <w:fldChar w:fldCharType="end"/>
      </w:r>
      <w:r>
        <w:tab/>
      </w:r>
      <w:r>
        <w:fldChar w:fldCharType="begin"/>
      </w:r>
      <w:r>
        <w:instrText xml:space="preserve"> PAGEREF _Ref434488768 \h </w:instrText>
      </w:r>
      <w:r>
        <w:fldChar w:fldCharType="separate"/>
      </w:r>
      <w:r w:rsidR="00091E10">
        <w:rPr>
          <w:noProof/>
        </w:rPr>
        <w:t>687</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91E10">
        <w:t>The Doxology of St. Mark</w:t>
      </w:r>
      <w:r>
        <w:fldChar w:fldCharType="end"/>
      </w:r>
      <w:r>
        <w:tab/>
      </w:r>
      <w:r>
        <w:fldChar w:fldCharType="begin"/>
      </w:r>
      <w:r>
        <w:instrText xml:space="preserve"> PAGEREF _Ref434488814 \h </w:instrText>
      </w:r>
      <w:r>
        <w:fldChar w:fldCharType="separate"/>
      </w:r>
      <w:r w:rsidR="00091E10">
        <w:rPr>
          <w:noProof/>
        </w:rPr>
        <w:t>546</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91E10">
        <w:t>Another Doxology of St. Mark</w:t>
      </w:r>
      <w:r>
        <w:fldChar w:fldCharType="end"/>
      </w:r>
      <w:r>
        <w:tab/>
      </w:r>
      <w:r>
        <w:fldChar w:fldCharType="begin"/>
      </w:r>
      <w:r>
        <w:instrText xml:space="preserve"> PAGEREF _Ref434488936 \h </w:instrText>
      </w:r>
      <w:r>
        <w:fldChar w:fldCharType="separate"/>
      </w:r>
      <w:r w:rsidR="00091E10">
        <w:rPr>
          <w:noProof/>
        </w:rPr>
        <w:t>776</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91E10">
        <w:t>The Doxology of Any Apostle</w:t>
      </w:r>
      <w:r>
        <w:fldChar w:fldCharType="end"/>
      </w:r>
      <w:r>
        <w:tab/>
      </w:r>
      <w:r>
        <w:fldChar w:fldCharType="begin"/>
      </w:r>
      <w:r>
        <w:instrText xml:space="preserve"> PAGEREF _Ref434488992 \h </w:instrText>
      </w:r>
      <w:r>
        <w:fldChar w:fldCharType="separate"/>
      </w:r>
      <w:r w:rsidR="00091E10">
        <w:rPr>
          <w:noProof/>
        </w:rPr>
        <w:t>547</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91E10">
        <w:t>The Doxology of St. Stephen</w:t>
      </w:r>
      <w:r>
        <w:fldChar w:fldCharType="end"/>
      </w:r>
      <w:r>
        <w:tab/>
      </w:r>
      <w:r>
        <w:fldChar w:fldCharType="begin"/>
      </w:r>
      <w:r>
        <w:instrText xml:space="preserve"> PAGEREF _Ref434489014 \h </w:instrText>
      </w:r>
      <w:r>
        <w:fldChar w:fldCharType="separate"/>
      </w:r>
      <w:r w:rsidR="00091E10">
        <w:rPr>
          <w:noProof/>
        </w:rPr>
        <w:t>548</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91E10">
        <w:t>The Doxology for St. Joseph the Carpenter</w:t>
      </w:r>
      <w:r>
        <w:fldChar w:fldCharType="end"/>
      </w:r>
      <w:r>
        <w:tab/>
      </w:r>
      <w:r>
        <w:fldChar w:fldCharType="begin"/>
      </w:r>
      <w:r>
        <w:instrText xml:space="preserve"> PAGEREF _Ref434488476 \h </w:instrText>
      </w:r>
      <w:r>
        <w:fldChar w:fldCharType="separate"/>
      </w:r>
      <w:r w:rsidR="00091E10">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91E10">
        <w:t>The Doxology for St. Mary Magdalene</w:t>
      </w:r>
      <w:r>
        <w:fldChar w:fldCharType="end"/>
      </w:r>
      <w:r>
        <w:tab/>
      </w:r>
      <w:r>
        <w:fldChar w:fldCharType="begin"/>
      </w:r>
      <w:r>
        <w:instrText xml:space="preserve"> PAGEREF _Ref434489077 \h </w:instrText>
      </w:r>
      <w:r>
        <w:fldChar w:fldCharType="separate"/>
      </w:r>
      <w:r w:rsidR="00091E10">
        <w:rPr>
          <w:noProof/>
        </w:rPr>
        <w:t>838</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91E10">
        <w:t>The Doxology for Lazarus Saturday</w:t>
      </w:r>
      <w:r>
        <w:fldChar w:fldCharType="end"/>
      </w:r>
      <w:r>
        <w:tab/>
      </w:r>
      <w:r>
        <w:fldChar w:fldCharType="begin"/>
      </w:r>
      <w:r>
        <w:instrText xml:space="preserve"> PAGEREF _Ref434478195 \h </w:instrText>
      </w:r>
      <w:r>
        <w:fldChar w:fldCharType="separate"/>
      </w:r>
      <w:r w:rsidR="00091E10">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91E10">
        <w:t>The Doxology of St. George</w:t>
      </w:r>
      <w:r>
        <w:fldChar w:fldCharType="end"/>
      </w:r>
      <w:r>
        <w:tab/>
      </w:r>
      <w:r>
        <w:fldChar w:fldCharType="begin"/>
      </w:r>
      <w:r>
        <w:instrText xml:space="preserve"> PAGEREF _Ref434489170 \h </w:instrText>
      </w:r>
      <w:r>
        <w:fldChar w:fldCharType="separate"/>
      </w:r>
      <w:r w:rsidR="00091E10">
        <w:rPr>
          <w:noProof/>
        </w:rPr>
        <w:t>549</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91E10">
        <w:t>Another Doxology of St. George</w:t>
      </w:r>
      <w:r>
        <w:fldChar w:fldCharType="end"/>
      </w:r>
      <w:r>
        <w:tab/>
      </w:r>
      <w:r>
        <w:fldChar w:fldCharType="begin"/>
      </w:r>
      <w:r>
        <w:instrText xml:space="preserve"> PAGEREF _Ref434489211 \h </w:instrText>
      </w:r>
      <w:r>
        <w:fldChar w:fldCharType="separate"/>
      </w:r>
      <w:r w:rsidR="00091E10">
        <w:rPr>
          <w:noProof/>
        </w:rPr>
        <w:t>774</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91E10">
        <w:t>The Doxology of St. Theodore of Shotep, the General</w:t>
      </w:r>
      <w:r>
        <w:fldChar w:fldCharType="end"/>
      </w:r>
      <w:r>
        <w:tab/>
      </w:r>
      <w:r>
        <w:fldChar w:fldCharType="begin"/>
      </w:r>
      <w:r>
        <w:instrText xml:space="preserve"> PAGEREF _Ref434489277 \h </w:instrText>
      </w:r>
      <w:r>
        <w:fldChar w:fldCharType="separate"/>
      </w:r>
      <w:r w:rsidR="00091E10">
        <w:rPr>
          <w:noProof/>
        </w:rPr>
        <w:t>832</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91E10">
        <w:t>Another Doxology of St. Theodore of Shotep, the General</w:t>
      </w:r>
      <w:r>
        <w:fldChar w:fldCharType="end"/>
      </w:r>
      <w:r>
        <w:tab/>
      </w:r>
      <w:r>
        <w:fldChar w:fldCharType="begin"/>
      </w:r>
      <w:r>
        <w:instrText xml:space="preserve"> PAGEREF _Ref434489296 \h </w:instrText>
      </w:r>
      <w:r>
        <w:fldChar w:fldCharType="separate"/>
      </w:r>
      <w:r w:rsidR="00091E10">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91E10">
        <w:t>The Doxology for St. Theodore Anatoly</w:t>
      </w:r>
      <w:r>
        <w:fldChar w:fldCharType="end"/>
      </w:r>
      <w:r>
        <w:tab/>
      </w:r>
      <w:r>
        <w:fldChar w:fldCharType="begin"/>
      </w:r>
      <w:r>
        <w:instrText xml:space="preserve"> PAGEREF _Ref434489376 \h </w:instrText>
      </w:r>
      <w:r>
        <w:fldChar w:fldCharType="separate"/>
      </w:r>
      <w:r w:rsidR="00091E10">
        <w:rPr>
          <w:noProof/>
        </w:rPr>
        <w:t>734</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091E10">
        <w:t>The Doxology for St. Philopater Mercurius</w:t>
      </w:r>
      <w:r>
        <w:fldChar w:fldCharType="end"/>
      </w:r>
      <w:r>
        <w:tab/>
      </w:r>
      <w:r>
        <w:fldChar w:fldCharType="begin"/>
      </w:r>
      <w:r>
        <w:instrText xml:space="preserve"> PAGEREF _Ref434489457 \h </w:instrText>
      </w:r>
      <w:r>
        <w:fldChar w:fldCharType="separate"/>
      </w:r>
      <w:r w:rsidR="00091E10">
        <w:rPr>
          <w:noProof/>
        </w:rPr>
        <w:t>620</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091E10">
        <w:t>The Doxology for St. Mena</w:t>
      </w:r>
      <w:r>
        <w:fldChar w:fldCharType="end"/>
      </w:r>
      <w:r>
        <w:tab/>
      </w:r>
      <w:r>
        <w:fldChar w:fldCharType="begin"/>
      </w:r>
      <w:r>
        <w:instrText xml:space="preserve"> PAGEREF _Ref434489493 \h </w:instrText>
      </w:r>
      <w:r>
        <w:fldChar w:fldCharType="separate"/>
      </w:r>
      <w:r w:rsidR="00091E10">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91E10">
        <w:t>The Doxology for Abba Noub</w:t>
      </w:r>
      <w:r>
        <w:fldChar w:fldCharType="end"/>
      </w:r>
      <w:r>
        <w:tab/>
      </w:r>
      <w:r>
        <w:fldChar w:fldCharType="begin"/>
      </w:r>
      <w:r>
        <w:instrText xml:space="preserve"> PAGEREF _Ref434489534 \h </w:instrText>
      </w:r>
      <w:r>
        <w:fldChar w:fldCharType="separate"/>
      </w:r>
      <w:r w:rsidR="00091E10">
        <w:rPr>
          <w:noProof/>
        </w:rPr>
        <w:t>835</w:t>
      </w:r>
      <w:r>
        <w:fldChar w:fldCharType="end"/>
      </w:r>
    </w:p>
    <w:p w14:paraId="024006C2" w14:textId="77777777"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091E10">
        <w:t>The Doxology for St. Victor</w:t>
      </w:r>
      <w:r>
        <w:fldChar w:fldCharType="end"/>
      </w:r>
      <w:r>
        <w:tab/>
      </w:r>
      <w:r>
        <w:fldChar w:fldCharType="begin"/>
      </w:r>
      <w:r>
        <w:instrText xml:space="preserve"> PAGEREF _Ref434489590 \h </w:instrText>
      </w:r>
      <w:r>
        <w:fldChar w:fldCharType="separate"/>
      </w:r>
      <w:r w:rsidR="00091E10">
        <w:rPr>
          <w:noProof/>
        </w:rPr>
        <w:t>640</w:t>
      </w:r>
      <w:r>
        <w:fldChar w:fldCharType="end"/>
      </w:r>
    </w:p>
    <w:p w14:paraId="6D4FFF0A" w14:textId="77777777"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091E10">
        <w:t>The Doxology for Sts. Sergius and Bacchus</w:t>
      </w:r>
      <w:r>
        <w:fldChar w:fldCharType="end"/>
      </w:r>
      <w:r>
        <w:tab/>
      </w:r>
      <w:r>
        <w:fldChar w:fldCharType="begin"/>
      </w:r>
      <w:r>
        <w:instrText xml:space="preserve"> PAGEREF _Ref434489638 \h </w:instrText>
      </w:r>
      <w:r>
        <w:fldChar w:fldCharType="separate"/>
      </w:r>
      <w:r w:rsidR="00091E10">
        <w:rPr>
          <w:noProof/>
        </w:rPr>
        <w:t>604</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091E10">
        <w:t>The Doxology for Sts. Cosmas, Damian, their Brothers and their Mother</w:t>
      </w:r>
      <w:r>
        <w:fldChar w:fldCharType="end"/>
      </w:r>
      <w:r>
        <w:tab/>
      </w:r>
      <w:r>
        <w:fldChar w:fldCharType="begin"/>
      </w:r>
      <w:r>
        <w:instrText xml:space="preserve"> PAGEREF _Ref434489688 \h </w:instrText>
      </w:r>
      <w:r>
        <w:fldChar w:fldCharType="separate"/>
      </w:r>
      <w:r w:rsidR="00091E10">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91E10">
        <w:t>The Doxology for Sts. Apakir and John</w:t>
      </w:r>
      <w:r>
        <w:fldChar w:fldCharType="end"/>
      </w:r>
      <w:r>
        <w:tab/>
      </w:r>
      <w:r>
        <w:fldChar w:fldCharType="begin"/>
      </w:r>
      <w:r>
        <w:instrText xml:space="preserve"> PAGEREF _Ref434489722 \h </w:instrText>
      </w:r>
      <w:r>
        <w:fldChar w:fldCharType="separate"/>
      </w:r>
      <w:r w:rsidR="00091E10">
        <w:rPr>
          <w:noProof/>
        </w:rPr>
        <w:t>809</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091E10">
        <w:t>The Doxology for St. Serapamon</w:t>
      </w:r>
      <w:r>
        <w:fldChar w:fldCharType="end"/>
      </w:r>
      <w:r>
        <w:tab/>
      </w:r>
      <w:r>
        <w:fldChar w:fldCharType="begin"/>
      </w:r>
      <w:r>
        <w:instrText xml:space="preserve"> PAGEREF _Ref434489794 \h </w:instrText>
      </w:r>
      <w:r>
        <w:fldChar w:fldCharType="separate"/>
      </w:r>
      <w:r w:rsidR="00091E10">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91E10">
        <w:t>The Doxology for St. Maurice and the Theban Legion</w:t>
      </w:r>
      <w:r>
        <w:fldChar w:fldCharType="end"/>
      </w:r>
      <w:r>
        <w:tab/>
      </w:r>
      <w:r>
        <w:fldChar w:fldCharType="begin"/>
      </w:r>
      <w:r>
        <w:instrText xml:space="preserve"> PAGEREF _Ref434489859 \h </w:instrText>
      </w:r>
      <w:r>
        <w:fldChar w:fldCharType="separate"/>
      </w:r>
      <w:r w:rsidR="00091E10">
        <w:rPr>
          <w:noProof/>
        </w:rPr>
        <w:t>590</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91E10">
        <w:t>Another Doxology of St. Maurice</w:t>
      </w:r>
      <w:r>
        <w:fldChar w:fldCharType="end"/>
      </w:r>
      <w:r>
        <w:tab/>
      </w:r>
      <w:r>
        <w:fldChar w:fldCharType="begin"/>
      </w:r>
      <w:r>
        <w:instrText xml:space="preserve"> PAGEREF _Ref434489873 \h </w:instrText>
      </w:r>
      <w:r>
        <w:fldChar w:fldCharType="separate"/>
      </w:r>
      <w:r w:rsidR="00091E10">
        <w:rPr>
          <w:noProof/>
        </w:rPr>
        <w:t>591</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91E10">
        <w:t>The Doxology for St. George of Zahim</w:t>
      </w:r>
      <w:r>
        <w:fldChar w:fldCharType="end"/>
      </w:r>
      <w:r>
        <w:tab/>
      </w:r>
      <w:r>
        <w:fldChar w:fldCharType="begin"/>
      </w:r>
      <w:r>
        <w:instrText xml:space="preserve"> PAGEREF _Ref434489925 \h </w:instrText>
      </w:r>
      <w:r>
        <w:fldChar w:fldCharType="separate"/>
      </w:r>
      <w:r w:rsidR="00091E10">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91E10">
        <w:t>The Doxology of St. Demiana</w:t>
      </w:r>
      <w:r>
        <w:fldChar w:fldCharType="end"/>
      </w:r>
      <w:r>
        <w:tab/>
      </w:r>
      <w:r>
        <w:fldChar w:fldCharType="begin"/>
      </w:r>
      <w:r>
        <w:instrText xml:space="preserve"> PAGEREF _Ref434490082 \h </w:instrText>
      </w:r>
      <w:r>
        <w:fldChar w:fldCharType="separate"/>
      </w:r>
      <w:r w:rsidR="00091E10">
        <w:rPr>
          <w:noProof/>
        </w:rPr>
        <w:t>550</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91E10">
        <w:t>Another Doxology of St. Demiana</w:t>
      </w:r>
      <w:r>
        <w:fldChar w:fldCharType="end"/>
      </w:r>
      <w:r>
        <w:tab/>
      </w:r>
      <w:r>
        <w:fldChar w:fldCharType="begin"/>
      </w:r>
      <w:r>
        <w:instrText xml:space="preserve"> PAGEREF _Ref434490124 \h </w:instrText>
      </w:r>
      <w:r>
        <w:fldChar w:fldCharType="separate"/>
      </w:r>
      <w:r w:rsidR="00091E10">
        <w:rPr>
          <w:noProof/>
        </w:rPr>
        <w:t>744</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091E10">
        <w:t>The Doxology for Sts. Barbara and Juliana</w:t>
      </w:r>
      <w:r>
        <w:fldChar w:fldCharType="end"/>
      </w:r>
      <w:r>
        <w:tab/>
      </w:r>
      <w:r>
        <w:fldChar w:fldCharType="begin"/>
      </w:r>
      <w:r>
        <w:instrText xml:space="preserve"> PAGEREF _Ref434490169 \h </w:instrText>
      </w:r>
      <w:r>
        <w:fldChar w:fldCharType="separate"/>
      </w:r>
      <w:r w:rsidR="00091E10">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91E10">
        <w:t>The Doxology for St. Marina</w:t>
      </w:r>
      <w:r>
        <w:fldChar w:fldCharType="end"/>
      </w:r>
      <w:r>
        <w:tab/>
      </w:r>
      <w:r>
        <w:fldChar w:fldCharType="begin"/>
      </w:r>
      <w:r>
        <w:instrText xml:space="preserve"> PAGEREF _Ref434490204 \h </w:instrText>
      </w:r>
      <w:r>
        <w:fldChar w:fldCharType="separate"/>
      </w:r>
      <w:r w:rsidR="00091E10">
        <w:rPr>
          <w:noProof/>
        </w:rPr>
        <w:t>834</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091E10">
        <w:t>The Doxology for St. Rebecca and her Children</w:t>
      </w:r>
      <w:r>
        <w:fldChar w:fldCharType="end"/>
      </w:r>
      <w:r>
        <w:tab/>
      </w:r>
      <w:r>
        <w:fldChar w:fldCharType="begin"/>
      </w:r>
      <w:r>
        <w:instrText xml:space="preserve"> PAGEREF _Ref434490258 \h </w:instrText>
      </w:r>
      <w:r>
        <w:fldChar w:fldCharType="separate"/>
      </w:r>
      <w:r w:rsidR="00091E10">
        <w:rPr>
          <w:noProof/>
        </w:rPr>
        <w:t>577</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91E10">
        <w:t>The Doxology of the Martyrs</w:t>
      </w:r>
      <w:r>
        <w:fldChar w:fldCharType="end"/>
      </w:r>
      <w:r>
        <w:tab/>
      </w:r>
      <w:r>
        <w:fldChar w:fldCharType="begin"/>
      </w:r>
      <w:r>
        <w:instrText xml:space="preserve"> PAGEREF _Ref434489950 \h </w:instrText>
      </w:r>
      <w:r>
        <w:fldChar w:fldCharType="separate"/>
      </w:r>
      <w:r w:rsidR="00091E10">
        <w:rPr>
          <w:noProof/>
        </w:rPr>
        <w:t>552</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91E10">
        <w:t>The Doxology for St. Anthony the Great</w:t>
      </w:r>
      <w:r>
        <w:fldChar w:fldCharType="end"/>
      </w:r>
      <w:r>
        <w:tab/>
      </w:r>
      <w:r>
        <w:fldChar w:fldCharType="begin"/>
      </w:r>
      <w:r>
        <w:instrText xml:space="preserve"> PAGEREF _Ref434490340 \h </w:instrText>
      </w:r>
      <w:r>
        <w:fldChar w:fldCharType="separate"/>
      </w:r>
      <w:r w:rsidR="00091E10">
        <w:rPr>
          <w:noProof/>
        </w:rPr>
        <w:t>748</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91E10">
        <w:t>The Doxology for St. Paul the Anchorite</w:t>
      </w:r>
      <w:r>
        <w:fldChar w:fldCharType="end"/>
      </w:r>
      <w:r>
        <w:tab/>
      </w:r>
      <w:r>
        <w:fldChar w:fldCharType="begin"/>
      </w:r>
      <w:r>
        <w:instrText xml:space="preserve"> PAGEREF _Ref434490368 \h </w:instrText>
      </w:r>
      <w:r>
        <w:fldChar w:fldCharType="separate"/>
      </w:r>
      <w:r w:rsidR="00091E10">
        <w:rPr>
          <w:noProof/>
        </w:rPr>
        <w:t>750</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91E10">
        <w:t>The Doxology of St. Anthony and St. Paul</w:t>
      </w:r>
      <w:r>
        <w:fldChar w:fldCharType="end"/>
      </w:r>
      <w:r>
        <w:tab/>
      </w:r>
      <w:r>
        <w:fldChar w:fldCharType="begin"/>
      </w:r>
      <w:r>
        <w:instrText xml:space="preserve"> PAGEREF _Ref434490311 \h </w:instrText>
      </w:r>
      <w:r>
        <w:fldChar w:fldCharType="separate"/>
      </w:r>
      <w:r w:rsidR="00091E10">
        <w:rPr>
          <w:noProof/>
        </w:rPr>
        <w:t>557</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91E10">
        <w:rPr>
          <w:lang w:val="en-US"/>
        </w:rPr>
        <w:t>The Doxology for St. Pishoy</w:t>
      </w:r>
      <w:r>
        <w:fldChar w:fldCharType="end"/>
      </w:r>
      <w:r>
        <w:tab/>
      </w:r>
      <w:r>
        <w:fldChar w:fldCharType="begin"/>
      </w:r>
      <w:r>
        <w:instrText xml:space="preserve"> PAGEREF _Ref434490783 \h </w:instrText>
      </w:r>
      <w:r>
        <w:fldChar w:fldCharType="separate"/>
      </w:r>
      <w:r w:rsidR="00091E10">
        <w:rPr>
          <w:noProof/>
        </w:rPr>
        <w:t>830</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91E10">
        <w:t>The Doxology of St. Pishoy and St. Paul of Tammah</w:t>
      </w:r>
      <w:r>
        <w:fldChar w:fldCharType="end"/>
      </w:r>
      <w:r>
        <w:tab/>
      </w:r>
      <w:r>
        <w:fldChar w:fldCharType="begin"/>
      </w:r>
      <w:r>
        <w:instrText xml:space="preserve"> PAGEREF _Ref434490826 \h </w:instrText>
      </w:r>
      <w:r>
        <w:fldChar w:fldCharType="separate"/>
      </w:r>
      <w:r w:rsidR="00091E10">
        <w:rPr>
          <w:noProof/>
        </w:rPr>
        <w:t>558</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91E10">
        <w:t>The Doxology of St. Macarius the Great</w:t>
      </w:r>
      <w:r>
        <w:fldChar w:fldCharType="end"/>
      </w:r>
      <w:r>
        <w:tab/>
      </w:r>
      <w:r>
        <w:fldChar w:fldCharType="begin"/>
      </w:r>
      <w:r>
        <w:instrText xml:space="preserve"> PAGEREF _Ref434490507 \h </w:instrText>
      </w:r>
      <w:r>
        <w:fldChar w:fldCharType="separate"/>
      </w:r>
      <w:r w:rsidR="00091E10">
        <w:rPr>
          <w:noProof/>
        </w:rPr>
        <w:t>758</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91E10">
        <w:t>Another Doxology of St. Macarius the Great</w:t>
      </w:r>
      <w:r>
        <w:fldChar w:fldCharType="end"/>
      </w:r>
      <w:r>
        <w:tab/>
      </w:r>
      <w:r>
        <w:fldChar w:fldCharType="begin"/>
      </w:r>
      <w:r>
        <w:instrText xml:space="preserve"> PAGEREF _Ref434490525 \h </w:instrText>
      </w:r>
      <w:r>
        <w:fldChar w:fldCharType="separate"/>
      </w:r>
      <w:r w:rsidR="00091E10">
        <w:rPr>
          <w:noProof/>
        </w:rPr>
        <w:t>759</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91E10">
        <w:t>Another Doxology of St. Macarius the Great</w:t>
      </w:r>
      <w:r>
        <w:fldChar w:fldCharType="end"/>
      </w:r>
      <w:r>
        <w:tab/>
      </w:r>
      <w:r>
        <w:fldChar w:fldCharType="begin"/>
      </w:r>
      <w:r>
        <w:instrText xml:space="preserve"> PAGEREF _Ref434490542 \h </w:instrText>
      </w:r>
      <w:r>
        <w:fldChar w:fldCharType="separate"/>
      </w:r>
      <w:r w:rsidR="00091E10">
        <w:rPr>
          <w:noProof/>
        </w:rPr>
        <w:t>760</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91E10">
        <w:t>The Doxology for St. Macarius of Alexandria, the Presbyter</w:t>
      </w:r>
      <w:r>
        <w:fldChar w:fldCharType="end"/>
      </w:r>
      <w:r>
        <w:tab/>
      </w:r>
      <w:r>
        <w:fldChar w:fldCharType="begin"/>
      </w:r>
      <w:r>
        <w:instrText xml:space="preserve"> PAGEREF _Ref434490596 \h </w:instrText>
      </w:r>
      <w:r>
        <w:fldChar w:fldCharType="separate"/>
      </w:r>
      <w:r w:rsidR="00091E10">
        <w:rPr>
          <w:noProof/>
        </w:rPr>
        <w:t>778</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91E10">
        <w:t>The Doxology for St. Macarius the Bishop of Edkow</w:t>
      </w:r>
      <w:r>
        <w:fldChar w:fldCharType="end"/>
      </w:r>
      <w:r>
        <w:tab/>
      </w:r>
      <w:r>
        <w:fldChar w:fldCharType="begin"/>
      </w:r>
      <w:r>
        <w:instrText xml:space="preserve"> PAGEREF _Ref434490474 \h </w:instrText>
      </w:r>
      <w:r>
        <w:fldChar w:fldCharType="separate"/>
      </w:r>
      <w:r w:rsidR="00091E10">
        <w:rPr>
          <w:noProof/>
        </w:rPr>
        <w:t>609</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091E10">
        <w:t>The Doxology for St. John the Short</w:t>
      </w:r>
      <w:r>
        <w:fldChar w:fldCharType="end"/>
      </w:r>
      <w:r>
        <w:tab/>
      </w:r>
      <w:r>
        <w:fldChar w:fldCharType="begin"/>
      </w:r>
      <w:r>
        <w:instrText xml:space="preserve"> PAGEREF _Ref434490715 \h </w:instrText>
      </w:r>
      <w:r>
        <w:fldChar w:fldCharType="separate"/>
      </w:r>
      <w:r w:rsidR="00091E10">
        <w:rPr>
          <w:noProof/>
        </w:rPr>
        <w:t>606</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91E10">
        <w:t>The Doxology for St. Thomas the Anchorite</w:t>
      </w:r>
      <w:r>
        <w:fldChar w:fldCharType="end"/>
      </w:r>
      <w:r>
        <w:tab/>
      </w:r>
      <w:r>
        <w:fldChar w:fldCharType="begin"/>
      </w:r>
      <w:r>
        <w:instrText xml:space="preserve"> PAGEREF _Ref434490403 \h </w:instrText>
      </w:r>
      <w:r>
        <w:fldChar w:fldCharType="separate"/>
      </w:r>
      <w:r w:rsidR="00091E10">
        <w:rPr>
          <w:noProof/>
        </w:rPr>
        <w:t>795</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91E10">
        <w:t>The Doxology for St. Arsenius</w:t>
      </w:r>
      <w:r>
        <w:fldChar w:fldCharType="end"/>
      </w:r>
      <w:r>
        <w:tab/>
      </w:r>
      <w:r>
        <w:fldChar w:fldCharType="begin"/>
      </w:r>
      <w:r>
        <w:instrText xml:space="preserve"> PAGEREF _Ref434490892 \h </w:instrText>
      </w:r>
      <w:r>
        <w:fldChar w:fldCharType="separate"/>
      </w:r>
      <w:r w:rsidR="00091E10">
        <w:rPr>
          <w:noProof/>
        </w:rPr>
        <w:t>782</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91E10">
        <w:t>The Doxology for Sts. Maximus and Dometius</w:t>
      </w:r>
      <w:r>
        <w:fldChar w:fldCharType="end"/>
      </w:r>
      <w:r>
        <w:tab/>
      </w:r>
      <w:r>
        <w:fldChar w:fldCharType="begin"/>
      </w:r>
      <w:r>
        <w:instrText xml:space="preserve"> PAGEREF _Ref434490957 \h </w:instrText>
      </w:r>
      <w:r>
        <w:fldChar w:fldCharType="separate"/>
      </w:r>
      <w:r w:rsidR="00091E10">
        <w:rPr>
          <w:noProof/>
        </w:rPr>
        <w:t>746</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91E10" w:rsidRPr="00091E10">
        <w:t>The Doxology for the Strong St. Moses</w:t>
      </w:r>
      <w:r>
        <w:fldChar w:fldCharType="end"/>
      </w:r>
      <w:r>
        <w:tab/>
      </w:r>
      <w:r>
        <w:fldChar w:fldCharType="begin"/>
      </w:r>
      <w:r>
        <w:instrText xml:space="preserve"> PAGEREF _Ref434491006 \h </w:instrText>
      </w:r>
      <w:r>
        <w:fldChar w:fldCharType="separate"/>
      </w:r>
      <w:r w:rsidR="00091E10">
        <w:rPr>
          <w:noProof/>
        </w:rPr>
        <w:t>812</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91E10">
        <w:t>The Doxology for St. John Kami</w:t>
      </w:r>
      <w:r>
        <w:fldChar w:fldCharType="end"/>
      </w:r>
      <w:r>
        <w:tab/>
      </w:r>
      <w:r>
        <w:fldChar w:fldCharType="begin"/>
      </w:r>
      <w:r>
        <w:instrText xml:space="preserve"> PAGEREF _Ref434491108 \h </w:instrText>
      </w:r>
      <w:r>
        <w:fldChar w:fldCharType="separate"/>
      </w:r>
      <w:r w:rsidR="00091E10">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91E10">
        <w:t>The Doxology for St. Pachomius</w:t>
      </w:r>
      <w:r>
        <w:fldChar w:fldCharType="end"/>
      </w:r>
      <w:r>
        <w:tab/>
      </w:r>
      <w:r>
        <w:fldChar w:fldCharType="begin"/>
      </w:r>
      <w:r>
        <w:instrText xml:space="preserve"> PAGEREF _Ref434491150 \h </w:instrText>
      </w:r>
      <w:r>
        <w:fldChar w:fldCharType="separate"/>
      </w:r>
      <w:r w:rsidR="00091E10">
        <w:rPr>
          <w:noProof/>
        </w:rPr>
        <w:t>783</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91E10">
        <w:rPr>
          <w:lang w:val="en-US"/>
        </w:rPr>
        <w:t>The Doxology for St. Shenoute</w:t>
      </w:r>
      <w:r>
        <w:fldChar w:fldCharType="end"/>
      </w:r>
      <w:r>
        <w:tab/>
      </w:r>
      <w:r>
        <w:fldChar w:fldCharType="begin"/>
      </w:r>
      <w:r>
        <w:instrText xml:space="preserve"> PAGEREF _Ref434491186 \h </w:instrText>
      </w:r>
      <w:r>
        <w:fldChar w:fldCharType="separate"/>
      </w:r>
      <w:r w:rsidR="00091E10">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91E10">
        <w:rPr>
          <w:lang w:val="en-US"/>
        </w:rPr>
        <w:t>A Doxology for St. Besa</w:t>
      </w:r>
      <w:r>
        <w:fldChar w:fldCharType="end"/>
      </w:r>
      <w:r>
        <w:tab/>
      </w:r>
      <w:r>
        <w:fldChar w:fldCharType="begin"/>
      </w:r>
      <w:r>
        <w:instrText xml:space="preserve"> PAGEREF _Ref434491207 \h </w:instrText>
      </w:r>
      <w:r>
        <w:fldChar w:fldCharType="separate"/>
      </w:r>
      <w:r w:rsidR="00091E10">
        <w:rPr>
          <w:noProof/>
        </w:rPr>
        <w:t>829</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91E10">
        <w:t>The Doxology for Sts. Apollo and Apip</w:t>
      </w:r>
      <w:r>
        <w:fldChar w:fldCharType="end"/>
      </w:r>
      <w:r>
        <w:tab/>
      </w:r>
      <w:r>
        <w:fldChar w:fldCharType="begin"/>
      </w:r>
      <w:r>
        <w:instrText xml:space="preserve"> PAGEREF _Ref434492837 \h </w:instrText>
      </w:r>
      <w:r>
        <w:fldChar w:fldCharType="separate"/>
      </w:r>
      <w:r w:rsidR="00091E10">
        <w:rPr>
          <w:noProof/>
        </w:rPr>
        <w:t>608</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91E10">
        <w:t>The Doxology for St. Samuel the Confessor</w:t>
      </w:r>
      <w:r>
        <w:fldChar w:fldCharType="end"/>
      </w:r>
      <w:r>
        <w:tab/>
      </w:r>
      <w:r>
        <w:fldChar w:fldCharType="begin"/>
      </w:r>
      <w:r>
        <w:instrText xml:space="preserve"> PAGEREF _Ref434491260 \h </w:instrText>
      </w:r>
      <w:r>
        <w:fldChar w:fldCharType="separate"/>
      </w:r>
      <w:r w:rsidR="00091E10">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91E10">
        <w:t>The Doxology for St. Parsouma</w:t>
      </w:r>
      <w:r>
        <w:fldChar w:fldCharType="end"/>
      </w:r>
      <w:r>
        <w:tab/>
      </w:r>
      <w:r>
        <w:fldChar w:fldCharType="begin"/>
      </w:r>
      <w:r>
        <w:instrText xml:space="preserve"> PAGEREF _Ref434491294 \h </w:instrText>
      </w:r>
      <w:r>
        <w:fldChar w:fldCharType="separate"/>
      </w:r>
      <w:r w:rsidR="00091E10">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91E10">
        <w:t>The Doxology for St. Teji (Reweiss)</w:t>
      </w:r>
      <w:r>
        <w:fldChar w:fldCharType="end"/>
      </w:r>
      <w:r>
        <w:tab/>
      </w:r>
      <w:r>
        <w:fldChar w:fldCharType="begin"/>
      </w:r>
      <w:r>
        <w:instrText xml:space="preserve"> PAGEREF _Ref434491337 \h </w:instrText>
      </w:r>
      <w:r>
        <w:fldChar w:fldCharType="separate"/>
      </w:r>
      <w:r w:rsidR="00091E10">
        <w:rPr>
          <w:noProof/>
        </w:rPr>
        <w:t>607</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91E10">
        <w:t>The Doxology for St. Pashnouni</w:t>
      </w:r>
      <w:r>
        <w:fldChar w:fldCharType="end"/>
      </w:r>
      <w:r>
        <w:tab/>
      </w:r>
      <w:r>
        <w:fldChar w:fldCharType="begin"/>
      </w:r>
      <w:r>
        <w:instrText xml:space="preserve"> PAGEREF _Ref434491429 \h </w:instrText>
      </w:r>
      <w:r>
        <w:fldChar w:fldCharType="separate"/>
      </w:r>
      <w:r w:rsidR="00091E10">
        <w:rPr>
          <w:noProof/>
        </w:rPr>
        <w:t>794</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091E10">
        <w:t>The Doxology for St. Verena</w:t>
      </w:r>
      <w:r>
        <w:fldChar w:fldCharType="end"/>
      </w:r>
      <w:r>
        <w:tab/>
      </w:r>
      <w:r>
        <w:fldChar w:fldCharType="begin"/>
      </w:r>
      <w:r>
        <w:instrText xml:space="preserve"> PAGEREF _Ref434490285 \h </w:instrText>
      </w:r>
      <w:r>
        <w:fldChar w:fldCharType="separate"/>
      </w:r>
      <w:r w:rsidR="00091E10">
        <w:rPr>
          <w:noProof/>
        </w:rPr>
        <w:t>575</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91E10">
        <w:t>The Doxology for St. Mary of Egypt</w:t>
      </w:r>
      <w:r>
        <w:fldChar w:fldCharType="end"/>
      </w:r>
      <w:r>
        <w:tab/>
      </w:r>
      <w:r>
        <w:fldChar w:fldCharType="begin"/>
      </w:r>
      <w:r>
        <w:instrText xml:space="preserve"> PAGEREF _Ref434491512 \h </w:instrText>
      </w:r>
      <w:r>
        <w:fldChar w:fldCharType="separate"/>
      </w:r>
      <w:r w:rsidR="00091E10">
        <w:rPr>
          <w:noProof/>
        </w:rPr>
        <w:t>773</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91E10">
        <w:t>The Doxology of St. Athanasius the Apostolic</w:t>
      </w:r>
      <w:r>
        <w:fldChar w:fldCharType="end"/>
      </w:r>
      <w:r>
        <w:tab/>
      </w:r>
      <w:r>
        <w:fldChar w:fldCharType="begin"/>
      </w:r>
      <w:r>
        <w:instrText xml:space="preserve"> PAGEREF _Ref434492161 \h </w:instrText>
      </w:r>
      <w:r>
        <w:fldChar w:fldCharType="separate"/>
      </w:r>
      <w:r w:rsidR="00091E10">
        <w:rPr>
          <w:noProof/>
        </w:rPr>
        <w:t>559</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91E10">
        <w:t>The Doxology for St. Athanasius the Apostolic</w:t>
      </w:r>
      <w:r>
        <w:fldChar w:fldCharType="end"/>
      </w:r>
      <w:r>
        <w:tab/>
      </w:r>
      <w:r>
        <w:fldChar w:fldCharType="begin"/>
      </w:r>
      <w:r>
        <w:instrText xml:space="preserve"> PAGEREF _Ref434492183 \h </w:instrText>
      </w:r>
      <w:r>
        <w:fldChar w:fldCharType="separate"/>
      </w:r>
      <w:r w:rsidR="00091E10">
        <w:rPr>
          <w:noProof/>
        </w:rPr>
        <w:t>778</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91E10">
        <w:t>Another Doxology for St. Athanasius the Apostolic</w:t>
      </w:r>
      <w:r>
        <w:fldChar w:fldCharType="end"/>
      </w:r>
      <w:r>
        <w:tab/>
      </w:r>
      <w:r>
        <w:fldChar w:fldCharType="begin"/>
      </w:r>
      <w:r>
        <w:instrText xml:space="preserve"> PAGEREF _Ref434492196 \h </w:instrText>
      </w:r>
      <w:r>
        <w:fldChar w:fldCharType="separate"/>
      </w:r>
      <w:r w:rsidR="00091E10">
        <w:rPr>
          <w:noProof/>
        </w:rPr>
        <w:t>780</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91E10">
        <w:t>The Doxology for St. Severus</w:t>
      </w:r>
      <w:r>
        <w:fldChar w:fldCharType="end"/>
      </w:r>
      <w:r>
        <w:tab/>
      </w:r>
      <w:r>
        <w:fldChar w:fldCharType="begin"/>
      </w:r>
      <w:r>
        <w:instrText xml:space="preserve"> PAGEREF _Ref434492249 \h </w:instrText>
      </w:r>
      <w:r>
        <w:fldChar w:fldCharType="separate"/>
      </w:r>
      <w:r w:rsidR="00091E10">
        <w:rPr>
          <w:noProof/>
        </w:rPr>
        <w:t>602</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91E10">
        <w:t>The Doxology for St. Takle Haymanot</w:t>
      </w:r>
      <w:r>
        <w:fldChar w:fldCharType="end"/>
      </w:r>
      <w:r>
        <w:tab/>
      </w:r>
      <w:r>
        <w:fldChar w:fldCharType="begin"/>
      </w:r>
      <w:r>
        <w:instrText xml:space="preserve"> PAGEREF _Ref434492302 \h </w:instrText>
      </w:r>
      <w:r>
        <w:fldChar w:fldCharType="separate"/>
      </w:r>
      <w:r w:rsidR="00091E10">
        <w:rPr>
          <w:noProof/>
        </w:rPr>
        <w:t>858</w:t>
      </w:r>
      <w:r>
        <w:fldChar w:fldCharType="end"/>
      </w:r>
    </w:p>
    <w:p w14:paraId="26D0D3A7" w14:textId="77777777" w:rsidR="00B82753" w:rsidRDefault="00B82753" w:rsidP="00810F04">
      <w:pPr>
        <w:tabs>
          <w:tab w:val="left" w:leader="dot" w:pos="8280"/>
        </w:tabs>
        <w:spacing w:after="0" w:line="240" w:lineRule="auto"/>
      </w:pPr>
      <w:r>
        <w:lastRenderedPageBreak/>
        <w:fldChar w:fldCharType="begin"/>
      </w:r>
      <w:r>
        <w:instrText xml:space="preserve"> REF _Ref434492343 \h </w:instrText>
      </w:r>
      <w:r>
        <w:fldChar w:fldCharType="separate"/>
      </w:r>
      <w:r w:rsidR="00091E10">
        <w:t>The Doxology of St. Simon the Tanner</w:t>
      </w:r>
      <w:r>
        <w:fldChar w:fldCharType="end"/>
      </w:r>
      <w:r>
        <w:tab/>
      </w:r>
      <w:r>
        <w:fldChar w:fldCharType="begin"/>
      </w:r>
      <w:r>
        <w:instrText xml:space="preserve"> PAGEREF _Ref434492343 \h </w:instrText>
      </w:r>
      <w:r>
        <w:fldChar w:fldCharType="separate"/>
      </w:r>
      <w:r w:rsidR="00091E10">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91E10">
        <w:t>The Doxology for St. Cyril VI</w:t>
      </w:r>
      <w:r>
        <w:fldChar w:fldCharType="end"/>
      </w:r>
      <w:r>
        <w:tab/>
      </w:r>
      <w:r>
        <w:fldChar w:fldCharType="begin"/>
      </w:r>
      <w:r>
        <w:instrText xml:space="preserve"> PAGEREF _Ref434492506 \h </w:instrText>
      </w:r>
      <w:r>
        <w:fldChar w:fldCharType="separate"/>
      </w:r>
      <w:r w:rsidR="00091E10">
        <w:rPr>
          <w:noProof/>
        </w:rPr>
        <w:t>754</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91E10">
        <w:t>The Doxology for St. Abraam of Fayyoum</w:t>
      </w:r>
      <w:r>
        <w:fldChar w:fldCharType="end"/>
      </w:r>
      <w:r>
        <w:tab/>
      </w:r>
      <w:r>
        <w:fldChar w:fldCharType="begin"/>
      </w:r>
      <w:r>
        <w:instrText xml:space="preserve"> PAGEREF _Ref434492469 \h </w:instrText>
      </w:r>
      <w:r>
        <w:fldChar w:fldCharType="separate"/>
      </w:r>
      <w:r w:rsidR="00091E10">
        <w:rPr>
          <w:noProof/>
        </w:rPr>
        <w:t>797</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91E10">
        <w:t>The Doxology for St. Chad of Mercia</w:t>
      </w:r>
      <w:r>
        <w:fldChar w:fldCharType="end"/>
      </w:r>
      <w:r>
        <w:tab/>
      </w:r>
      <w:r>
        <w:fldChar w:fldCharType="begin"/>
      </w:r>
      <w:r>
        <w:instrText xml:space="preserve"> PAGEREF _Ref434492702 \h </w:instrText>
      </w:r>
      <w:r>
        <w:fldChar w:fldCharType="separate"/>
      </w:r>
      <w:r w:rsidR="00091E10">
        <w:rPr>
          <w:noProof/>
        </w:rPr>
        <w:t>756</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91E10">
        <w:t>The Doxology for the Patriarchs: Abraham, Isaac, and Jacob</w:t>
      </w:r>
      <w:r>
        <w:fldChar w:fldCharType="end"/>
      </w:r>
      <w:r>
        <w:tab/>
      </w:r>
      <w:r>
        <w:fldChar w:fldCharType="begin"/>
      </w:r>
      <w:r>
        <w:instrText xml:space="preserve"> PAGEREF _Ref434492413 \h </w:instrText>
      </w:r>
      <w:r>
        <w:fldChar w:fldCharType="separate"/>
      </w:r>
      <w:r w:rsidR="00091E10">
        <w:rPr>
          <w:noProof/>
        </w:rPr>
        <w:t>859</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91E10">
        <w:t>The Doxology of the Cross Bearers</w:t>
      </w:r>
      <w:r>
        <w:fldChar w:fldCharType="end"/>
      </w:r>
      <w:r>
        <w:tab/>
      </w:r>
      <w:r>
        <w:fldChar w:fldCharType="begin"/>
      </w:r>
      <w:r>
        <w:instrText xml:space="preserve"> PAGEREF _Ref434492536 \h </w:instrText>
      </w:r>
      <w:r>
        <w:fldChar w:fldCharType="separate"/>
      </w:r>
      <w:r w:rsidR="00091E10">
        <w:rPr>
          <w:noProof/>
        </w:rPr>
        <w:t>560</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91E10">
        <w:t>The Doxology for a Hierarch Who is Present</w:t>
      </w:r>
      <w:r>
        <w:fldChar w:fldCharType="end"/>
      </w:r>
      <w:r>
        <w:tab/>
      </w:r>
      <w:r>
        <w:fldChar w:fldCharType="begin"/>
      </w:r>
      <w:r>
        <w:instrText xml:space="preserve"> PAGEREF _Ref434492645 \h </w:instrText>
      </w:r>
      <w:r>
        <w:fldChar w:fldCharType="separate"/>
      </w:r>
      <w:r w:rsidR="00091E10">
        <w:rPr>
          <w:noProof/>
        </w:rPr>
        <w:t>561</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 w:author="Windows User" w:date="2015-10-30T08:56:00Z" w:initials="WU">
    <w:p w14:paraId="5BC240C8" w14:textId="77777777" w:rsidR="00AB78C6" w:rsidRDefault="00AB78C6">
      <w:pPr>
        <w:pStyle w:val="CommentText"/>
      </w:pPr>
      <w:r>
        <w:rPr>
          <w:rStyle w:val="CommentReference"/>
        </w:rPr>
        <w:annotationRef/>
      </w:r>
      <w:r>
        <w:t>Add notes where to insert Doxology of Prime… And Vespers Prase?</w:t>
      </w:r>
    </w:p>
  </w:comment>
  <w:comment w:id="59" w:author="Windows User" w:date="2015-10-30T08:56:00Z" w:initials="WU">
    <w:p w14:paraId="463C28D3" w14:textId="77777777" w:rsidR="00AB78C6" w:rsidRDefault="00AB78C6" w:rsidP="0043158C">
      <w:pPr>
        <w:pStyle w:val="CommentText"/>
      </w:pPr>
      <w:r>
        <w:rPr>
          <w:rStyle w:val="CommentReference"/>
        </w:rPr>
        <w:annotationRef/>
      </w:r>
      <w:r>
        <w:t>May He or that He may</w:t>
      </w:r>
    </w:p>
  </w:comment>
  <w:comment w:id="61" w:author="Windows User" w:date="2015-10-30T08:56:00Z" w:initials="BS">
    <w:p w14:paraId="0CF6FD46" w14:textId="77777777" w:rsidR="00AB78C6" w:rsidRDefault="00AB78C6">
      <w:pPr>
        <w:pStyle w:val="CommentText"/>
      </w:pPr>
      <w:r>
        <w:rPr>
          <w:rStyle w:val="CommentReference"/>
        </w:rPr>
        <w:annotationRef/>
      </w:r>
      <w:r>
        <w:t>protopresbyters?</w:t>
      </w:r>
    </w:p>
  </w:comment>
  <w:comment w:id="62" w:author="Windows User" w:date="2015-10-30T08:56:00Z" w:initials="BS">
    <w:p w14:paraId="7A5F1901" w14:textId="77777777" w:rsidR="00AB78C6" w:rsidRDefault="00AB78C6">
      <w:pPr>
        <w:pStyle w:val="CommentText"/>
      </w:pPr>
      <w:r>
        <w:rPr>
          <w:rStyle w:val="CommentReference"/>
        </w:rPr>
        <w:annotationRef/>
      </w:r>
      <w:r>
        <w:t>those who?</w:t>
      </w:r>
    </w:p>
  </w:comment>
  <w:comment w:id="63" w:author="Windows User" w:date="2015-10-30T08:56:00Z" w:initials="BS">
    <w:p w14:paraId="2D4F2C82" w14:textId="77777777" w:rsidR="00AB78C6" w:rsidRDefault="00AB78C6">
      <w:pPr>
        <w:pStyle w:val="CommentText"/>
      </w:pPr>
      <w:r>
        <w:rPr>
          <w:rStyle w:val="CommentReference"/>
        </w:rPr>
        <w:annotationRef/>
      </w:r>
      <w:r>
        <w:t>Yourself?</w:t>
      </w:r>
    </w:p>
  </w:comment>
  <w:comment w:id="72" w:author="Windows User" w:date="2015-10-30T08:56:00Z" w:initials="WU">
    <w:p w14:paraId="18EFFA71" w14:textId="77777777" w:rsidR="00AB78C6" w:rsidRDefault="00AB78C6">
      <w:pPr>
        <w:pStyle w:val="CommentText"/>
      </w:pPr>
      <w:r>
        <w:rPr>
          <w:rStyle w:val="CommentReference"/>
        </w:rPr>
        <w:annotationRef/>
      </w:r>
      <w:r>
        <w:t>Funny just to have declared here with nothing else.</w:t>
      </w:r>
    </w:p>
  </w:comment>
  <w:comment w:id="73" w:author="Windows User" w:date="2015-10-30T08:56:00Z" w:initials="WU">
    <w:p w14:paraId="49678875" w14:textId="77777777" w:rsidR="00AB78C6" w:rsidRDefault="00AB78C6">
      <w:pPr>
        <w:pStyle w:val="CommentText"/>
      </w:pPr>
      <w:r>
        <w:rPr>
          <w:rStyle w:val="CommentReference"/>
        </w:rPr>
        <w:annotationRef/>
      </w:r>
      <w:r>
        <w:t>Good News or Glad Tidings?</w:t>
      </w:r>
    </w:p>
  </w:comment>
  <w:comment w:id="74" w:author="Windows User" w:date="2015-10-30T08:56:00Z" w:initials="WU">
    <w:p w14:paraId="23EACE51" w14:textId="77777777" w:rsidR="00AB78C6" w:rsidRDefault="00AB78C6">
      <w:pPr>
        <w:pStyle w:val="CommentText"/>
      </w:pPr>
      <w:r>
        <w:rPr>
          <w:rStyle w:val="CommentReference"/>
        </w:rPr>
        <w:annotationRef/>
      </w:r>
      <w:r>
        <w:t>Which is it? Advocate or watch over us?</w:t>
      </w:r>
    </w:p>
  </w:comment>
  <w:comment w:id="75" w:author="Windows User" w:date="2015-10-30T08:56:00Z" w:initials="WU">
    <w:p w14:paraId="01F9BCCA" w14:textId="77777777" w:rsidR="00AB78C6" w:rsidRDefault="00AB78C6">
      <w:pPr>
        <w:pStyle w:val="CommentText"/>
      </w:pPr>
      <w:r>
        <w:rPr>
          <w:rStyle w:val="CommentReference"/>
        </w:rPr>
        <w:annotationRef/>
      </w:r>
      <w:r>
        <w:t>Coptic doesn’t seem to have “Mary”</w:t>
      </w:r>
    </w:p>
  </w:comment>
  <w:comment w:id="77" w:author="Windows User" w:date="2015-10-30T08:56:00Z" w:initials="WU">
    <w:p w14:paraId="64CC502C" w14:textId="77777777" w:rsidR="00AB78C6" w:rsidRDefault="00AB78C6">
      <w:pPr>
        <w:pStyle w:val="CommentText"/>
      </w:pPr>
      <w:r>
        <w:rPr>
          <w:rStyle w:val="CommentReference"/>
        </w:rPr>
        <w:annotationRef/>
      </w:r>
      <w:r>
        <w:t>Add footnote of what this is</w:t>
      </w:r>
    </w:p>
  </w:comment>
  <w:comment w:id="93" w:author="Windows User" w:date="2015-10-30T12:35:00Z" w:initials="WU">
    <w:p w14:paraId="0D2C8A12" w14:textId="77777777" w:rsidR="00AB78C6" w:rsidRDefault="00AB78C6">
      <w:pPr>
        <w:pStyle w:val="CommentText"/>
      </w:pPr>
      <w:r>
        <w:rPr>
          <w:rStyle w:val="CommentReference"/>
        </w:rPr>
        <w:annotationRef/>
      </w:r>
      <w:r>
        <w:t>Compare to various translations</w:t>
      </w:r>
    </w:p>
  </w:comment>
  <w:comment w:id="94" w:author="Windows User" w:date="2015-10-30T12:37:00Z" w:initials="WU">
    <w:p w14:paraId="00B9961B" w14:textId="77777777" w:rsidR="00AB78C6" w:rsidRDefault="00AB78C6">
      <w:pPr>
        <w:pStyle w:val="CommentText"/>
      </w:pPr>
      <w:r>
        <w:rPr>
          <w:rStyle w:val="CommentReference"/>
        </w:rPr>
        <w:annotationRef/>
      </w:r>
      <w:r>
        <w:t>Is this supposed to be doubled?</w:t>
      </w:r>
    </w:p>
  </w:comment>
  <w:comment w:id="95" w:author="Windows User" w:date="2015-10-30T08:56:00Z" w:initials="WU">
    <w:p w14:paraId="6AC03ACF" w14:textId="77777777" w:rsidR="00AB78C6" w:rsidRDefault="00AB78C6">
      <w:pPr>
        <w:pStyle w:val="CommentText"/>
      </w:pPr>
      <w:r>
        <w:rPr>
          <w:rStyle w:val="CommentReference"/>
        </w:rPr>
        <w:annotationRef/>
      </w:r>
      <w:r>
        <w:t>Does this go before Creed?</w:t>
      </w:r>
    </w:p>
  </w:comment>
  <w:comment w:id="97" w:author="Windows User" w:date="2015-11-06T13:03:00Z" w:initials="WU">
    <w:p w14:paraId="6B9D0F75" w14:textId="77777777" w:rsidR="00AB78C6" w:rsidRDefault="00AB78C6">
      <w:pPr>
        <w:pStyle w:val="CommentText"/>
      </w:pPr>
      <w:r>
        <w:rPr>
          <w:rStyle w:val="CommentReference"/>
        </w:rPr>
        <w:annotationRef/>
      </w:r>
      <w:r>
        <w:t>Coptic reader has Ps 3 here!</w:t>
      </w:r>
    </w:p>
  </w:comment>
  <w:comment w:id="110" w:author="Windows User" w:date="2015-11-02T08:54:00Z" w:initials="WU">
    <w:p w14:paraId="0366F544" w14:textId="77777777" w:rsidR="00AB78C6" w:rsidRDefault="00AB78C6">
      <w:pPr>
        <w:pStyle w:val="CommentText"/>
      </w:pPr>
      <w:r>
        <w:rPr>
          <w:rStyle w:val="CommentReference"/>
        </w:rPr>
        <w:annotationRef/>
      </w:r>
      <w:r>
        <w:t>Is there a phrase missing here?</w:t>
      </w:r>
    </w:p>
  </w:comment>
  <w:comment w:id="115" w:author="Windows User" w:date="2015-10-30T08:56:00Z" w:initials="WU">
    <w:p w14:paraId="1FDBEBA0" w14:textId="77777777" w:rsidR="00AB78C6" w:rsidRDefault="00AB78C6">
      <w:pPr>
        <w:pStyle w:val="CommentText"/>
      </w:pPr>
      <w:r>
        <w:rPr>
          <w:rStyle w:val="CommentReference"/>
        </w:rPr>
        <w:annotationRef/>
      </w:r>
      <w:r>
        <w:t>Should Glory be be here?</w:t>
      </w:r>
    </w:p>
  </w:comment>
  <w:comment w:id="119" w:author="Windows User" w:date="2015-11-02T12:45:00Z" w:initials="WU">
    <w:p w14:paraId="52EB1C43" w14:textId="77777777" w:rsidR="00AB78C6" w:rsidRDefault="00AB78C6">
      <w:pPr>
        <w:pStyle w:val="CommentText"/>
      </w:pPr>
      <w:r>
        <w:rPr>
          <w:rStyle w:val="CommentReference"/>
        </w:rPr>
        <w:annotationRef/>
      </w:r>
      <w:r>
        <w:t>Any argument for "Rise up" rather than arise?"</w:t>
      </w:r>
    </w:p>
  </w:comment>
  <w:comment w:id="120" w:author="Windows User" w:date="2015-10-30T08:56:00Z" w:initials="WU">
    <w:p w14:paraId="20A80697" w14:textId="77777777" w:rsidR="00AB78C6" w:rsidRDefault="00AB78C6">
      <w:pPr>
        <w:pStyle w:val="CommentText"/>
      </w:pPr>
      <w:r>
        <w:rPr>
          <w:rStyle w:val="CommentReference"/>
        </w:rPr>
        <w:annotationRef/>
      </w:r>
      <w:r>
        <w:t>flesh or body?</w:t>
      </w:r>
    </w:p>
  </w:comment>
  <w:comment w:id="121" w:author="Windows User" w:date="2015-10-30T08:56:00Z" w:initials="WU">
    <w:p w14:paraId="691196EF" w14:textId="77777777" w:rsidR="00AB78C6" w:rsidRDefault="00AB78C6">
      <w:pPr>
        <w:pStyle w:val="CommentText"/>
      </w:pPr>
      <w:r>
        <w:rPr>
          <w:rStyle w:val="CommentReference"/>
        </w:rPr>
        <w:annotationRef/>
      </w:r>
      <w:r>
        <w:t>Send up, or ascribe?</w:t>
      </w:r>
    </w:p>
  </w:comment>
  <w:comment w:id="122" w:author="Windows User" w:date="2015-10-30T08:56:00Z" w:initials="WU">
    <w:p w14:paraId="62D844FC" w14:textId="77777777" w:rsidR="00AB78C6" w:rsidRDefault="00AB78C6">
      <w:pPr>
        <w:pStyle w:val="CommentText"/>
      </w:pPr>
      <w:r>
        <w:rPr>
          <w:rStyle w:val="CommentReference"/>
        </w:rPr>
        <w:annotationRef/>
      </w:r>
      <w:r>
        <w:t>doxology or glorification?</w:t>
      </w:r>
    </w:p>
  </w:comment>
  <w:comment w:id="123" w:author="Windows User" w:date="2015-10-30T08:56:00Z" w:initials="WU">
    <w:p w14:paraId="1DDB628C" w14:textId="77777777" w:rsidR="00AB78C6" w:rsidRDefault="00AB78C6">
      <w:pPr>
        <w:pStyle w:val="CommentText"/>
      </w:pPr>
      <w:r>
        <w:rPr>
          <w:rStyle w:val="CommentReference"/>
        </w:rPr>
        <w:annotationRef/>
      </w:r>
      <w:r>
        <w:t>"Glory to you" or "Glory be to you"?</w:t>
      </w:r>
    </w:p>
  </w:comment>
  <w:comment w:id="124" w:author="Windows User" w:date="2015-10-30T08:56:00Z" w:initials="WU">
    <w:p w14:paraId="04605706" w14:textId="77777777" w:rsidR="00AB78C6" w:rsidRDefault="00AB78C6">
      <w:pPr>
        <w:pStyle w:val="CommentText"/>
      </w:pPr>
      <w:r>
        <w:rPr>
          <w:rStyle w:val="CommentReference"/>
        </w:rPr>
        <w:annotationRef/>
      </w:r>
      <w:r>
        <w:t>You?</w:t>
      </w:r>
    </w:p>
  </w:comment>
  <w:comment w:id="125" w:author="Windows User" w:date="2015-10-30T08:56:00Z" w:initials="WU">
    <w:p w14:paraId="7EF74390" w14:textId="77777777" w:rsidR="00AB78C6" w:rsidRDefault="00AB78C6">
      <w:pPr>
        <w:pStyle w:val="CommentText"/>
      </w:pPr>
      <w:r>
        <w:rPr>
          <w:rStyle w:val="CommentReference"/>
        </w:rPr>
        <w:annotationRef/>
      </w:r>
      <w:r>
        <w:t>To the Sanctuary or O you saints???</w:t>
      </w:r>
    </w:p>
  </w:comment>
  <w:comment w:id="126" w:author="Windows User" w:date="2015-10-30T08:56:00Z" w:initials="WU">
    <w:p w14:paraId="6EE7E8F7" w14:textId="77777777" w:rsidR="00AB78C6" w:rsidRDefault="00AB78C6">
      <w:pPr>
        <w:pStyle w:val="CommentText"/>
      </w:pPr>
      <w:r>
        <w:rPr>
          <w:rStyle w:val="CommentReference"/>
        </w:rPr>
        <w:annotationRef/>
      </w:r>
      <w:r>
        <w:t>from sounds more natural than out of. Any compelling reason to keep?</w:t>
      </w:r>
    </w:p>
  </w:comment>
  <w:comment w:id="127" w:author="Windows User" w:date="2015-10-30T08:56:00Z" w:initials="WU">
    <w:p w14:paraId="51E13D19" w14:textId="77777777" w:rsidR="00AB78C6" w:rsidRDefault="00AB78C6">
      <w:pPr>
        <w:pStyle w:val="CommentText"/>
      </w:pPr>
      <w:r>
        <w:rPr>
          <w:rStyle w:val="CommentReference"/>
        </w:rPr>
        <w:annotationRef/>
      </w:r>
      <w:r>
        <w:t>supplication or cry?</w:t>
      </w:r>
    </w:p>
  </w:comment>
  <w:comment w:id="128" w:author="Windows User" w:date="2015-10-30T08:56:00Z" w:initials="WU">
    <w:p w14:paraId="48F1BB2D" w14:textId="77777777" w:rsidR="00AB78C6" w:rsidRDefault="00AB78C6">
      <w:pPr>
        <w:pStyle w:val="CommentText"/>
      </w:pPr>
      <w:r>
        <w:rPr>
          <w:rStyle w:val="CommentReference"/>
        </w:rPr>
        <w:annotationRef/>
      </w:r>
      <w:r>
        <w:t>petition or supplication? supplication sounds much better.</w:t>
      </w:r>
    </w:p>
  </w:comment>
  <w:comment w:id="129" w:author="Windows User" w:date="2015-10-30T08:56:00Z" w:initials="WU">
    <w:p w14:paraId="7CA6980B" w14:textId="77777777" w:rsidR="00AB78C6" w:rsidRDefault="00AB78C6">
      <w:pPr>
        <w:pStyle w:val="CommentText"/>
      </w:pPr>
      <w:r>
        <w:rPr>
          <w:rStyle w:val="CommentReference"/>
        </w:rPr>
        <w:annotationRef/>
      </w:r>
      <w:r>
        <w:t>revive or deliver?</w:t>
      </w:r>
    </w:p>
  </w:comment>
  <w:comment w:id="130" w:author="Windows User" w:date="2015-10-30T08:56:00Z" w:initials="WU">
    <w:p w14:paraId="1E23D103" w14:textId="77777777" w:rsidR="00AB78C6" w:rsidRDefault="00AB78C6">
      <w:pPr>
        <w:pStyle w:val="CommentText"/>
      </w:pPr>
      <w:r>
        <w:rPr>
          <w:rStyle w:val="CommentReference"/>
        </w:rPr>
        <w:annotationRef/>
      </w:r>
      <w:r>
        <w:t>pour forth, utter, or overflow? I like the way overflow sounds more than pour forth. More natural.</w:t>
      </w:r>
    </w:p>
  </w:comment>
  <w:comment w:id="131" w:author="Windows User" w:date="2015-10-30T08:56:00Z" w:initials="WU">
    <w:p w14:paraId="5F163309" w14:textId="77777777" w:rsidR="00AB78C6" w:rsidRDefault="00AB78C6">
      <w:pPr>
        <w:pStyle w:val="CommentText"/>
      </w:pPr>
      <w:r>
        <w:rPr>
          <w:rStyle w:val="CommentReference"/>
        </w:rPr>
        <w:annotationRef/>
      </w:r>
      <w:r>
        <w:t>blessing or praise?</w:t>
      </w:r>
    </w:p>
  </w:comment>
  <w:comment w:id="132" w:author="Windows User" w:date="2015-10-30T08:56:00Z" w:initials="WU">
    <w:p w14:paraId="71B0BD07" w14:textId="77777777" w:rsidR="00AB78C6" w:rsidRDefault="00AB78C6">
      <w:pPr>
        <w:pStyle w:val="CommentText"/>
      </w:pPr>
      <w:r>
        <w:rPr>
          <w:rStyle w:val="CommentReference"/>
        </w:rPr>
        <w:annotationRef/>
      </w:r>
      <w:r>
        <w:t>respond with? respond to? speak of?</w:t>
      </w:r>
    </w:p>
  </w:comment>
  <w:comment w:id="133" w:author="Windows User" w:date="2015-10-30T08:56:00Z" w:initials="WU">
    <w:p w14:paraId="2450B0CD" w14:textId="77777777" w:rsidR="00AB78C6" w:rsidRDefault="00AB78C6">
      <w:pPr>
        <w:pStyle w:val="CommentText"/>
      </w:pPr>
      <w:r>
        <w:rPr>
          <w:rStyle w:val="CommentReference"/>
        </w:rPr>
        <w:annotationRef/>
      </w:r>
      <w:r>
        <w:t>rightous, true, or truth?</w:t>
      </w:r>
    </w:p>
  </w:comment>
  <w:comment w:id="134" w:author="Windows User" w:date="2015-10-30T08:56:00Z" w:initials="WU">
    <w:p w14:paraId="469B7AAB" w14:textId="77777777" w:rsidR="00AB78C6" w:rsidRDefault="00AB78C6">
      <w:pPr>
        <w:pStyle w:val="CommentText"/>
      </w:pPr>
      <w:r>
        <w:rPr>
          <w:rStyle w:val="CommentReference"/>
        </w:rPr>
        <w:annotationRef/>
      </w:r>
      <w:r>
        <w:t>meditation, or delight?</w:t>
      </w:r>
    </w:p>
  </w:comment>
  <w:comment w:id="135" w:author="Windows User" w:date="2015-10-30T08:56:00Z" w:initials="WU">
    <w:p w14:paraId="55BDD5ED" w14:textId="77777777" w:rsidR="00AB78C6" w:rsidRDefault="00AB78C6">
      <w:pPr>
        <w:pStyle w:val="CommentText"/>
      </w:pPr>
      <w:r>
        <w:rPr>
          <w:rStyle w:val="CommentReference"/>
        </w:rPr>
        <w:annotationRef/>
      </w:r>
      <w:r>
        <w:t>forever or always?</w:t>
      </w:r>
    </w:p>
  </w:comment>
  <w:comment w:id="136" w:author="Windows User" w:date="2015-10-30T08:56:00Z" w:initials="WU">
    <w:p w14:paraId="6EC4BCD6" w14:textId="77777777" w:rsidR="00AB78C6" w:rsidRDefault="00AB78C6">
      <w:pPr>
        <w:pStyle w:val="CommentText"/>
      </w:pPr>
      <w:r>
        <w:rPr>
          <w:rStyle w:val="CommentReference"/>
        </w:rPr>
        <w:annotationRef/>
      </w:r>
      <w:r>
        <w:t>and forever?</w:t>
      </w:r>
    </w:p>
  </w:comment>
  <w:comment w:id="137" w:author="Windows User" w:date="2015-10-30T08:56:00Z" w:initials="WU">
    <w:p w14:paraId="0C8D527C" w14:textId="77777777" w:rsidR="00AB78C6" w:rsidRDefault="00AB78C6">
      <w:pPr>
        <w:pStyle w:val="CommentText"/>
      </w:pPr>
      <w:r>
        <w:rPr>
          <w:rStyle w:val="CommentReference"/>
        </w:rPr>
        <w:annotationRef/>
      </w:r>
      <w:r>
        <w:t>be?</w:t>
      </w:r>
    </w:p>
  </w:comment>
  <w:comment w:id="138" w:author="Windows User" w:date="2015-10-30T08:56:00Z" w:initials="WU">
    <w:p w14:paraId="24A21286" w14:textId="77777777" w:rsidR="00AB78C6" w:rsidRDefault="00AB78C6">
      <w:pPr>
        <w:pStyle w:val="CommentText"/>
      </w:pPr>
      <w:r>
        <w:rPr>
          <w:rStyle w:val="CommentReference"/>
        </w:rPr>
        <w:annotationRef/>
      </w:r>
      <w:r>
        <w:t>be?</w:t>
      </w:r>
    </w:p>
  </w:comment>
  <w:comment w:id="139" w:author="Windows User" w:date="2015-10-30T08:56:00Z" w:initials="WU">
    <w:p w14:paraId="78AD7059" w14:textId="77777777" w:rsidR="00AB78C6" w:rsidRDefault="00AB78C6">
      <w:pPr>
        <w:pStyle w:val="CommentText"/>
      </w:pPr>
      <w:r>
        <w:rPr>
          <w:rStyle w:val="CommentReference"/>
        </w:rPr>
        <w:annotationRef/>
      </w:r>
      <w:r>
        <w:t>is the insertion of "one" after "begotten" needed in english?</w:t>
      </w:r>
    </w:p>
  </w:comment>
  <w:comment w:id="140" w:author="Windows User" w:date="2015-10-30T08:56:00Z" w:initials="WU">
    <w:p w14:paraId="30BC0616" w14:textId="77777777" w:rsidR="00AB78C6" w:rsidRDefault="00AB78C6">
      <w:pPr>
        <w:pStyle w:val="CommentText"/>
      </w:pPr>
      <w:r>
        <w:rPr>
          <w:rStyle w:val="CommentReference"/>
        </w:rPr>
        <w:annotationRef/>
      </w:r>
      <w:r>
        <w:t>utter or declare?</w:t>
      </w:r>
    </w:p>
  </w:comment>
  <w:comment w:id="147" w:author="Windows User" w:date="2015-10-30T08:56:00Z" w:initials="BS">
    <w:p w14:paraId="3842484B" w14:textId="77777777" w:rsidR="00AB78C6" w:rsidRDefault="00AB78C6">
      <w:pPr>
        <w:pStyle w:val="CommentText"/>
      </w:pPr>
      <w:r>
        <w:rPr>
          <w:rStyle w:val="CommentReference"/>
        </w:rPr>
        <w:annotationRef/>
      </w:r>
      <w:r>
        <w:t>look at? look upon? regard?</w:t>
      </w:r>
    </w:p>
  </w:comment>
  <w:comment w:id="148" w:author="Windows User" w:date="2015-10-30T08:56:00Z" w:initials="BS">
    <w:p w14:paraId="61DC37F7" w14:textId="77777777" w:rsidR="00AB78C6" w:rsidRDefault="00AB78C6">
      <w:pPr>
        <w:pStyle w:val="CommentText"/>
      </w:pPr>
      <w:r>
        <w:rPr>
          <w:rStyle w:val="CommentReference"/>
        </w:rPr>
        <w:annotationRef/>
      </w:r>
      <w:r>
        <w:t>no one?</w:t>
      </w:r>
    </w:p>
  </w:comment>
  <w:comment w:id="149" w:author="Windows User" w:date="2015-10-30T08:56:00Z" w:initials="BS">
    <w:p w14:paraId="585BECF3" w14:textId="77777777" w:rsidR="00AB78C6" w:rsidRDefault="00AB78C6">
      <w:pPr>
        <w:pStyle w:val="CommentText"/>
      </w:pPr>
      <w:r>
        <w:rPr>
          <w:rStyle w:val="CommentReference"/>
        </w:rPr>
        <w:annotationRef/>
      </w:r>
      <w:r>
        <w:t>in?</w:t>
      </w:r>
    </w:p>
    <w:p w14:paraId="599E0788" w14:textId="77777777" w:rsidR="00AB78C6" w:rsidRDefault="00AB78C6">
      <w:pPr>
        <w:pStyle w:val="CommentText"/>
      </w:pPr>
    </w:p>
  </w:comment>
  <w:comment w:id="150" w:author="Windows User" w:date="2015-10-30T08:56:00Z" w:initials="BS">
    <w:p w14:paraId="1E93E3C5" w14:textId="77777777" w:rsidR="00AB78C6" w:rsidRDefault="00AB78C6">
      <w:pPr>
        <w:pStyle w:val="CommentText"/>
      </w:pPr>
      <w:r>
        <w:rPr>
          <w:rStyle w:val="CommentReference"/>
        </w:rPr>
        <w:annotationRef/>
      </w:r>
      <w:r>
        <w:t>before?</w:t>
      </w:r>
    </w:p>
  </w:comment>
  <w:comment w:id="151" w:author="Windows User" w:date="2015-10-30T08:56:00Z" w:initials="BS">
    <w:p w14:paraId="2A95BD9B" w14:textId="77777777" w:rsidR="00AB78C6" w:rsidRDefault="00AB78C6">
      <w:pPr>
        <w:pStyle w:val="CommentText"/>
      </w:pPr>
      <w:r>
        <w:rPr>
          <w:rStyle w:val="CommentReference"/>
        </w:rPr>
        <w:annotationRef/>
      </w:r>
      <w:r>
        <w:t>joy entered into the whole world doesn't mean much...</w:t>
      </w:r>
    </w:p>
  </w:comment>
  <w:comment w:id="152" w:author="Windows User" w:date="2015-10-30T08:56:00Z" w:initials="BS">
    <w:p w14:paraId="4D97B042" w14:textId="77777777" w:rsidR="00AB78C6" w:rsidRDefault="00AB78C6">
      <w:pPr>
        <w:pStyle w:val="CommentText"/>
      </w:pPr>
      <w:r>
        <w:rPr>
          <w:rStyle w:val="CommentReference"/>
        </w:rPr>
        <w:annotationRef/>
      </w:r>
      <w:r>
        <w:t>? any better way to express that's more accurate while meaning something?</w:t>
      </w:r>
    </w:p>
  </w:comment>
  <w:comment w:id="153" w:author="Windows User" w:date="2015-10-30T08:56:00Z" w:initials="BS">
    <w:p w14:paraId="4F51C2B8" w14:textId="77777777" w:rsidR="00AB78C6" w:rsidRDefault="00AB78C6">
      <w:pPr>
        <w:pStyle w:val="CommentText"/>
      </w:pPr>
      <w:r>
        <w:rPr>
          <w:rStyle w:val="CommentReference"/>
        </w:rPr>
        <w:annotationRef/>
      </w:r>
      <w:r>
        <w:t>sealed as in ever virgin... or more like hidden?</w:t>
      </w:r>
    </w:p>
  </w:comment>
  <w:comment w:id="154" w:author="Windows User" w:date="2015-10-30T08:56:00Z" w:initials="BS">
    <w:p w14:paraId="0EA7F885" w14:textId="77777777" w:rsidR="00AB78C6" w:rsidRDefault="00AB78C6">
      <w:pPr>
        <w:pStyle w:val="CommentText"/>
      </w:pPr>
      <w:r>
        <w:rPr>
          <w:rStyle w:val="CommentReference"/>
        </w:rPr>
        <w:annotationRef/>
      </w:r>
      <w:r>
        <w:t>fragrant ointment? ointment? Incense and ointment with weeping and mourning?</w:t>
      </w:r>
    </w:p>
  </w:comment>
  <w:comment w:id="155" w:author="Windows User" w:date="2015-10-30T08:56:00Z" w:initials="BS">
    <w:p w14:paraId="5CF5BA77" w14:textId="77777777" w:rsidR="00AB78C6" w:rsidRDefault="00AB78C6">
      <w:pPr>
        <w:pStyle w:val="CommentText"/>
      </w:pPr>
      <w:r>
        <w:rPr>
          <w:rStyle w:val="CommentReference"/>
        </w:rPr>
        <w:annotationRef/>
      </w:r>
      <w:r>
        <w:t>spices or ointment</w:t>
      </w:r>
    </w:p>
  </w:comment>
  <w:comment w:id="156" w:author="Windows User" w:date="2015-10-30T08:56:00Z" w:initials="BS">
    <w:p w14:paraId="59FF5141" w14:textId="77777777" w:rsidR="00AB78C6" w:rsidRDefault="00AB78C6">
      <w:pPr>
        <w:pStyle w:val="CommentText"/>
      </w:pPr>
      <w:r>
        <w:rPr>
          <w:rStyle w:val="CommentReference"/>
        </w:rPr>
        <w:annotationRef/>
      </w:r>
      <w:r>
        <w:t>Is risen or has risen?</w:t>
      </w:r>
    </w:p>
  </w:comment>
  <w:comment w:id="157" w:author="Windows User" w:date="2015-10-30T08:56:00Z" w:initials="BS">
    <w:p w14:paraId="32DD0547" w14:textId="77777777" w:rsidR="00AB78C6" w:rsidRDefault="00AB78C6">
      <w:pPr>
        <w:pStyle w:val="CommentText"/>
      </w:pPr>
      <w:r>
        <w:rPr>
          <w:rStyle w:val="CommentReference"/>
        </w:rPr>
        <w:annotationRef/>
      </w:r>
      <w:r>
        <w:t>need a consistent policy for what to capitalize!</w:t>
      </w:r>
    </w:p>
  </w:comment>
  <w:comment w:id="158" w:author="Windows User" w:date="2015-10-30T08:56:00Z" w:initials="BS">
    <w:p w14:paraId="64204663" w14:textId="77777777" w:rsidR="00AB78C6" w:rsidRDefault="00AB78C6">
      <w:pPr>
        <w:pStyle w:val="CommentText"/>
      </w:pPr>
      <w:r>
        <w:rPr>
          <w:rStyle w:val="CommentReference"/>
        </w:rPr>
        <w:annotationRef/>
      </w:r>
      <w:r>
        <w:t>need to break other verses like this to have new lines in place of ':' so we can show where to break the tune without mangling the punctuation.</w:t>
      </w:r>
    </w:p>
  </w:comment>
  <w:comment w:id="159" w:author="Windows User" w:date="2015-10-30T08:56:00Z" w:initials="BS">
    <w:p w14:paraId="45393CC0" w14:textId="77777777" w:rsidR="00AB78C6" w:rsidRDefault="00AB78C6">
      <w:pPr>
        <w:pStyle w:val="CommentText"/>
      </w:pPr>
      <w:r>
        <w:rPr>
          <w:rStyle w:val="CommentReference"/>
        </w:rPr>
        <w:annotationRef/>
      </w:r>
      <w:r>
        <w:t xml:space="preserve">decay? </w:t>
      </w:r>
    </w:p>
  </w:comment>
  <w:comment w:id="160" w:author="Windows User" w:date="2015-10-30T08:56:00Z" w:initials="WU">
    <w:p w14:paraId="3FDC6419" w14:textId="77777777" w:rsidR="00AB78C6" w:rsidRDefault="00AB78C6">
      <w:pPr>
        <w:pStyle w:val="CommentText"/>
      </w:pPr>
      <w:r>
        <w:rPr>
          <w:rStyle w:val="CommentReference"/>
        </w:rPr>
        <w:annotationRef/>
      </w:r>
      <w:r>
        <w:t>LXX has glorify him, not prepare Him an habitation</w:t>
      </w:r>
    </w:p>
  </w:comment>
  <w:comment w:id="161" w:author="Windows User" w:date="2015-10-30T08:56:00Z" w:initials="WU">
    <w:p w14:paraId="04F8DE77" w14:textId="77777777" w:rsidR="00AB78C6" w:rsidRDefault="00AB78C6">
      <w:pPr>
        <w:pStyle w:val="CommentText"/>
      </w:pPr>
      <w:r>
        <w:rPr>
          <w:rStyle w:val="CommentReference"/>
        </w:rPr>
        <w:annotationRef/>
      </w:r>
      <w:r>
        <w:t>or when he brings wars to naught. NETS has shatters</w:t>
      </w:r>
    </w:p>
  </w:comment>
  <w:comment w:id="162" w:author="Windows User" w:date="2015-10-30T08:56:00Z" w:initials="WU">
    <w:p w14:paraId="5A7B245D" w14:textId="77777777" w:rsidR="00AB78C6" w:rsidRDefault="00AB78C6">
      <w:pPr>
        <w:pStyle w:val="CommentText"/>
      </w:pPr>
      <w:r>
        <w:rPr>
          <w:rStyle w:val="CommentReference"/>
        </w:rPr>
        <w:annotationRef/>
      </w:r>
      <w:r>
        <w:t>literally choice mounted captains?</w:t>
      </w:r>
    </w:p>
  </w:comment>
  <w:comment w:id="163" w:author="Windows User" w:date="2015-10-30T08:56:00Z" w:initials="WU">
    <w:p w14:paraId="412EF946" w14:textId="77777777" w:rsidR="00AB78C6" w:rsidRDefault="00AB78C6">
      <w:pPr>
        <w:pStyle w:val="CommentText"/>
      </w:pPr>
      <w:r>
        <w:rPr>
          <w:rStyle w:val="CommentReference"/>
        </w:rPr>
        <w:annotationRef/>
      </w:r>
      <w:r>
        <w:t>Nets has third-ranked officers. Captain is the modern term for the 3rd rank of officer, sticking with captain</w:t>
      </w:r>
    </w:p>
  </w:comment>
  <w:comment w:id="164" w:author="Windows User" w:date="2015-10-30T08:56:00Z" w:initials="WU">
    <w:p w14:paraId="421DC513" w14:textId="77777777" w:rsidR="00AB78C6" w:rsidRDefault="00AB78C6">
      <w:pPr>
        <w:pStyle w:val="CommentText"/>
      </w:pPr>
      <w:r>
        <w:rPr>
          <w:rStyle w:val="CommentReference"/>
        </w:rPr>
        <w:annotationRef/>
      </w:r>
      <w:r>
        <w:t>Have to have a consistent tense... was to go with above, if want has been all above needs to change to that tense.</w:t>
      </w:r>
    </w:p>
  </w:comment>
  <w:comment w:id="165" w:author="Windows User" w:date="2015-10-30T08:56:00Z" w:initials="WU">
    <w:p w14:paraId="0B1E5128" w14:textId="77777777" w:rsidR="00AB78C6" w:rsidRDefault="00AB78C6">
      <w:pPr>
        <w:pStyle w:val="CommentText"/>
      </w:pPr>
      <w:r>
        <w:rPr>
          <w:rStyle w:val="CommentReference"/>
        </w:rPr>
        <w:annotationRef/>
      </w:r>
      <w:r>
        <w:t>crushed or destroyed?</w:t>
      </w:r>
    </w:p>
  </w:comment>
  <w:comment w:id="166" w:author="Windows User" w:date="2015-10-30T08:56:00Z" w:initials="WU">
    <w:p w14:paraId="251C2A8C" w14:textId="77777777" w:rsidR="00AB78C6" w:rsidRDefault="00AB78C6">
      <w:pPr>
        <w:pStyle w:val="CommentText"/>
      </w:pPr>
      <w:r>
        <w:rPr>
          <w:rStyle w:val="CommentReference"/>
        </w:rPr>
        <w:annotationRef/>
      </w:r>
      <w:r>
        <w:t>elsewhere ekhomkhem is translated as crushed... NETS has shattered. Brenton destroyed.</w:t>
      </w:r>
    </w:p>
  </w:comment>
  <w:comment w:id="167" w:author="Windows User" w:date="2015-10-30T08:56:00Z" w:initials="WU">
    <w:p w14:paraId="44990D7B" w14:textId="77777777" w:rsidR="00AB78C6" w:rsidRDefault="00AB78C6">
      <w:pPr>
        <w:pStyle w:val="CommentText"/>
      </w:pPr>
      <w:r>
        <w:rPr>
          <w:rStyle w:val="CommentReference"/>
        </w:rPr>
        <w:annotationRef/>
      </w:r>
      <w:r>
        <w:t>your enemies or our enemies?</w:t>
      </w:r>
    </w:p>
  </w:comment>
  <w:comment w:id="168" w:author="Windows User" w:date="2015-10-30T08:56:00Z" w:initials="WU">
    <w:p w14:paraId="3EA7129B" w14:textId="77777777" w:rsidR="00AB78C6" w:rsidRDefault="00AB78C6">
      <w:pPr>
        <w:pStyle w:val="CommentText"/>
      </w:pPr>
      <w:r>
        <w:rPr>
          <w:rStyle w:val="CommentReference"/>
        </w:rPr>
        <w:annotationRef/>
      </w:r>
      <w:r>
        <w:t>sent or sent forth?</w:t>
      </w:r>
    </w:p>
  </w:comment>
  <w:comment w:id="169" w:author="Windows User" w:date="2015-10-30T08:56:00Z" w:initials="WU">
    <w:p w14:paraId="2A81A5DE" w14:textId="77777777" w:rsidR="00AB78C6" w:rsidRDefault="00AB78C6">
      <w:pPr>
        <w:pStyle w:val="CommentText"/>
      </w:pPr>
      <w:r>
        <w:rPr>
          <w:rStyle w:val="CommentReference"/>
        </w:rPr>
        <w:annotationRef/>
      </w:r>
      <w:r>
        <w:t>or saints? ft note?</w:t>
      </w:r>
    </w:p>
  </w:comment>
  <w:comment w:id="170" w:author="Windows User" w:date="2015-10-30T08:56:00Z" w:initials="WU">
    <w:p w14:paraId="4AC4FC28" w14:textId="77777777" w:rsidR="00AB78C6" w:rsidRDefault="00AB78C6">
      <w:pPr>
        <w:pStyle w:val="CommentText"/>
      </w:pPr>
      <w:r>
        <w:rPr>
          <w:rStyle w:val="CommentReference"/>
        </w:rPr>
        <w:annotationRef/>
      </w:r>
      <w:r>
        <w:t>glories? glorious deeds? or in glory?</w:t>
      </w:r>
    </w:p>
  </w:comment>
  <w:comment w:id="171" w:author="Windows User" w:date="2015-10-30T08:56:00Z" w:initials="WU">
    <w:p w14:paraId="020A6174" w14:textId="77777777" w:rsidR="00AB78C6" w:rsidRDefault="00AB78C6">
      <w:pPr>
        <w:pStyle w:val="CommentText"/>
      </w:pPr>
      <w:r>
        <w:rPr>
          <w:rStyle w:val="CommentReference"/>
        </w:rPr>
        <w:annotationRef/>
      </w:r>
      <w:r>
        <w:t>redeemed? or chose?</w:t>
      </w:r>
    </w:p>
  </w:comment>
  <w:comment w:id="172" w:author="Windows User" w:date="2015-10-30T08:56:00Z" w:initials="WU">
    <w:p w14:paraId="6349473A" w14:textId="77777777" w:rsidR="00AB78C6" w:rsidRDefault="00AB78C6">
      <w:pPr>
        <w:pStyle w:val="CommentText"/>
      </w:pPr>
      <w:r>
        <w:rPr>
          <w:rStyle w:val="CommentReference"/>
        </w:rPr>
        <w:annotationRef/>
      </w:r>
      <w:r>
        <w:t>abode? habitation? resting place?</w:t>
      </w:r>
    </w:p>
  </w:comment>
  <w:comment w:id="173" w:author="Windows User" w:date="2015-10-30T08:56:00Z" w:initials="WU">
    <w:p w14:paraId="0D3E5CBC" w14:textId="77777777" w:rsidR="00AB78C6" w:rsidRDefault="00AB78C6">
      <w:pPr>
        <w:pStyle w:val="CommentText"/>
      </w:pPr>
      <w:r>
        <w:rPr>
          <w:rStyle w:val="CommentReference"/>
        </w:rPr>
        <w:annotationRef/>
      </w:r>
      <w:r>
        <w:t>Nets has pangs.</w:t>
      </w:r>
    </w:p>
  </w:comment>
  <w:comment w:id="174" w:author="Windows User" w:date="2015-10-30T08:56:00Z" w:initials="WU">
    <w:p w14:paraId="2C78488D" w14:textId="77777777" w:rsidR="00AB78C6" w:rsidRDefault="00AB78C6">
      <w:pPr>
        <w:pStyle w:val="CommentText"/>
      </w:pPr>
      <w:r>
        <w:rPr>
          <w:rStyle w:val="CommentReference"/>
        </w:rPr>
        <w:annotationRef/>
      </w:r>
      <w:r>
        <w:t>Nets has tense change here rather than start of next vs. Brenton too.</w:t>
      </w:r>
    </w:p>
  </w:comment>
  <w:comment w:id="175" w:author="Windows User" w:date="2015-10-30T08:56:00Z" w:initials="WU">
    <w:p w14:paraId="1D84222A" w14:textId="77777777" w:rsidR="00AB78C6" w:rsidRDefault="00AB78C6">
      <w:pPr>
        <w:pStyle w:val="CommentText"/>
      </w:pPr>
      <w:r>
        <w:rPr>
          <w:rStyle w:val="CommentReference"/>
        </w:rPr>
        <w:annotationRef/>
      </w:r>
      <w:r>
        <w:t xml:space="preserve">reign? king? reign as king? tense? shall reign? </w:t>
      </w:r>
    </w:p>
  </w:comment>
  <w:comment w:id="176" w:author="Windows User" w:date="2015-10-30T08:56:00Z" w:initials="WU">
    <w:p w14:paraId="711F7009" w14:textId="77777777" w:rsidR="00AB78C6" w:rsidRDefault="00AB78C6">
      <w:pPr>
        <w:pStyle w:val="CommentText"/>
      </w:pPr>
      <w:r>
        <w:rPr>
          <w:rStyle w:val="CommentReference"/>
        </w:rPr>
        <w:annotationRef/>
      </w:r>
      <w:r>
        <w:t>What does the Coptic say? Is it something like this?</w:t>
      </w:r>
    </w:p>
  </w:comment>
  <w:comment w:id="177" w:author="Windows User" w:date="2015-10-30T08:56:00Z" w:initials="WU">
    <w:p w14:paraId="5E19EDBF" w14:textId="77777777" w:rsidR="00AB78C6" w:rsidRDefault="00AB78C6">
      <w:pPr>
        <w:pStyle w:val="CommentText"/>
      </w:pPr>
      <w:r>
        <w:rPr>
          <w:rStyle w:val="CommentReference"/>
        </w:rPr>
        <w:annotationRef/>
      </w:r>
      <w:r>
        <w:t>For? or Since?</w:t>
      </w:r>
    </w:p>
  </w:comment>
  <w:comment w:id="178" w:author="Windows User" w:date="2015-10-30T08:56:00Z" w:initials="WU">
    <w:p w14:paraId="23C2A88E" w14:textId="77777777" w:rsidR="00AB78C6" w:rsidRDefault="00AB78C6">
      <w:pPr>
        <w:pStyle w:val="CommentText"/>
      </w:pPr>
      <w:r>
        <w:rPr>
          <w:rStyle w:val="CommentReference"/>
        </w:rPr>
        <w:annotationRef/>
      </w:r>
      <w:r>
        <w:t>Brenton and NETS have dances. Coptic has hanhos (guessing hos is praises or songs). I'm thinking not praises... but need you guys to clarify</w:t>
      </w:r>
    </w:p>
  </w:comment>
  <w:comment w:id="179" w:author="Windows User" w:date="2015-10-30T08:56:00Z" w:initials="WU">
    <w:p w14:paraId="7DC92633" w14:textId="77777777" w:rsidR="00AB78C6" w:rsidRDefault="00AB78C6">
      <w:pPr>
        <w:pStyle w:val="CommentText"/>
      </w:pPr>
      <w:r>
        <w:rPr>
          <w:rStyle w:val="CommentReference"/>
        </w:rPr>
        <w:annotationRef/>
      </w:r>
      <w:r>
        <w:t>The NETS phrasing seems to me the only way to reconcile the other translations.</w:t>
      </w:r>
    </w:p>
  </w:comment>
  <w:comment w:id="180" w:author="Windows User" w:date="2015-10-30T08:56:00Z" w:initials="WU">
    <w:p w14:paraId="28CB71D5" w14:textId="77777777" w:rsidR="00AB78C6" w:rsidRDefault="00AB78C6">
      <w:pPr>
        <w:pStyle w:val="CommentText"/>
      </w:pPr>
      <w:r>
        <w:rPr>
          <w:rStyle w:val="CommentReference"/>
        </w:rPr>
        <w:annotationRef/>
      </w:r>
      <w:r>
        <w:t>The last verse is not in the Bible... So Miriam's words "Horse and rider.." should be in quotes. These should not, they are our (the church's) words in response.</w:t>
      </w:r>
    </w:p>
  </w:comment>
  <w:comment w:id="186" w:author="Windows User" w:date="2015-10-30T08:56:00Z" w:initials="WU">
    <w:p w14:paraId="1FDAC33C" w14:textId="77777777" w:rsidR="00AB78C6" w:rsidRDefault="00AB78C6">
      <w:pPr>
        <w:pStyle w:val="CommentText"/>
      </w:pPr>
      <w:r>
        <w:rPr>
          <w:rStyle w:val="CommentReference"/>
        </w:rPr>
        <w:annotationRef/>
      </w:r>
      <w:r>
        <w:t>This way sure sounds better. I know "With the split" is more literal, but it doesn't make any sense in English. This does.</w:t>
      </w:r>
    </w:p>
  </w:comment>
  <w:comment w:id="187" w:author="Windows User" w:date="2015-10-30T08:56:00Z" w:initials="WU">
    <w:p w14:paraId="268099E2" w14:textId="77777777" w:rsidR="00AB78C6" w:rsidRDefault="00AB78C6">
      <w:pPr>
        <w:pStyle w:val="CommentText"/>
      </w:pPr>
      <w:r>
        <w:rPr>
          <w:rStyle w:val="CommentReference"/>
        </w:rPr>
        <w:annotationRef/>
      </w:r>
      <w:r>
        <w:t>path or walkway?</w:t>
      </w:r>
    </w:p>
  </w:comment>
  <w:comment w:id="188" w:author="Brett Slote" w:date="2015-10-30T08:56:00Z" w:initials="BS">
    <w:p w14:paraId="2E9C38B6" w14:textId="77777777" w:rsidR="00AB78C6" w:rsidRDefault="00AB78C6">
      <w:pPr>
        <w:pStyle w:val="CommentText"/>
      </w:pPr>
      <w:r>
        <w:rPr>
          <w:rStyle w:val="CommentReference"/>
        </w:rPr>
        <w:annotationRef/>
      </w:r>
      <w:r>
        <w:t>needs : at least to indicate breaks in tune</w:t>
      </w:r>
    </w:p>
  </w:comment>
  <w:comment w:id="189" w:author="Windows User" w:date="2015-10-30T08:56:00Z" w:initials="WU">
    <w:p w14:paraId="3A386E24" w14:textId="77777777" w:rsidR="00AB78C6" w:rsidRDefault="00AB78C6">
      <w:pPr>
        <w:pStyle w:val="CommentText"/>
      </w:pPr>
      <w:r>
        <w:rPr>
          <w:rStyle w:val="CommentReference"/>
        </w:rPr>
        <w:annotationRef/>
      </w:r>
      <w:r>
        <w:t>miraculous, or something closer to paradoxical but sounding good?</w:t>
      </w:r>
    </w:p>
  </w:comment>
  <w:comment w:id="190" w:author="Windows User" w:date="2015-10-30T08:56:00Z" w:initials="WU">
    <w:p w14:paraId="21E6349F" w14:textId="77777777" w:rsidR="00AB78C6" w:rsidRDefault="00AB78C6">
      <w:pPr>
        <w:pStyle w:val="CommentText"/>
      </w:pPr>
      <w:r>
        <w:rPr>
          <w:rStyle w:val="CommentReference"/>
        </w:rPr>
        <w:annotationRef/>
      </w:r>
      <w:r>
        <w:t>passed and crossed mean teh same thing... but passed over carries connotation of connection to pass over...</w:t>
      </w:r>
    </w:p>
  </w:comment>
  <w:comment w:id="191" w:author="Windows User" w:date="2015-10-30T08:56:00Z" w:initials="WU">
    <w:p w14:paraId="177D6D90" w14:textId="77777777" w:rsidR="00AB78C6" w:rsidRDefault="00AB78C6">
      <w:pPr>
        <w:pStyle w:val="CommentText"/>
      </w:pPr>
      <w:r>
        <w:rPr>
          <w:rStyle w:val="CommentReference"/>
        </w:rPr>
        <w:annotationRef/>
      </w:r>
      <w:r>
        <w:t>praising or singing?</w:t>
      </w:r>
    </w:p>
  </w:comment>
  <w:comment w:id="192" w:author="Windows User" w:date="2015-10-30T08:56:00Z" w:initials="WU">
    <w:p w14:paraId="41E0F0D3" w14:textId="77777777" w:rsidR="00AB78C6" w:rsidRDefault="00AB78C6">
      <w:pPr>
        <w:pStyle w:val="CommentText"/>
      </w:pPr>
      <w:r>
        <w:rPr>
          <w:rStyle w:val="CommentReference"/>
        </w:rPr>
        <w:annotationRef/>
      </w:r>
      <w:r>
        <w:t>I think this should be sing to</w:t>
      </w:r>
    </w:p>
  </w:comment>
  <w:comment w:id="202" w:author="Windows User" w:date="2015-10-30T08:56:00Z" w:initials="BS">
    <w:p w14:paraId="6D839B60" w14:textId="77777777" w:rsidR="00AB78C6" w:rsidRDefault="00AB78C6">
      <w:pPr>
        <w:pStyle w:val="CommentText"/>
      </w:pPr>
      <w:r>
        <w:rPr>
          <w:rStyle w:val="CommentReference"/>
        </w:rPr>
        <w:annotationRef/>
      </w:r>
      <w:r>
        <w:t>both Brenton and NETS have "understanding"</w:t>
      </w:r>
    </w:p>
  </w:comment>
  <w:comment w:id="203" w:author="Windows User" w:date="2015-10-30T08:56:00Z" w:initials="BS">
    <w:p w14:paraId="6CECB213" w14:textId="77777777" w:rsidR="00AB78C6" w:rsidRDefault="00AB78C6">
      <w:pPr>
        <w:pStyle w:val="CommentText"/>
      </w:pPr>
      <w:r>
        <w:rPr>
          <w:rStyle w:val="CommentReference"/>
        </w:rPr>
        <w:annotationRef/>
      </w:r>
      <w:r>
        <w:t>NETS just has made</w:t>
      </w:r>
    </w:p>
  </w:comment>
  <w:comment w:id="204" w:author="Windows User" w:date="2015-10-30T08:56:00Z" w:initials="BS">
    <w:p w14:paraId="4F787B03" w14:textId="77777777" w:rsidR="00AB78C6" w:rsidRDefault="00AB78C6">
      <w:pPr>
        <w:pStyle w:val="CommentText"/>
      </w:pPr>
      <w:r>
        <w:rPr>
          <w:rStyle w:val="CommentReference"/>
        </w:rPr>
        <w:annotationRef/>
      </w:r>
      <w:r>
        <w:t>does Coptic have "alone"?</w:t>
      </w:r>
    </w:p>
  </w:comment>
  <w:comment w:id="205" w:author="Windows User" w:date="2015-10-30T08:56:00Z" w:initials="BS">
    <w:p w14:paraId="5C140285" w14:textId="77777777" w:rsidR="00AB78C6" w:rsidRDefault="00AB78C6">
      <w:pPr>
        <w:pStyle w:val="CommentText"/>
      </w:pPr>
      <w:r>
        <w:rPr>
          <w:rStyle w:val="CommentReference"/>
        </w:rPr>
        <w:annotationRef/>
      </w:r>
      <w:r>
        <w:t>NETS "have authority". Maybe 'govern' would fit connotations better than rule?</w:t>
      </w:r>
    </w:p>
  </w:comment>
  <w:comment w:id="206" w:author="Windows User" w:date="2015-10-30T08:56:00Z" w:initials="BS">
    <w:p w14:paraId="06B19FC2" w14:textId="77777777" w:rsidR="00AB78C6" w:rsidRDefault="00AB78C6">
      <w:pPr>
        <w:pStyle w:val="CommentText"/>
      </w:pPr>
      <w:r>
        <w:rPr>
          <w:rStyle w:val="CommentReference"/>
        </w:rPr>
        <w:annotationRef/>
      </w:r>
      <w:r>
        <w:t>NETS has 'raised'. Makes more sense?</w:t>
      </w:r>
    </w:p>
  </w:comment>
  <w:comment w:id="207" w:author="Windows User" w:date="2015-10-30T08:56:00Z" w:initials="BS">
    <w:p w14:paraId="674A771E" w14:textId="77777777" w:rsidR="00AB78C6" w:rsidRDefault="00AB78C6">
      <w:pPr>
        <w:pStyle w:val="CommentText"/>
      </w:pPr>
      <w:r>
        <w:rPr>
          <w:rStyle w:val="CommentReference"/>
        </w:rPr>
        <w:annotationRef/>
      </w:r>
      <w:r>
        <w:t>into?</w:t>
      </w:r>
    </w:p>
  </w:comment>
  <w:comment w:id="213" w:author="Windows User" w:date="2015-10-30T08:56:00Z" w:initials="BS">
    <w:p w14:paraId="2EC8A918" w14:textId="77777777" w:rsidR="00AB78C6" w:rsidRDefault="00AB78C6">
      <w:pPr>
        <w:pStyle w:val="CommentText"/>
      </w:pPr>
      <w:r>
        <w:rPr>
          <w:rStyle w:val="CommentReference"/>
        </w:rPr>
        <w:annotationRef/>
      </w:r>
      <w:r>
        <w:t>clearly the missing vs above belongs</w:t>
      </w:r>
    </w:p>
  </w:comment>
  <w:comment w:id="220" w:author="Windows User" w:date="2015-10-30T08:56:00Z" w:initials="BS">
    <w:p w14:paraId="630BC679" w14:textId="77777777" w:rsidR="00AB78C6" w:rsidRDefault="00AB78C6">
      <w:pPr>
        <w:pStyle w:val="CommentText"/>
      </w:pPr>
      <w:r>
        <w:rPr>
          <w:rStyle w:val="CommentReference"/>
        </w:rPr>
        <w:annotationRef/>
      </w:r>
      <w:r>
        <w:t>NETS has blessed is your glorious holy name... but the Coptic seems to be Blessed is the Holy Name of Your glory... is that too literal though?</w:t>
      </w:r>
    </w:p>
  </w:comment>
  <w:comment w:id="221" w:author="Windows User" w:date="2015-10-30T08:56:00Z" w:initials="BS">
    <w:p w14:paraId="55C9F81B" w14:textId="77777777" w:rsidR="00AB78C6" w:rsidRDefault="00AB78C6">
      <w:pPr>
        <w:pStyle w:val="CommentText"/>
      </w:pPr>
      <w:r>
        <w:rPr>
          <w:rStyle w:val="CommentReference"/>
        </w:rPr>
        <w:annotationRef/>
      </w:r>
      <w:r>
        <w:t>heavens?</w:t>
      </w:r>
    </w:p>
  </w:comment>
  <w:comment w:id="222" w:author="Windows User" w:date="2015-10-30T08:56:00Z" w:initials="BS">
    <w:p w14:paraId="40401015" w14:textId="77777777" w:rsidR="00AB78C6" w:rsidRDefault="00AB78C6">
      <w:pPr>
        <w:pStyle w:val="CommentText"/>
      </w:pPr>
      <w:r>
        <w:rPr>
          <w:rStyle w:val="CommentReference"/>
        </w:rPr>
        <w:annotationRef/>
      </w:r>
      <w:r>
        <w:t>NETS omits clouds</w:t>
      </w:r>
    </w:p>
  </w:comment>
  <w:comment w:id="223" w:author="Windows User" w:date="2015-10-30T08:56:00Z" w:initials="BS">
    <w:p w14:paraId="74B5BB29" w14:textId="77777777" w:rsidR="00AB78C6" w:rsidRDefault="00AB78C6">
      <w:pPr>
        <w:pStyle w:val="CommentText"/>
      </w:pPr>
      <w:r>
        <w:rPr>
          <w:rStyle w:val="CommentReference"/>
        </w:rPr>
        <w:annotationRef/>
      </w:r>
      <w:r>
        <w:t>NETS omits this vs</w:t>
      </w:r>
    </w:p>
  </w:comment>
  <w:comment w:id="224" w:author="Windows User" w:date="2015-10-30T08:56:00Z" w:initials="BS">
    <w:p w14:paraId="7ADA034F" w14:textId="77777777" w:rsidR="00AB78C6" w:rsidRDefault="00AB78C6">
      <w:pPr>
        <w:pStyle w:val="CommentText"/>
      </w:pPr>
      <w:r>
        <w:rPr>
          <w:rStyle w:val="CommentReference"/>
        </w:rPr>
        <w:annotationRef/>
      </w:r>
      <w:r>
        <w:t>NETS has falling snow which matches AI hoar frosts.</w:t>
      </w:r>
    </w:p>
  </w:comment>
  <w:comment w:id="225" w:author="Windows User" w:date="2015-10-30T08:56:00Z" w:initials="BS">
    <w:p w14:paraId="18BDF1CD" w14:textId="77777777" w:rsidR="00AB78C6" w:rsidRDefault="00AB78C6">
      <w:pPr>
        <w:pStyle w:val="CommentText"/>
      </w:pPr>
      <w:r>
        <w:rPr>
          <w:rStyle w:val="CommentReference"/>
        </w:rPr>
        <w:annotationRef/>
      </w:r>
      <w:r>
        <w:t>reversed ice and hoarfrosts of this vs and last to match NETS. Coptic?</w:t>
      </w:r>
    </w:p>
  </w:comment>
  <w:comment w:id="226" w:author="Windows User" w:date="2015-10-30T08:56:00Z" w:initials="BS">
    <w:p w14:paraId="49F201F1" w14:textId="77777777" w:rsidR="00AB78C6" w:rsidRDefault="00AB78C6">
      <w:pPr>
        <w:pStyle w:val="CommentText"/>
      </w:pPr>
      <w:r>
        <w:rPr>
          <w:rStyle w:val="CommentReference"/>
        </w:rPr>
        <w:annotationRef/>
      </w:r>
      <w:r>
        <w:t>NETS switches this vs with next</w:t>
      </w:r>
    </w:p>
  </w:comment>
  <w:comment w:id="227" w:author="Windows User" w:date="2015-11-04T08:55:00Z" w:initials="WU">
    <w:p w14:paraId="6441446E" w14:textId="77777777" w:rsidR="00AB78C6" w:rsidRDefault="00AB78C6">
      <w:pPr>
        <w:pStyle w:val="CommentText"/>
      </w:pPr>
      <w:r>
        <w:rPr>
          <w:rStyle w:val="CommentReference"/>
        </w:rPr>
        <w:annotationRef/>
      </w:r>
      <w:r>
        <w:t>Get rid of ye’s!</w:t>
      </w:r>
    </w:p>
  </w:comment>
  <w:comment w:id="228" w:author="Windows User" w:date="2015-10-30T08:56:00Z" w:initials="BS">
    <w:p w14:paraId="36EB0D8C" w14:textId="77777777" w:rsidR="00AB78C6" w:rsidRDefault="00AB78C6">
      <w:pPr>
        <w:pStyle w:val="CommentText"/>
      </w:pPr>
      <w:r>
        <w:rPr>
          <w:rStyle w:val="CommentReference"/>
        </w:rPr>
        <w:annotationRef/>
      </w:r>
      <w:r>
        <w:t>NETS has sea-monsters</w:t>
      </w:r>
    </w:p>
  </w:comment>
  <w:comment w:id="229" w:author="Windows User" w:date="2015-10-30T08:56:00Z" w:initials="BS">
    <w:p w14:paraId="727388AD" w14:textId="77777777" w:rsidR="00AB78C6" w:rsidRDefault="00AB78C6">
      <w:pPr>
        <w:pStyle w:val="CommentText"/>
      </w:pPr>
      <w:r>
        <w:rPr>
          <w:rStyle w:val="CommentReference"/>
        </w:rPr>
        <w:annotationRef/>
      </w:r>
      <w:r>
        <w:t>NETS has four-footed and wild animals of the land</w:t>
      </w:r>
    </w:p>
  </w:comment>
  <w:comment w:id="230" w:author="Windows User" w:date="2015-10-30T08:56:00Z" w:initials="BS">
    <w:p w14:paraId="554F465D" w14:textId="77777777" w:rsidR="00AB78C6" w:rsidRDefault="00AB78C6">
      <w:pPr>
        <w:pStyle w:val="CommentText"/>
      </w:pPr>
      <w:r>
        <w:rPr>
          <w:rStyle w:val="CommentReference"/>
        </w:rPr>
        <w:annotationRef/>
      </w:r>
      <w:r>
        <w:t>NETS has all humans on earth</w:t>
      </w:r>
    </w:p>
  </w:comment>
  <w:comment w:id="231" w:author="Windows User" w:date="2015-10-30T08:56:00Z" w:initials="BS">
    <w:p w14:paraId="5D4B3ED1" w14:textId="77777777" w:rsidR="00AB78C6" w:rsidRDefault="00AB78C6">
      <w:pPr>
        <w:pStyle w:val="CommentText"/>
      </w:pPr>
      <w:r>
        <w:rPr>
          <w:rStyle w:val="CommentReference"/>
        </w:rPr>
        <w:annotationRef/>
      </w:r>
      <w:r>
        <w:t>NETS has "priests, slaves of the Lord", then omits next vs.</w:t>
      </w:r>
    </w:p>
  </w:comment>
  <w:comment w:id="232" w:author="Windows User" w:date="2015-10-30T08:56:00Z" w:initials="BS">
    <w:p w14:paraId="2AB5BA62" w14:textId="77777777" w:rsidR="00AB78C6" w:rsidRDefault="00AB78C6">
      <w:pPr>
        <w:pStyle w:val="CommentText"/>
      </w:pPr>
      <w:r>
        <w:rPr>
          <w:rStyle w:val="CommentReference"/>
        </w:rPr>
        <w:annotationRef/>
      </w:r>
      <w:r>
        <w:t>NETS ends quite differently</w:t>
      </w:r>
    </w:p>
  </w:comment>
  <w:comment w:id="238" w:author="Brett Slote" w:date="2015-10-30T08:56:00Z" w:initials="BS">
    <w:p w14:paraId="18BC0F01" w14:textId="77777777" w:rsidR="00AB78C6" w:rsidRDefault="00AB78C6">
      <w:pPr>
        <w:pStyle w:val="CommentText"/>
      </w:pPr>
      <w:r>
        <w:rPr>
          <w:rStyle w:val="CommentReference"/>
        </w:rPr>
        <w:annotationRef/>
      </w:r>
      <w:r>
        <w:t>These should be broken into lines with the tune!</w:t>
      </w:r>
    </w:p>
  </w:comment>
  <w:comment w:id="239" w:author="Windows User" w:date="2015-10-30T08:56:00Z" w:initials="BS">
    <w:p w14:paraId="01986532" w14:textId="77777777" w:rsidR="00AB78C6" w:rsidRDefault="00AB78C6">
      <w:pPr>
        <w:pStyle w:val="CommentText"/>
      </w:pPr>
      <w:r>
        <w:rPr>
          <w:rStyle w:val="CommentReference"/>
        </w:rPr>
        <w:annotationRef/>
      </w:r>
      <w:r>
        <w:t>giver, or maker?</w:t>
      </w:r>
    </w:p>
  </w:comment>
  <w:comment w:id="240" w:author="Windows User" w:date="2015-10-30T08:56:00Z" w:initials="BS">
    <w:p w14:paraId="4E6EDBBF" w14:textId="77777777" w:rsidR="00AB78C6" w:rsidRDefault="00AB78C6">
      <w:pPr>
        <w:pStyle w:val="CommentText"/>
      </w:pPr>
      <w:r>
        <w:rPr>
          <w:rStyle w:val="CommentReference"/>
        </w:rPr>
        <w:annotationRef/>
      </w:r>
      <w:r>
        <w:t>even NETS has Hananias</w:t>
      </w:r>
    </w:p>
  </w:comment>
  <w:comment w:id="241" w:author="Windows User" w:date="2015-10-30T08:56:00Z" w:initials="BS">
    <w:p w14:paraId="0DF10B27" w14:textId="77777777" w:rsidR="00AB78C6" w:rsidRDefault="00AB78C6">
      <w:pPr>
        <w:pStyle w:val="CommentText"/>
      </w:pPr>
      <w:r>
        <w:rPr>
          <w:rStyle w:val="CommentReference"/>
        </w:rPr>
        <w:annotationRef/>
      </w:r>
      <w:r>
        <w:t>does Coptic have evening first?</w:t>
      </w:r>
    </w:p>
  </w:comment>
  <w:comment w:id="242" w:author="Windows User" w:date="2015-10-30T08:56:00Z" w:initials="BS">
    <w:p w14:paraId="73459129" w14:textId="77777777" w:rsidR="00AB78C6" w:rsidRDefault="00AB78C6">
      <w:pPr>
        <w:pStyle w:val="CommentText"/>
      </w:pPr>
      <w:r>
        <w:rPr>
          <w:rStyle w:val="CommentReference"/>
        </w:rPr>
        <w:annotationRef/>
      </w:r>
      <w:r>
        <w:t>Coptic doesn't have "Our God"</w:t>
      </w:r>
    </w:p>
  </w:comment>
  <w:comment w:id="243" w:author="Windows User" w:date="2015-10-30T08:56:00Z" w:initials="BS">
    <w:p w14:paraId="4EDEC25C" w14:textId="77777777" w:rsidR="00AB78C6" w:rsidRDefault="00AB78C6">
      <w:pPr>
        <w:pStyle w:val="CommentText"/>
      </w:pPr>
      <w:r>
        <w:rPr>
          <w:rStyle w:val="CommentReference"/>
        </w:rPr>
        <w:annotationRef/>
      </w:r>
      <w:r>
        <w:t>celebrate or proclaim?</w:t>
      </w:r>
    </w:p>
  </w:comment>
  <w:comment w:id="244" w:author="Windows User" w:date="2015-10-30T08:56:00Z" w:initials="BS">
    <w:p w14:paraId="52D335FD" w14:textId="77777777" w:rsidR="00AB78C6" w:rsidRDefault="00AB78C6">
      <w:pPr>
        <w:pStyle w:val="CommentText"/>
      </w:pPr>
      <w:r>
        <w:rPr>
          <w:rStyle w:val="CommentReference"/>
        </w:rPr>
        <w:annotationRef/>
      </w:r>
      <w:r>
        <w:t>persevere or be sober?</w:t>
      </w:r>
    </w:p>
  </w:comment>
  <w:comment w:id="245" w:author="Windows User" w:date="2015-10-30T08:56:00Z" w:initials="BS">
    <w:p w14:paraId="0BCAFA56" w14:textId="77777777" w:rsidR="00AB78C6" w:rsidRDefault="00AB78C6">
      <w:pPr>
        <w:pStyle w:val="CommentText"/>
      </w:pPr>
      <w:r>
        <w:rPr>
          <w:rStyle w:val="CommentReference"/>
        </w:rPr>
        <w:annotationRef/>
      </w:r>
      <w:r>
        <w:t>Coptic has presbyters, not priests (oweeb)</w:t>
      </w:r>
    </w:p>
  </w:comment>
  <w:comment w:id="246" w:author="Windows User" w:date="2015-10-30T08:56:00Z" w:initials="BS">
    <w:p w14:paraId="04F27D67" w14:textId="77777777" w:rsidR="00AB78C6" w:rsidRDefault="00AB78C6">
      <w:pPr>
        <w:pStyle w:val="CommentText"/>
      </w:pPr>
      <w:r>
        <w:rPr>
          <w:rStyle w:val="CommentReference"/>
        </w:rPr>
        <w:annotationRef/>
      </w:r>
      <w:r>
        <w:t>esmo is bless, not praise...</w:t>
      </w:r>
    </w:p>
  </w:comment>
  <w:comment w:id="247" w:author="Windows User" w:date="2015-10-30T08:56:00Z" w:initials="BS">
    <w:p w14:paraId="65C188D2" w14:textId="77777777" w:rsidR="00AB78C6" w:rsidRDefault="00AB78C6">
      <w:pPr>
        <w:pStyle w:val="CommentText"/>
      </w:pPr>
      <w:r>
        <w:rPr>
          <w:rStyle w:val="CommentReference"/>
        </w:rPr>
        <w:annotationRef/>
      </w:r>
      <w:r>
        <w:t>Coptic doesn't look like day to day... "Until this day" doesn't make as much sense... is there something less literal but closer to the maning?</w:t>
      </w:r>
    </w:p>
  </w:comment>
  <w:comment w:id="248" w:author="Windows User" w:date="2015-10-30T08:56:00Z" w:initials="BS">
    <w:p w14:paraId="4CAAC72A" w14:textId="77777777" w:rsidR="00AB78C6" w:rsidRDefault="00AB78C6">
      <w:pPr>
        <w:pStyle w:val="CommentText"/>
      </w:pPr>
      <w:r>
        <w:rPr>
          <w:rStyle w:val="CommentReference"/>
        </w:rPr>
        <w:annotationRef/>
      </w:r>
      <w:r>
        <w:t>Is LA right with breaths and spirits?</w:t>
      </w:r>
    </w:p>
  </w:comment>
  <w:comment w:id="249" w:author="Windows User" w:date="2015-10-30T08:56:00Z" w:initials="BS">
    <w:p w14:paraId="4EA77F28" w14:textId="77777777" w:rsidR="00AB78C6" w:rsidRDefault="00AB78C6">
      <w:pPr>
        <w:pStyle w:val="CommentText"/>
      </w:pPr>
      <w:r>
        <w:rPr>
          <w:rStyle w:val="CommentReference"/>
        </w:rPr>
        <w:annotationRef/>
      </w:r>
      <w:r>
        <w:t>doesn't look like waters... is it ssea?</w:t>
      </w:r>
    </w:p>
  </w:comment>
  <w:comment w:id="250" w:author="Windows User" w:date="2015-10-30T08:56:00Z" w:initials="BS">
    <w:p w14:paraId="0AC606C3" w14:textId="77777777" w:rsidR="00AB78C6" w:rsidRDefault="00AB78C6">
      <w:pPr>
        <w:pStyle w:val="CommentText"/>
      </w:pPr>
      <w:r>
        <w:rPr>
          <w:rStyle w:val="CommentReference"/>
        </w:rPr>
        <w:annotationRef/>
      </w:r>
      <w:r>
        <w:t>I still don't get of all the things we would see after seeing all the praise of nature would be "Bless the Lord you birds".</w:t>
      </w:r>
    </w:p>
  </w:comment>
  <w:comment w:id="251" w:author="Windows User" w:date="2015-10-30T08:56:00Z" w:initials="BS">
    <w:p w14:paraId="69FE2986" w14:textId="77777777" w:rsidR="00AB78C6" w:rsidRDefault="00AB78C6">
      <w:pPr>
        <w:pStyle w:val="CommentText"/>
      </w:pPr>
      <w:r>
        <w:rPr>
          <w:rStyle w:val="CommentReference"/>
        </w:rPr>
        <w:annotationRef/>
      </w:r>
      <w:r>
        <w:t>disobedient? heretics?</w:t>
      </w:r>
    </w:p>
  </w:comment>
  <w:comment w:id="252" w:author="Windows User" w:date="2015-10-30T08:56:00Z" w:initials="BS">
    <w:p w14:paraId="568BECD8" w14:textId="77777777" w:rsidR="00AB78C6" w:rsidRDefault="00AB78C6">
      <w:pPr>
        <w:pStyle w:val="CommentText"/>
      </w:pPr>
      <w:r>
        <w:rPr>
          <w:rStyle w:val="CommentReference"/>
        </w:rPr>
        <w:annotationRef/>
      </w:r>
      <w:r>
        <w:t>souls or spirits?</w:t>
      </w:r>
    </w:p>
  </w:comment>
  <w:comment w:id="253" w:author="Windows User" w:date="2015-10-30T08:56:00Z" w:initials="BS">
    <w:p w14:paraId="5109FB46" w14:textId="77777777" w:rsidR="00AB78C6" w:rsidRDefault="00AB78C6">
      <w:pPr>
        <w:pStyle w:val="CommentText"/>
      </w:pPr>
      <w:r>
        <w:rPr>
          <w:rStyle w:val="CommentReference"/>
        </w:rPr>
        <w:annotationRef/>
      </w:r>
      <w:r>
        <w:t>humble or contrite?</w:t>
      </w:r>
    </w:p>
  </w:comment>
  <w:comment w:id="254" w:author="Windows User" w:date="2015-10-30T08:56:00Z" w:initials="BS">
    <w:p w14:paraId="06F9A059" w14:textId="77777777" w:rsidR="00AB78C6" w:rsidRDefault="00AB78C6">
      <w:pPr>
        <w:pStyle w:val="CommentText"/>
      </w:pPr>
      <w:r>
        <w:rPr>
          <w:rStyle w:val="CommentReference"/>
        </w:rPr>
        <w:annotationRef/>
      </w:r>
      <w:r>
        <w:t>hearts?</w:t>
      </w:r>
    </w:p>
  </w:comment>
  <w:comment w:id="255" w:author="Windows User" w:date="2015-10-30T08:56:00Z" w:initials="BS">
    <w:p w14:paraId="318929BC" w14:textId="77777777" w:rsidR="00AB78C6" w:rsidRDefault="00AB78C6">
      <w:pPr>
        <w:pStyle w:val="CommentText"/>
      </w:pPr>
      <w:r>
        <w:rPr>
          <w:rStyle w:val="CommentReference"/>
        </w:rPr>
        <w:annotationRef/>
      </w:r>
      <w:r>
        <w:t>this or LA?</w:t>
      </w:r>
    </w:p>
  </w:comment>
  <w:comment w:id="256" w:author="Windows User" w:date="2015-10-30T08:56:00Z" w:initials="BS">
    <w:p w14:paraId="7612DBFF" w14:textId="77777777" w:rsidR="00AB78C6" w:rsidRDefault="00AB78C6">
      <w:pPr>
        <w:pStyle w:val="CommentText"/>
      </w:pPr>
      <w:r>
        <w:rPr>
          <w:rStyle w:val="CommentReference"/>
        </w:rPr>
        <w:annotationRef/>
      </w:r>
      <w:r>
        <w:t>righteous of, or who revere</w:t>
      </w:r>
    </w:p>
  </w:comment>
  <w:comment w:id="257" w:author="Windows User" w:date="2015-10-30T08:56:00Z" w:initials="BS">
    <w:p w14:paraId="4C8EC983" w14:textId="77777777" w:rsidR="00AB78C6" w:rsidRDefault="00AB78C6">
      <w:pPr>
        <w:pStyle w:val="CommentText"/>
      </w:pPr>
      <w:r>
        <w:rPr>
          <w:rStyle w:val="CommentReference"/>
        </w:rPr>
        <w:annotationRef/>
      </w:r>
      <w:r>
        <w:t>this, or accountable? or something else?</w:t>
      </w:r>
    </w:p>
  </w:comment>
  <w:comment w:id="258" w:author="Windows User" w:date="2015-10-30T08:56:00Z" w:initials="BS">
    <w:p w14:paraId="1CD57471" w14:textId="77777777" w:rsidR="00AB78C6" w:rsidRDefault="00AB78C6">
      <w:pPr>
        <w:pStyle w:val="CommentText"/>
      </w:pPr>
      <w:r>
        <w:rPr>
          <w:rStyle w:val="CommentReference"/>
        </w:rPr>
        <w:annotationRef/>
      </w:r>
      <w:r>
        <w:t>that he may praise and say?</w:t>
      </w:r>
    </w:p>
  </w:comment>
  <w:comment w:id="270" w:author="Brett Slote" w:date="2015-10-30T08:56:00Z" w:initials="BS">
    <w:p w14:paraId="43E0E253" w14:textId="77777777" w:rsidR="00AB78C6" w:rsidRDefault="00AB78C6">
      <w:pPr>
        <w:pStyle w:val="CommentText"/>
      </w:pPr>
      <w:r>
        <w:rPr>
          <w:rStyle w:val="CommentReference"/>
        </w:rPr>
        <w:annotationRef/>
      </w:r>
      <w:r>
        <w:t>Fred wants 'O' here, saying it matches the Coptic... but it isn't in the Coptic!</w:t>
      </w:r>
    </w:p>
  </w:comment>
  <w:comment w:id="271" w:author="Windows User" w:date="2015-10-30T08:56:00Z" w:initials="BS">
    <w:p w14:paraId="25576ABD" w14:textId="77777777" w:rsidR="00AB78C6" w:rsidRDefault="00AB78C6" w:rsidP="00F977F1">
      <w:pPr>
        <w:pStyle w:val="CommentText"/>
      </w:pPr>
      <w:r>
        <w:rPr>
          <w:rStyle w:val="CommentReference"/>
        </w:rPr>
        <w:annotationRef/>
      </w:r>
      <w:r>
        <w:t>why do books not have a vs for the bishop???</w:t>
      </w:r>
    </w:p>
  </w:comment>
  <w:comment w:id="272" w:author="Windows User" w:date="2015-10-30T08:56:00Z" w:initials="BS">
    <w:p w14:paraId="25A68D4F" w14:textId="77777777" w:rsidR="00AB78C6" w:rsidRDefault="00AB78C6">
      <w:pPr>
        <w:pStyle w:val="CommentText"/>
      </w:pPr>
      <w:r>
        <w:rPr>
          <w:rStyle w:val="CommentReference"/>
        </w:rPr>
        <w:annotationRef/>
      </w:r>
      <w:r>
        <w:t>add</w:t>
      </w:r>
    </w:p>
  </w:comment>
  <w:comment w:id="275" w:author="Windows User" w:date="2015-10-30T08:56:00Z" w:initials="BS">
    <w:p w14:paraId="0187CF78" w14:textId="77777777" w:rsidR="00AB78C6" w:rsidRDefault="00AB78C6" w:rsidP="00F977F1">
      <w:pPr>
        <w:pStyle w:val="CommentText"/>
      </w:pPr>
      <w:r>
        <w:rPr>
          <w:rStyle w:val="CommentReference"/>
        </w:rPr>
        <w:annotationRef/>
      </w:r>
      <w:r>
        <w:t>the first two sections each have 7 verses. Maybe each section had seven verses and then became inflated? Keeping 7 vs in each section</w:t>
      </w:r>
    </w:p>
  </w:comment>
  <w:comment w:id="276" w:author="Windows User" w:date="2015-10-30T08:56:00Z" w:initials="BS">
    <w:p w14:paraId="522ED1CF" w14:textId="77777777" w:rsidR="00AB78C6" w:rsidRDefault="00AB78C6" w:rsidP="00F977F1">
      <w:pPr>
        <w:pStyle w:val="CommentText"/>
      </w:pPr>
      <w:r>
        <w:rPr>
          <w:rStyle w:val="CommentReference"/>
        </w:rPr>
        <w:annotationRef/>
      </w:r>
      <w:r>
        <w:t>Communion or commemoration?</w:t>
      </w:r>
    </w:p>
  </w:comment>
  <w:comment w:id="277" w:author="Brett Slote" w:date="2015-10-30T08:56:00Z" w:initials="BS">
    <w:p w14:paraId="6933DA46" w14:textId="77777777" w:rsidR="00AB78C6" w:rsidRDefault="00AB78C6" w:rsidP="00F977F1">
      <w:pPr>
        <w:pStyle w:val="CommentText"/>
      </w:pPr>
      <w:r>
        <w:rPr>
          <w:rStyle w:val="CommentReference"/>
        </w:rPr>
        <w:annotationRef/>
      </w:r>
      <w:r>
        <w:t>Fred wants 'O' here, saying it matches the Coptic... but it isn't in the Coptic!</w:t>
      </w:r>
    </w:p>
  </w:comment>
  <w:comment w:id="278" w:author="Windows User" w:date="2015-10-30T08:56:00Z" w:initials="BS">
    <w:p w14:paraId="0549A033" w14:textId="77777777" w:rsidR="00AB78C6" w:rsidRDefault="00AB78C6"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83" w:author="Windows User" w:date="2015-11-02T12:45:00Z" w:initials="BS">
    <w:p w14:paraId="74938629" w14:textId="77777777" w:rsidR="00AB78C6" w:rsidRDefault="00AB78C6">
      <w:pPr>
        <w:pStyle w:val="CommentText"/>
      </w:pPr>
      <w:r>
        <w:rPr>
          <w:rStyle w:val="CommentReference"/>
        </w:rPr>
        <w:annotationRef/>
      </w:r>
      <w:r>
        <w:t>Godhead or Divinity?</w:t>
      </w:r>
    </w:p>
  </w:comment>
  <w:comment w:id="284" w:author="Windows User" w:date="2015-10-30T08:56:00Z" w:initials="BS">
    <w:p w14:paraId="5A8ED797" w14:textId="77777777" w:rsidR="00AB78C6" w:rsidRDefault="00AB78C6">
      <w:pPr>
        <w:pStyle w:val="CommentText"/>
      </w:pPr>
      <w:r>
        <w:rPr>
          <w:rStyle w:val="CommentReference"/>
        </w:rPr>
        <w:annotationRef/>
      </w:r>
      <w:r>
        <w:t>I get why he picked to... for doesn't have the same connotation of filfillling the promise he made to us... but I still think for flows better.</w:t>
      </w:r>
    </w:p>
  </w:comment>
  <w:comment w:id="285" w:author="Windows User" w:date="2015-10-30T08:56:00Z" w:initials="BS">
    <w:p w14:paraId="36FC71D0" w14:textId="77777777" w:rsidR="00AB78C6" w:rsidRDefault="00AB78C6">
      <w:pPr>
        <w:pStyle w:val="CommentText"/>
      </w:pPr>
      <w:r>
        <w:rPr>
          <w:rStyle w:val="CommentReference"/>
        </w:rPr>
        <w:annotationRef/>
      </w:r>
      <w:r>
        <w:t>faithful or trusted? faithful sounds better as it is her action and not ours, as trusted.</w:t>
      </w:r>
    </w:p>
  </w:comment>
  <w:comment w:id="287" w:author="Windows User" w:date="2015-10-30T08:56:00Z" w:initials="BS">
    <w:p w14:paraId="0DA71926" w14:textId="77777777" w:rsidR="00AB78C6" w:rsidRDefault="00AB78C6">
      <w:pPr>
        <w:pStyle w:val="CommentText"/>
      </w:pPr>
      <w:r>
        <w:rPr>
          <w:rStyle w:val="CommentReference"/>
        </w:rPr>
        <w:annotationRef/>
      </w:r>
      <w:r>
        <w:t>bless or praise? inconsistent rendering of esmo</w:t>
      </w:r>
    </w:p>
  </w:comment>
  <w:comment w:id="304" w:author="Windows User" w:date="2015-10-30T08:56:00Z" w:initials="BS">
    <w:p w14:paraId="5E7C7F73" w14:textId="77777777" w:rsidR="00AB78C6" w:rsidRDefault="00AB78C6">
      <w:pPr>
        <w:pStyle w:val="CommentText"/>
      </w:pPr>
      <w:r>
        <w:rPr>
          <w:rStyle w:val="CommentReference"/>
        </w:rPr>
        <w:annotationRef/>
      </w:r>
      <w:r>
        <w:t>MT (KJV) and Ra lack. NETS has and so does Coptic.</w:t>
      </w:r>
    </w:p>
  </w:comment>
  <w:comment w:id="305" w:author="Windows User" w:date="2015-10-30T08:56:00Z" w:initials="BS">
    <w:p w14:paraId="693244E7" w14:textId="77777777" w:rsidR="00AB78C6" w:rsidRDefault="00AB78C6">
      <w:pPr>
        <w:pStyle w:val="CommentText"/>
      </w:pPr>
      <w:r>
        <w:rPr>
          <w:rStyle w:val="CommentReference"/>
        </w:rPr>
        <w:annotationRef/>
      </w:r>
      <w:r>
        <w:t>this structure rather than just a list is probably a KJVism...</w:t>
      </w:r>
    </w:p>
  </w:comment>
  <w:comment w:id="306" w:author="Windows User" w:date="2015-10-30T08:56:00Z" w:initials="BS">
    <w:p w14:paraId="488A41DC" w14:textId="77777777" w:rsidR="00AB78C6" w:rsidRDefault="00AB78C6">
      <w:pPr>
        <w:pStyle w:val="CommentText"/>
      </w:pPr>
      <w:r>
        <w:rPr>
          <w:rStyle w:val="CommentReference"/>
        </w:rPr>
        <w:annotationRef/>
      </w:r>
      <w:r>
        <w:t>Coptic varies greatly from NETS</w:t>
      </w:r>
    </w:p>
  </w:comment>
  <w:comment w:id="312" w:author="Windows User" w:date="2015-10-30T08:56:00Z" w:initials="BS">
    <w:p w14:paraId="7B0D7CFE" w14:textId="77777777" w:rsidR="00AB78C6" w:rsidRDefault="00AB78C6">
      <w:pPr>
        <w:pStyle w:val="CommentText"/>
      </w:pPr>
      <w:r>
        <w:rPr>
          <w:rStyle w:val="CommentReference"/>
        </w:rPr>
        <w:annotationRef/>
      </w:r>
      <w:r>
        <w:t>NETS has dance... also drum &amp; harp...</w:t>
      </w:r>
    </w:p>
  </w:comment>
  <w:comment w:id="313" w:author="Windows User" w:date="2015-10-30T08:56:00Z" w:initials="BS">
    <w:p w14:paraId="4F8127F0" w14:textId="77777777" w:rsidR="00AB78C6" w:rsidRDefault="00AB78C6">
      <w:pPr>
        <w:pStyle w:val="CommentText"/>
      </w:pPr>
      <w:r>
        <w:rPr>
          <w:rStyle w:val="CommentReference"/>
        </w:rPr>
        <w:annotationRef/>
      </w:r>
      <w:r>
        <w:t>NETS and LA have boast in glory...</w:t>
      </w:r>
    </w:p>
  </w:comment>
  <w:comment w:id="314" w:author="Windows User" w:date="2015-10-30T08:56:00Z" w:initials="BS">
    <w:p w14:paraId="28E61235" w14:textId="77777777" w:rsidR="00AB78C6" w:rsidRDefault="00AB78C6">
      <w:pPr>
        <w:pStyle w:val="CommentText"/>
      </w:pPr>
      <w:r>
        <w:rPr>
          <w:rStyle w:val="CommentReference"/>
        </w:rPr>
        <w:annotationRef/>
      </w:r>
      <w:r>
        <w:t>NETS has rejoice. Coptis looks to me like glorify... Sing aloud? Rejoice?</w:t>
      </w:r>
    </w:p>
  </w:comment>
  <w:comment w:id="315" w:author="Windows User" w:date="2015-10-30T08:56:00Z" w:initials="BS">
    <w:p w14:paraId="1D5543F0" w14:textId="77777777" w:rsidR="00AB78C6" w:rsidRDefault="00AB78C6">
      <w:pPr>
        <w:pStyle w:val="CommentText"/>
      </w:pPr>
      <w:r>
        <w:rPr>
          <w:rStyle w:val="CommentReference"/>
        </w:rPr>
        <w:annotationRef/>
      </w:r>
      <w:r>
        <w:t>NETS has throats too. I'm leaving mouths. Throats is too literal. Not how we say it in English...</w:t>
      </w:r>
    </w:p>
  </w:comment>
  <w:comment w:id="316" w:author="Windows User" w:date="2015-10-30T08:56:00Z" w:initials="BS">
    <w:p w14:paraId="6B1C0901" w14:textId="77777777" w:rsidR="00AB78C6" w:rsidRDefault="00AB78C6">
      <w:pPr>
        <w:pStyle w:val="CommentText"/>
      </w:pPr>
      <w:r>
        <w:rPr>
          <w:rStyle w:val="CommentReference"/>
        </w:rPr>
        <w:annotationRef/>
      </w:r>
      <w:r>
        <w:t>NETS has rebukes. punishments?</w:t>
      </w:r>
    </w:p>
  </w:comment>
  <w:comment w:id="322" w:author="Windows User" w:date="2015-10-30T08:56:00Z" w:initials="BS">
    <w:p w14:paraId="2D925BC2" w14:textId="77777777" w:rsidR="00AB78C6" w:rsidRDefault="00AB78C6">
      <w:pPr>
        <w:pStyle w:val="CommentText"/>
      </w:pPr>
      <w:r>
        <w:rPr>
          <w:rStyle w:val="CommentReference"/>
        </w:rPr>
        <w:annotationRef/>
      </w:r>
      <w:r>
        <w:t>psaltry? or lyre?</w:t>
      </w:r>
    </w:p>
  </w:comment>
  <w:comment w:id="323" w:author="Windows User" w:date="2015-10-30T08:56:00Z" w:initials="BS">
    <w:p w14:paraId="62D6E6A2" w14:textId="77777777" w:rsidR="00AB78C6" w:rsidRDefault="00AB78C6">
      <w:pPr>
        <w:pStyle w:val="CommentText"/>
      </w:pPr>
      <w:r>
        <w:rPr>
          <w:rStyle w:val="CommentReference"/>
        </w:rPr>
        <w:annotationRef/>
      </w:r>
      <w:r>
        <w:t>NETS has drum and dance.</w:t>
      </w:r>
    </w:p>
  </w:comment>
  <w:comment w:id="334" w:author="Windows User" w:date="2015-10-30T08:56:00Z" w:initials="BS">
    <w:p w14:paraId="695AC7CA" w14:textId="77777777" w:rsidR="00AB78C6" w:rsidRDefault="00AB78C6">
      <w:pPr>
        <w:pStyle w:val="CommentText"/>
      </w:pPr>
      <w:r>
        <w:rPr>
          <w:rStyle w:val="CommentReference"/>
        </w:rPr>
        <w:annotationRef/>
      </w:r>
      <w:r>
        <w:t>tense? praise or will praise?</w:t>
      </w:r>
    </w:p>
  </w:comment>
  <w:comment w:id="335" w:author="Windows User" w:date="2015-10-30T08:56:00Z" w:initials="BS">
    <w:p w14:paraId="5AAF82A6" w14:textId="77777777" w:rsidR="00AB78C6" w:rsidRDefault="00AB78C6">
      <w:pPr>
        <w:pStyle w:val="CommentText"/>
      </w:pPr>
      <w:r>
        <w:rPr>
          <w:rStyle w:val="CommentReference"/>
        </w:rPr>
        <w:annotationRef/>
      </w:r>
      <w:r>
        <w:t>earth? land? creation?</w:t>
      </w:r>
    </w:p>
  </w:comment>
  <w:comment w:id="336" w:author="Windows User" w:date="2015-10-30T08:56:00Z" w:initials="BS">
    <w:p w14:paraId="1A33F439" w14:textId="77777777" w:rsidR="00AB78C6" w:rsidRDefault="00AB78C6">
      <w:pPr>
        <w:pStyle w:val="CommentText"/>
      </w:pPr>
      <w:r>
        <w:rPr>
          <w:rStyle w:val="CommentReference"/>
        </w:rPr>
        <w:annotationRef/>
      </w:r>
      <w:r>
        <w:t>make haste is a little archaic. But hurry is way too colloquial. Quicken doesn't sound right.</w:t>
      </w:r>
    </w:p>
  </w:comment>
  <w:comment w:id="337" w:author="Windows User" w:date="2015-10-30T08:56:00Z" w:initials="BS">
    <w:p w14:paraId="562CE0FC" w14:textId="77777777" w:rsidR="00AB78C6" w:rsidRDefault="00AB78C6">
      <w:pPr>
        <w:pStyle w:val="CommentText"/>
      </w:pPr>
      <w:r>
        <w:rPr>
          <w:rStyle w:val="CommentReference"/>
        </w:rPr>
        <w:annotationRef/>
      </w:r>
      <w:r>
        <w:t>should either be diverse here or different elsewhere</w:t>
      </w:r>
    </w:p>
  </w:comment>
  <w:comment w:id="338" w:author="Windows User" w:date="2015-10-30T08:56:00Z" w:initials="BS">
    <w:p w14:paraId="12BFF8D2" w14:textId="77777777" w:rsidR="00AB78C6" w:rsidRDefault="00AB78C6">
      <w:pPr>
        <w:pStyle w:val="CommentText"/>
      </w:pPr>
      <w:r>
        <w:rPr>
          <w:rStyle w:val="CommentReference"/>
        </w:rPr>
        <w:annotationRef/>
      </w:r>
      <w:r>
        <w:t>truth or righteousness? Or justice?</w:t>
      </w:r>
    </w:p>
  </w:comment>
  <w:comment w:id="339" w:author="Windows User" w:date="2015-10-30T08:56:00Z" w:initials="BS">
    <w:p w14:paraId="69B93886" w14:textId="77777777" w:rsidR="00AB78C6" w:rsidRDefault="00AB78C6">
      <w:pPr>
        <w:pStyle w:val="CommentText"/>
      </w:pPr>
      <w:r>
        <w:rPr>
          <w:rStyle w:val="CommentReference"/>
        </w:rPr>
        <w:annotationRef/>
      </w:r>
      <w:r>
        <w:t>patience or longsuffering?</w:t>
      </w:r>
    </w:p>
  </w:comment>
  <w:comment w:id="340" w:author="Windows User" w:date="2015-10-30T08:56:00Z" w:initials="BS">
    <w:p w14:paraId="01BA5B47" w14:textId="77777777" w:rsidR="00AB78C6" w:rsidRDefault="00AB78C6">
      <w:pPr>
        <w:pStyle w:val="CommentText"/>
      </w:pPr>
      <w:r>
        <w:rPr>
          <w:rStyle w:val="CommentReference"/>
        </w:rPr>
        <w:annotationRef/>
      </w:r>
      <w:r>
        <w:t>just "at the first watch"?</w:t>
      </w:r>
    </w:p>
  </w:comment>
  <w:comment w:id="341" w:author="Windows User" w:date="2015-10-30T08:56:00Z" w:initials="BS">
    <w:p w14:paraId="654C6A2A" w14:textId="77777777" w:rsidR="00AB78C6" w:rsidRDefault="00AB78C6">
      <w:pPr>
        <w:pStyle w:val="CommentText"/>
      </w:pPr>
      <w:r>
        <w:rPr>
          <w:rStyle w:val="CommentReference"/>
        </w:rPr>
        <w:annotationRef/>
      </w:r>
      <w:r>
        <w:t>sweet, or easy?</w:t>
      </w:r>
    </w:p>
  </w:comment>
  <w:comment w:id="342" w:author="Windows User" w:date="2015-10-30T08:56:00Z" w:initials="BS">
    <w:p w14:paraId="3F91B004" w14:textId="77777777" w:rsidR="00AB78C6" w:rsidRDefault="00AB78C6">
      <w:pPr>
        <w:pStyle w:val="CommentText"/>
      </w:pPr>
      <w:r>
        <w:rPr>
          <w:rStyle w:val="CommentReference"/>
        </w:rPr>
        <w:annotationRef/>
      </w:r>
      <w:r>
        <w:t>less accurate than beloved, but sounds a lot better..</w:t>
      </w:r>
    </w:p>
  </w:comment>
  <w:comment w:id="343" w:author="Windows User" w:date="2015-10-30T08:56:00Z" w:initials="BS">
    <w:p w14:paraId="531A635E" w14:textId="77777777" w:rsidR="00AB78C6" w:rsidRDefault="00AB78C6">
      <w:pPr>
        <w:pStyle w:val="CommentText"/>
      </w:pPr>
      <w:r>
        <w:rPr>
          <w:rStyle w:val="CommentReference"/>
        </w:rPr>
        <w:annotationRef/>
      </w:r>
      <w:r>
        <w:t>sound better if omit of?</w:t>
      </w:r>
    </w:p>
  </w:comment>
  <w:comment w:id="344" w:author="Windows User" w:date="2015-10-30T08:56:00Z" w:initials="BS">
    <w:p w14:paraId="3662E5CA" w14:textId="77777777" w:rsidR="00AB78C6" w:rsidRDefault="00AB78C6">
      <w:pPr>
        <w:pStyle w:val="CommentText"/>
      </w:pPr>
      <w:r>
        <w:rPr>
          <w:rStyle w:val="CommentReference"/>
        </w:rPr>
        <w:annotationRef/>
      </w:r>
      <w:r>
        <w:t>truth, or righteousness?</w:t>
      </w:r>
    </w:p>
  </w:comment>
  <w:comment w:id="345" w:author="Windows User" w:date="2015-10-30T08:56:00Z" w:initials="BS">
    <w:p w14:paraId="0B164BA8" w14:textId="77777777" w:rsidR="00AB78C6" w:rsidRDefault="00AB78C6">
      <w:pPr>
        <w:pStyle w:val="CommentText"/>
      </w:pPr>
      <w:r>
        <w:rPr>
          <w:rStyle w:val="CommentReference"/>
        </w:rPr>
        <w:annotationRef/>
      </w:r>
      <w:r>
        <w:t>true, or perfecvt?</w:t>
      </w:r>
    </w:p>
  </w:comment>
  <w:comment w:id="346" w:author="Windows User" w:date="2015-10-30T08:56:00Z" w:initials="BS">
    <w:p w14:paraId="71611444" w14:textId="77777777" w:rsidR="00AB78C6" w:rsidRDefault="00AB78C6">
      <w:pPr>
        <w:pStyle w:val="CommentText"/>
      </w:pPr>
      <w:r>
        <w:rPr>
          <w:rStyle w:val="CommentReference"/>
        </w:rPr>
        <w:annotationRef/>
      </w:r>
      <w:r>
        <w:t>and?</w:t>
      </w:r>
    </w:p>
  </w:comment>
  <w:comment w:id="347" w:author="Windows User" w:date="2015-10-30T08:56:00Z" w:initials="BS">
    <w:p w14:paraId="3453634C" w14:textId="77777777" w:rsidR="00AB78C6" w:rsidRDefault="00AB78C6">
      <w:pPr>
        <w:pStyle w:val="CommentText"/>
      </w:pPr>
      <w:r>
        <w:rPr>
          <w:rStyle w:val="CommentReference"/>
        </w:rPr>
        <w:annotationRef/>
      </w:r>
      <w:r>
        <w:t>gather is in first line in Coptic, but tune flows better here..</w:t>
      </w:r>
    </w:p>
  </w:comment>
  <w:comment w:id="348" w:author="Windows User" w:date="2015-10-30T08:56:00Z" w:initials="BS">
    <w:p w14:paraId="7E153857" w14:textId="77777777" w:rsidR="00AB78C6" w:rsidRDefault="00AB78C6">
      <w:pPr>
        <w:pStyle w:val="CommentText"/>
      </w:pPr>
      <w:r>
        <w:rPr>
          <w:rStyle w:val="CommentReference"/>
        </w:rPr>
        <w:annotationRef/>
      </w:r>
      <w:r>
        <w:t>will?</w:t>
      </w:r>
    </w:p>
  </w:comment>
  <w:comment w:id="349" w:author="Windows User" w:date="2015-10-30T08:56:00Z" w:initials="BS">
    <w:p w14:paraId="0F1F6ABA" w14:textId="77777777" w:rsidR="00AB78C6" w:rsidRDefault="00AB78C6">
      <w:pPr>
        <w:pStyle w:val="CommentText"/>
      </w:pPr>
      <w:r>
        <w:rPr>
          <w:rStyle w:val="CommentReference"/>
        </w:rPr>
        <w:annotationRef/>
      </w:r>
      <w:r>
        <w:t>save? keep? deliver?</w:t>
      </w:r>
    </w:p>
  </w:comment>
  <w:comment w:id="350" w:author="Windows User" w:date="2015-10-30T08:56:00Z" w:initials="BS">
    <w:p w14:paraId="434E24A2" w14:textId="77777777" w:rsidR="00AB78C6" w:rsidRDefault="00AB78C6">
      <w:pPr>
        <w:pStyle w:val="CommentText"/>
      </w:pPr>
      <w:r>
        <w:rPr>
          <w:rStyle w:val="CommentReference"/>
        </w:rPr>
        <w:annotationRef/>
      </w:r>
      <w:r>
        <w:t>need a convention for making "ak ee". {}? bold?</w:t>
      </w:r>
    </w:p>
  </w:comment>
  <w:comment w:id="351" w:author="Windows User" w:date="2015-10-30T08:56:00Z" w:initials="BS">
    <w:p w14:paraId="27E02422" w14:textId="77777777" w:rsidR="00AB78C6" w:rsidRDefault="00AB78C6">
      <w:pPr>
        <w:pStyle w:val="CommentText"/>
      </w:pPr>
      <w:r>
        <w:rPr>
          <w:rStyle w:val="CommentReference"/>
        </w:rPr>
        <w:annotationRef/>
      </w:r>
      <w:r>
        <w:t>I like it better with "be" in... thoughts?</w:t>
      </w:r>
    </w:p>
  </w:comment>
  <w:comment w:id="361" w:author="Windows User" w:date="2015-11-02T12:45:00Z" w:initials="BS">
    <w:p w14:paraId="5CD6F88D" w14:textId="77777777" w:rsidR="00AB78C6" w:rsidRDefault="00AB78C6">
      <w:pPr>
        <w:pStyle w:val="CommentText"/>
      </w:pPr>
      <w:r>
        <w:rPr>
          <w:rStyle w:val="CommentReference"/>
        </w:rPr>
        <w:annotationRef/>
      </w:r>
      <w:r>
        <w:t>this splitting of the verses doesn't follow the Coptic... does it really flow much better, or is it just that I'm more used to it?</w:t>
      </w:r>
    </w:p>
  </w:comment>
  <w:comment w:id="362" w:author="Windows User" w:date="2015-10-30T08:56:00Z" w:initials="BS">
    <w:p w14:paraId="3E0A2F03" w14:textId="77777777" w:rsidR="00AB78C6" w:rsidRDefault="00AB78C6">
      <w:pPr>
        <w:pStyle w:val="CommentText"/>
      </w:pPr>
      <w:r>
        <w:rPr>
          <w:rStyle w:val="CommentReference"/>
        </w:rPr>
        <w:annotationRef/>
      </w:r>
      <w:r>
        <w:t>does coptic bear out? Feels much more right to me.</w:t>
      </w:r>
    </w:p>
  </w:comment>
  <w:comment w:id="363" w:author="Windows User" w:date="2015-10-30T08:56:00Z" w:initials="BS">
    <w:p w14:paraId="27BA4E3F" w14:textId="77777777" w:rsidR="00AB78C6" w:rsidRDefault="00AB78C6">
      <w:pPr>
        <w:pStyle w:val="CommentText"/>
      </w:pPr>
      <w:r>
        <w:rPr>
          <w:rStyle w:val="CommentReference"/>
        </w:rPr>
        <w:annotationRef/>
      </w:r>
      <w:r>
        <w:t>tense?</w:t>
      </w:r>
    </w:p>
  </w:comment>
  <w:comment w:id="364" w:author="Windows User" w:date="2015-10-30T08:56:00Z" w:initials="BS">
    <w:p w14:paraId="31589DA8" w14:textId="77777777" w:rsidR="00AB78C6" w:rsidRDefault="00AB78C6">
      <w:pPr>
        <w:pStyle w:val="CommentText"/>
      </w:pPr>
      <w:r>
        <w:rPr>
          <w:rStyle w:val="CommentReference"/>
        </w:rPr>
        <w:annotationRef/>
      </w:r>
      <w:r>
        <w:t>exalt or magnify?</w:t>
      </w:r>
    </w:p>
  </w:comment>
  <w:comment w:id="365" w:author="Windows User" w:date="2015-10-30T08:56:00Z" w:initials="BS">
    <w:p w14:paraId="2FA4F68C" w14:textId="77777777" w:rsidR="00AB78C6" w:rsidRDefault="00AB78C6">
      <w:pPr>
        <w:pStyle w:val="CommentText"/>
      </w:pPr>
      <w:r>
        <w:rPr>
          <w:rStyle w:val="CommentReference"/>
        </w:rPr>
        <w:annotationRef/>
      </w:r>
      <w:r>
        <w:t>or iwn?</w:t>
      </w:r>
    </w:p>
  </w:comment>
  <w:comment w:id="369" w:author="Windows User" w:date="2015-10-30T08:56:00Z" w:initials="BS">
    <w:p w14:paraId="66931B65" w14:textId="77777777" w:rsidR="00AB78C6" w:rsidRDefault="00AB78C6">
      <w:pPr>
        <w:pStyle w:val="CommentText"/>
      </w:pPr>
      <w:r>
        <w:rPr>
          <w:rStyle w:val="CommentReference"/>
        </w:rPr>
        <w:annotationRef/>
      </w:r>
      <w:r>
        <w:t>does type capture "it foretold the sign" in more contemporary language than "a figure"</w:t>
      </w:r>
    </w:p>
  </w:comment>
  <w:comment w:id="370" w:author="Windows User" w:date="2015-10-30T08:56:00Z" w:initials="BS">
    <w:p w14:paraId="348ED6EC" w14:textId="77777777" w:rsidR="00AB78C6" w:rsidRDefault="00AB78C6">
      <w:pPr>
        <w:pStyle w:val="CommentText"/>
      </w:pPr>
      <w:r>
        <w:rPr>
          <w:rStyle w:val="CommentReference"/>
        </w:rPr>
        <w:annotationRef/>
      </w:r>
      <w:r>
        <w:t>correct that no mention of nature?</w:t>
      </w:r>
    </w:p>
  </w:comment>
  <w:comment w:id="371" w:author="Windows User" w:date="2015-10-30T08:56:00Z" w:initials="BS">
    <w:p w14:paraId="66D7DE6B" w14:textId="77777777" w:rsidR="00AB78C6" w:rsidRDefault="00AB78C6">
      <w:pPr>
        <w:pStyle w:val="CommentText"/>
      </w:pPr>
      <w:r>
        <w:rPr>
          <w:rStyle w:val="CommentReference"/>
        </w:rPr>
        <w:annotationRef/>
      </w:r>
      <w:r>
        <w:t>holy or pure? divinity or godhead?</w:t>
      </w:r>
    </w:p>
  </w:comment>
  <w:comment w:id="372" w:author="Windows User" w:date="2015-10-30T08:56:00Z" w:initials="BS">
    <w:p w14:paraId="027CA20A" w14:textId="77777777" w:rsidR="00AB78C6" w:rsidRDefault="00AB78C6">
      <w:pPr>
        <w:pStyle w:val="CommentText"/>
      </w:pPr>
      <w:r>
        <w:rPr>
          <w:rStyle w:val="CommentReference"/>
        </w:rPr>
        <w:annotationRef/>
      </w:r>
      <w:r>
        <w:t>born or begotten? begotten without seeed or without mixture of substance?</w:t>
      </w:r>
    </w:p>
  </w:comment>
  <w:comment w:id="373" w:author="Windows User" w:date="2015-10-30T08:56:00Z" w:initials="BS">
    <w:p w14:paraId="02611415" w14:textId="77777777" w:rsidR="00AB78C6" w:rsidRDefault="00AB78C6">
      <w:pPr>
        <w:pStyle w:val="CommentText"/>
      </w:pPr>
      <w:r>
        <w:rPr>
          <w:rStyle w:val="CommentReference"/>
        </w:rPr>
        <w:annotationRef/>
      </w:r>
      <w:r>
        <w:t>coessential or consubstantial?</w:t>
      </w:r>
    </w:p>
  </w:comment>
  <w:comment w:id="374" w:author="Windows User" w:date="2015-10-30T08:56:00Z" w:initials="BS">
    <w:p w14:paraId="614C10D1" w14:textId="77777777" w:rsidR="00AB78C6" w:rsidRDefault="00AB78C6">
      <w:pPr>
        <w:pStyle w:val="CommentText"/>
      </w:pPr>
      <w:r>
        <w:rPr>
          <w:rStyle w:val="CommentReference"/>
        </w:rPr>
        <w:annotationRef/>
      </w:r>
      <w:r>
        <w:t>made one or joined?</w:t>
      </w:r>
    </w:p>
  </w:comment>
  <w:comment w:id="375" w:author="Windows User" w:date="2015-10-30T08:56:00Z" w:initials="BS">
    <w:p w14:paraId="3E2E12B0" w14:textId="77777777" w:rsidR="00AB78C6" w:rsidRDefault="00AB78C6">
      <w:pPr>
        <w:pStyle w:val="CommentText"/>
      </w:pPr>
      <w:r>
        <w:rPr>
          <w:rStyle w:val="CommentReference"/>
        </w:rPr>
        <w:annotationRef/>
      </w:r>
      <w:r>
        <w:t>does this rephrasing capture it ok?</w:t>
      </w:r>
    </w:p>
  </w:comment>
  <w:comment w:id="376" w:author="Windows User" w:date="2015-10-30T08:56:00Z" w:initials="BS">
    <w:p w14:paraId="088FCA4D" w14:textId="77777777" w:rsidR="00AB78C6" w:rsidRDefault="00AB78C6">
      <w:pPr>
        <w:pStyle w:val="CommentText"/>
      </w:pPr>
      <w:r>
        <w:rPr>
          <w:rStyle w:val="CommentReference"/>
        </w:rPr>
        <w:annotationRef/>
      </w:r>
      <w:r>
        <w:t>something clearer than putplue?</w:t>
      </w:r>
    </w:p>
  </w:comment>
  <w:comment w:id="377" w:author="Windows User" w:date="2015-10-30T08:56:00Z" w:initials="BS">
    <w:p w14:paraId="0F508FB7" w14:textId="77777777" w:rsidR="00AB78C6" w:rsidRDefault="00AB78C6">
      <w:pPr>
        <w:pStyle w:val="CommentText"/>
      </w:pPr>
      <w:r>
        <w:rPr>
          <w:rStyle w:val="CommentReference"/>
        </w:rPr>
        <w:annotationRef/>
      </w:r>
      <w:r>
        <w:t>woven or fine?</w:t>
      </w:r>
    </w:p>
  </w:comment>
  <w:comment w:id="378" w:author="Windows User" w:date="2015-10-30T08:56:00Z" w:initials="BS">
    <w:p w14:paraId="20A62B9C" w14:textId="77777777" w:rsidR="00AB78C6" w:rsidRDefault="00AB78C6">
      <w:pPr>
        <w:pStyle w:val="CommentText"/>
      </w:pPr>
      <w:r>
        <w:rPr>
          <w:rStyle w:val="CommentReference"/>
        </w:rPr>
        <w:annotationRef/>
      </w:r>
      <w:r>
        <w:t>palin</w:t>
      </w:r>
    </w:p>
  </w:comment>
  <w:comment w:id="379" w:author="Windows User" w:date="2015-10-30T08:56:00Z" w:initials="BS">
    <w:p w14:paraId="21E3C821" w14:textId="77777777" w:rsidR="00AB78C6" w:rsidRDefault="00AB78C6">
      <w:pPr>
        <w:pStyle w:val="CommentText"/>
      </w:pPr>
      <w:r>
        <w:rPr>
          <w:rStyle w:val="CommentReference"/>
        </w:rPr>
        <w:annotationRef/>
      </w:r>
      <w:r>
        <w:t>exalt or magnify?</w:t>
      </w:r>
    </w:p>
  </w:comment>
  <w:comment w:id="380" w:author="Windows User" w:date="2015-10-30T08:56:00Z" w:initials="BS">
    <w:p w14:paraId="3A816644" w14:textId="77777777" w:rsidR="00AB78C6" w:rsidRDefault="00AB78C6">
      <w:pPr>
        <w:pStyle w:val="CommentText"/>
      </w:pPr>
      <w:r>
        <w:rPr>
          <w:rStyle w:val="CommentReference"/>
        </w:rPr>
        <w:annotationRef/>
      </w:r>
      <w:r>
        <w:t>or iwn?</w:t>
      </w:r>
    </w:p>
  </w:comment>
  <w:comment w:id="384" w:author="Windows User" w:date="2015-10-30T08:56:00Z" w:initials="BS">
    <w:p w14:paraId="113D1519" w14:textId="77777777" w:rsidR="00AB78C6" w:rsidRDefault="00AB78C6">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85" w:author="Windows User" w:date="2015-10-30T08:56:00Z" w:initials="BS">
    <w:p w14:paraId="6F5F241D" w14:textId="77777777" w:rsidR="00AB78C6" w:rsidRDefault="00AB78C6">
      <w:pPr>
        <w:pStyle w:val="CommentText"/>
      </w:pPr>
      <w:r>
        <w:rPr>
          <w:rStyle w:val="CommentReference"/>
        </w:rPr>
        <w:annotationRef/>
      </w:r>
      <w:r>
        <w:t>forged or beaten?</w:t>
      </w:r>
    </w:p>
  </w:comment>
  <w:comment w:id="386" w:author="Windows User" w:date="2015-10-30T08:56:00Z" w:initials="BS">
    <w:p w14:paraId="2FF96A0B" w14:textId="77777777" w:rsidR="00AB78C6" w:rsidRDefault="00AB78C6">
      <w:pPr>
        <w:pStyle w:val="CommentText"/>
      </w:pPr>
      <w:r>
        <w:rPr>
          <w:rStyle w:val="CommentReference"/>
        </w:rPr>
        <w:annotationRef/>
      </w:r>
      <w:r>
        <w:t>omit? always and move up mercy seat?</w:t>
      </w:r>
    </w:p>
  </w:comment>
  <w:comment w:id="387" w:author="Windows User" w:date="2015-10-30T08:56:00Z" w:initials="BS">
    <w:p w14:paraId="0E65E511" w14:textId="77777777" w:rsidR="00AB78C6" w:rsidRDefault="00AB78C6">
      <w:pPr>
        <w:pStyle w:val="CommentText"/>
      </w:pPr>
      <w:r>
        <w:rPr>
          <w:rStyle w:val="CommentReference"/>
        </w:rPr>
        <w:annotationRef/>
      </w:r>
      <w:r>
        <w:t>tense? past makes a lot more sense</w:t>
      </w:r>
    </w:p>
  </w:comment>
  <w:comment w:id="388" w:author="Windows User" w:date="2015-10-30T08:56:00Z" w:initials="BS">
    <w:p w14:paraId="76117212" w14:textId="77777777" w:rsidR="00AB78C6" w:rsidRDefault="00AB78C6">
      <w:pPr>
        <w:pStyle w:val="CommentText"/>
      </w:pPr>
      <w:r>
        <w:rPr>
          <w:rStyle w:val="CommentReference"/>
        </w:rPr>
        <w:annotationRef/>
      </w:r>
      <w:r>
        <w:t>why does Abouna omit sin?</w:t>
      </w:r>
    </w:p>
  </w:comment>
  <w:comment w:id="389" w:author="Windows User" w:date="2015-10-30T08:56:00Z" w:initials="BS">
    <w:p w14:paraId="165225E3" w14:textId="77777777" w:rsidR="00AB78C6" w:rsidRDefault="00AB78C6">
      <w:pPr>
        <w:pStyle w:val="CommentText"/>
      </w:pPr>
      <w:r>
        <w:rPr>
          <w:rStyle w:val="CommentReference"/>
        </w:rPr>
        <w:annotationRef/>
      </w:r>
      <w:r>
        <w:t>exalt or magnify?</w:t>
      </w:r>
    </w:p>
  </w:comment>
  <w:comment w:id="390" w:author="Windows User" w:date="2015-10-30T08:56:00Z" w:initials="BS">
    <w:p w14:paraId="688426FE" w14:textId="77777777" w:rsidR="00AB78C6" w:rsidRDefault="00AB78C6">
      <w:pPr>
        <w:pStyle w:val="CommentText"/>
      </w:pPr>
      <w:r>
        <w:rPr>
          <w:rStyle w:val="CommentReference"/>
        </w:rPr>
        <w:annotationRef/>
      </w:r>
      <w:r>
        <w:t>or iwn?</w:t>
      </w:r>
    </w:p>
  </w:comment>
  <w:comment w:id="394" w:author="Windows User" w:date="2015-10-30T08:56:00Z" w:initials="BS">
    <w:p w14:paraId="30D8BA96" w14:textId="77777777" w:rsidR="00AB78C6" w:rsidRDefault="00AB78C6">
      <w:pPr>
        <w:pStyle w:val="CommentText"/>
      </w:pPr>
      <w:r>
        <w:rPr>
          <w:rStyle w:val="CommentReference"/>
        </w:rPr>
        <w:annotationRef/>
      </w:r>
      <w:r>
        <w:t>That your name be called... sounds like an expression that should just be that you be called in english. Thoughts?</w:t>
      </w:r>
    </w:p>
  </w:comment>
  <w:comment w:id="395" w:author="Windows User" w:date="2015-10-30T08:56:00Z" w:initials="BS">
    <w:p w14:paraId="057ADDF1" w14:textId="77777777" w:rsidR="00AB78C6" w:rsidRDefault="00AB78C6">
      <w:pPr>
        <w:pStyle w:val="CommentText"/>
      </w:pPr>
      <w:r>
        <w:rPr>
          <w:rStyle w:val="CommentReference"/>
        </w:rPr>
        <w:annotationRef/>
      </w:r>
      <w:r>
        <w:t>for isn't accurate... but sounds better</w:t>
      </w:r>
    </w:p>
  </w:comment>
  <w:comment w:id="396" w:author="Windows User" w:date="2015-10-30T08:56:00Z" w:initials="BS">
    <w:p w14:paraId="55A12B09" w14:textId="77777777" w:rsidR="00AB78C6" w:rsidRDefault="00AB78C6">
      <w:pPr>
        <w:pStyle w:val="CommentText"/>
      </w:pPr>
      <w:r>
        <w:rPr>
          <w:rStyle w:val="CommentReference"/>
        </w:rPr>
        <w:annotationRef/>
      </w:r>
      <w:r>
        <w:t>exalt or magnify?</w:t>
      </w:r>
    </w:p>
  </w:comment>
  <w:comment w:id="397" w:author="Windows User" w:date="2015-10-30T08:56:00Z" w:initials="BS">
    <w:p w14:paraId="22FCD2DC" w14:textId="77777777" w:rsidR="00AB78C6" w:rsidRDefault="00AB78C6">
      <w:pPr>
        <w:pStyle w:val="CommentText"/>
      </w:pPr>
      <w:r>
        <w:rPr>
          <w:rStyle w:val="CommentReference"/>
        </w:rPr>
        <w:annotationRef/>
      </w:r>
      <w:r>
        <w:t>or iwn?</w:t>
      </w:r>
    </w:p>
  </w:comment>
  <w:comment w:id="401" w:author="Windows User" w:date="2015-10-30T08:56:00Z" w:initials="BS">
    <w:p w14:paraId="58320C8D" w14:textId="77777777" w:rsidR="00AB78C6" w:rsidRDefault="00AB78C6">
      <w:pPr>
        <w:pStyle w:val="CommentText"/>
      </w:pPr>
      <w:r>
        <w:rPr>
          <w:rStyle w:val="CommentReference"/>
        </w:rPr>
        <w:annotationRef/>
      </w:r>
      <w:r>
        <w:t>perpetual lamp?</w:t>
      </w:r>
    </w:p>
  </w:comment>
  <w:comment w:id="402" w:author="Windows User" w:date="2015-10-30T08:56:00Z" w:initials="BS">
    <w:p w14:paraId="131853C5" w14:textId="77777777" w:rsidR="00AB78C6" w:rsidRDefault="00AB78C6">
      <w:pPr>
        <w:pStyle w:val="CommentText"/>
      </w:pPr>
      <w:r>
        <w:rPr>
          <w:rStyle w:val="CommentReference"/>
        </w:rPr>
        <w:annotationRef/>
      </w:r>
      <w:r>
        <w:t>parousia?</w:t>
      </w:r>
    </w:p>
  </w:comment>
  <w:comment w:id="403" w:author="Windows User" w:date="2015-10-30T08:56:00Z" w:initials="BS">
    <w:p w14:paraId="2752582D" w14:textId="77777777" w:rsidR="00AB78C6" w:rsidRDefault="00AB78C6">
      <w:pPr>
        <w:pStyle w:val="CommentText"/>
      </w:pPr>
      <w:r>
        <w:rPr>
          <w:rStyle w:val="CommentReference"/>
        </w:rPr>
        <w:annotationRef/>
      </w:r>
      <w:r>
        <w:t>tense?</w:t>
      </w:r>
    </w:p>
  </w:comment>
  <w:comment w:id="404" w:author="Windows User" w:date="2015-10-30T08:56:00Z" w:initials="BS">
    <w:p w14:paraId="1D0D8540" w14:textId="77777777" w:rsidR="00AB78C6" w:rsidRDefault="00AB78C6">
      <w:pPr>
        <w:pStyle w:val="CommentText"/>
      </w:pPr>
      <w:r>
        <w:rPr>
          <w:rStyle w:val="CommentReference"/>
        </w:rPr>
        <w:annotationRef/>
      </w:r>
      <w:r>
        <w:t>enlightens?</w:t>
      </w:r>
    </w:p>
  </w:comment>
  <w:comment w:id="405" w:author="Windows User" w:date="2015-10-30T08:56:00Z" w:initials="BS">
    <w:p w14:paraId="2ABDA5FE" w14:textId="77777777" w:rsidR="00AB78C6" w:rsidRDefault="00AB78C6">
      <w:pPr>
        <w:pStyle w:val="CommentText"/>
      </w:pPr>
      <w:r>
        <w:rPr>
          <w:rStyle w:val="CommentReference"/>
        </w:rPr>
        <w:annotationRef/>
      </w:r>
      <w:r>
        <w:t>exalt or magnify?</w:t>
      </w:r>
    </w:p>
  </w:comment>
  <w:comment w:id="406" w:author="Windows User" w:date="2015-10-30T08:56:00Z" w:initials="BS">
    <w:p w14:paraId="4895CE86" w14:textId="77777777" w:rsidR="00AB78C6" w:rsidRDefault="00AB78C6">
      <w:pPr>
        <w:pStyle w:val="CommentText"/>
      </w:pPr>
      <w:r>
        <w:rPr>
          <w:rStyle w:val="CommentReference"/>
        </w:rPr>
        <w:annotationRef/>
      </w:r>
      <w:r>
        <w:t>or iwn?</w:t>
      </w:r>
    </w:p>
  </w:comment>
  <w:comment w:id="410" w:author="Windows User" w:date="2015-10-30T08:56:00Z" w:initials="BS">
    <w:p w14:paraId="3620CEEF" w14:textId="77777777" w:rsidR="00AB78C6" w:rsidRDefault="00AB78C6">
      <w:pPr>
        <w:pStyle w:val="CommentText"/>
      </w:pPr>
      <w:r>
        <w:rPr>
          <w:rStyle w:val="CommentReference"/>
        </w:rPr>
        <w:annotationRef/>
      </w:r>
      <w:r>
        <w:t>this order better or worse?</w:t>
      </w:r>
    </w:p>
  </w:comment>
  <w:comment w:id="411" w:author="Windows User" w:date="2015-10-30T08:56:00Z" w:initials="BS">
    <w:p w14:paraId="23AF8204" w14:textId="77777777" w:rsidR="00AB78C6" w:rsidRDefault="00AB78C6">
      <w:pPr>
        <w:pStyle w:val="CommentText"/>
      </w:pPr>
      <w:r>
        <w:rPr>
          <w:rStyle w:val="CommentReference"/>
        </w:rPr>
        <w:annotationRef/>
      </w:r>
      <w:r>
        <w:t>I think upon should stay here</w:t>
      </w:r>
    </w:p>
  </w:comment>
  <w:comment w:id="412" w:author="Windows User" w:date="2015-10-30T08:56:00Z" w:initials="BS">
    <w:p w14:paraId="1F1B891B" w14:textId="77777777" w:rsidR="00AB78C6" w:rsidRDefault="00AB78C6">
      <w:pPr>
        <w:pStyle w:val="CommentText"/>
      </w:pPr>
      <w:r>
        <w:rPr>
          <w:rStyle w:val="CommentReference"/>
        </w:rPr>
        <w:annotationRef/>
      </w:r>
      <w:r>
        <w:t>exalt or magnify?</w:t>
      </w:r>
    </w:p>
  </w:comment>
  <w:comment w:id="413" w:author="Windows User" w:date="2015-10-30T08:56:00Z" w:initials="BS">
    <w:p w14:paraId="7E678661" w14:textId="77777777" w:rsidR="00AB78C6" w:rsidRDefault="00AB78C6">
      <w:pPr>
        <w:pStyle w:val="CommentText"/>
      </w:pPr>
      <w:r>
        <w:rPr>
          <w:rStyle w:val="CommentReference"/>
        </w:rPr>
        <w:annotationRef/>
      </w:r>
      <w:r>
        <w:t>or iwn?</w:t>
      </w:r>
    </w:p>
  </w:comment>
  <w:comment w:id="421" w:author="Windows User" w:date="2015-10-30T08:56:00Z" w:initials="BS">
    <w:p w14:paraId="649B3291" w14:textId="77777777" w:rsidR="00AB78C6" w:rsidRDefault="00AB78C6">
      <w:pPr>
        <w:pStyle w:val="CommentText"/>
      </w:pPr>
      <w:r>
        <w:rPr>
          <w:rStyle w:val="CommentReference"/>
        </w:rPr>
        <w:annotationRef/>
      </w:r>
      <w:r>
        <w:t>The phrase is "Our God in truth". Placing a coma before "in truth" makis it sound like "in truth withotu the seed of man"</w:t>
      </w:r>
    </w:p>
  </w:comment>
  <w:comment w:id="422" w:author="Windows User" w:date="2015-10-30T08:56:00Z" w:initials="BS">
    <w:p w14:paraId="30EFE448" w14:textId="77777777" w:rsidR="00AB78C6" w:rsidRDefault="00AB78C6">
      <w:pPr>
        <w:pStyle w:val="CommentText"/>
      </w:pPr>
      <w:r>
        <w:rPr>
          <w:rStyle w:val="CommentReference"/>
        </w:rPr>
        <w:annotationRef/>
      </w:r>
      <w:r>
        <w:t>While being virgin is correct. But it sounds strange. being a virgin is less accurate. Being virginal?</w:t>
      </w:r>
    </w:p>
  </w:comment>
  <w:comment w:id="423" w:author="Windows User" w:date="2015-10-30T08:56:00Z" w:initials="BS">
    <w:p w14:paraId="7E155E71" w14:textId="77777777" w:rsidR="00AB78C6" w:rsidRDefault="00AB78C6">
      <w:pPr>
        <w:pStyle w:val="CommentText"/>
      </w:pPr>
      <w:r>
        <w:rPr>
          <w:rStyle w:val="CommentReference"/>
        </w:rPr>
        <w:annotationRef/>
      </w:r>
      <w:r>
        <w:t>I like holy better than saint. But it isn't very consistent since Abouna renders it saint everywhere else...</w:t>
      </w:r>
    </w:p>
  </w:comment>
  <w:comment w:id="424" w:author="Windows User" w:date="2015-10-30T08:56:00Z" w:initials="BS">
    <w:p w14:paraId="14D50F69" w14:textId="77777777" w:rsidR="00AB78C6" w:rsidRDefault="00AB78C6">
      <w:pPr>
        <w:pStyle w:val="CommentText"/>
      </w:pPr>
      <w:r>
        <w:rPr>
          <w:rStyle w:val="CommentReference"/>
        </w:rPr>
        <w:annotationRef/>
      </w:r>
      <w:r>
        <w:t>what word works here? dwelling doesn't. it would have to be dwelling place, which is too long.</w:t>
      </w:r>
    </w:p>
  </w:comment>
  <w:comment w:id="425" w:author="Windows User" w:date="2015-10-30T08:56:00Z" w:initials="BS">
    <w:p w14:paraId="4CBCFA72" w14:textId="77777777" w:rsidR="00AB78C6" w:rsidRDefault="00AB78C6">
      <w:pPr>
        <w:pStyle w:val="CommentText"/>
      </w:pPr>
      <w:r>
        <w:rPr>
          <w:rStyle w:val="CommentReference"/>
        </w:rPr>
        <w:annotationRef/>
      </w:r>
      <w:r>
        <w:t>exalt or magnify?</w:t>
      </w:r>
    </w:p>
  </w:comment>
  <w:comment w:id="426" w:author="Windows User" w:date="2015-10-30T08:56:00Z" w:initials="BS">
    <w:p w14:paraId="08E0D650" w14:textId="77777777" w:rsidR="00AB78C6" w:rsidRDefault="00AB78C6">
      <w:pPr>
        <w:pStyle w:val="CommentText"/>
      </w:pPr>
      <w:r>
        <w:rPr>
          <w:rStyle w:val="CommentReference"/>
        </w:rPr>
        <w:annotationRef/>
      </w:r>
      <w:r>
        <w:t>or iwn?</w:t>
      </w:r>
    </w:p>
  </w:comment>
  <w:comment w:id="430" w:author="Windows User" w:date="2015-10-30T08:56:00Z" w:initials="BS">
    <w:p w14:paraId="348A67F2" w14:textId="77777777" w:rsidR="00AB78C6" w:rsidRDefault="00AB78C6">
      <w:pPr>
        <w:pStyle w:val="CommentText"/>
      </w:pPr>
      <w:r>
        <w:rPr>
          <w:rStyle w:val="CommentReference"/>
        </w:rPr>
        <w:annotationRef/>
      </w:r>
      <w:r>
        <w:t>does this work?</w:t>
      </w:r>
    </w:p>
  </w:comment>
  <w:comment w:id="431" w:author="Windows User" w:date="2015-10-30T08:56:00Z" w:initials="BS">
    <w:p w14:paraId="3CC28130" w14:textId="77777777" w:rsidR="00AB78C6" w:rsidRDefault="00AB78C6">
      <w:pPr>
        <w:pStyle w:val="CommentText"/>
      </w:pPr>
      <w:r>
        <w:rPr>
          <w:rStyle w:val="CommentReference"/>
        </w:rPr>
        <w:annotationRef/>
      </w:r>
      <w:r>
        <w:t>is this right?</w:t>
      </w:r>
    </w:p>
  </w:comment>
  <w:comment w:id="432" w:author="Windows User" w:date="2015-10-30T08:56:00Z" w:initials="BS">
    <w:p w14:paraId="0CE2D2DA" w14:textId="77777777" w:rsidR="00AB78C6" w:rsidRDefault="00AB78C6">
      <w:pPr>
        <w:pStyle w:val="CommentText"/>
      </w:pPr>
      <w:r>
        <w:rPr>
          <w:rStyle w:val="CommentReference"/>
        </w:rPr>
        <w:annotationRef/>
      </w:r>
      <w:r>
        <w:t>?</w:t>
      </w:r>
    </w:p>
  </w:comment>
  <w:comment w:id="433" w:author="Windows User" w:date="2015-10-30T08:56:00Z" w:initials="BS">
    <w:p w14:paraId="74BFA273" w14:textId="77777777" w:rsidR="00AB78C6" w:rsidRDefault="00AB78C6">
      <w:pPr>
        <w:pStyle w:val="CommentText"/>
      </w:pPr>
      <w:r>
        <w:rPr>
          <w:rStyle w:val="CommentReference"/>
        </w:rPr>
        <w:annotationRef/>
      </w:r>
      <w:r>
        <w:t>about or to?</w:t>
      </w:r>
    </w:p>
  </w:comment>
  <w:comment w:id="434" w:author="Windows User" w:date="2015-10-30T08:56:00Z" w:initials="BS">
    <w:p w14:paraId="76C80AE3" w14:textId="77777777" w:rsidR="00AB78C6" w:rsidRDefault="00AB78C6">
      <w:pPr>
        <w:pStyle w:val="CommentText"/>
      </w:pPr>
      <w:r>
        <w:rPr>
          <w:rStyle w:val="CommentReference"/>
        </w:rPr>
        <w:annotationRef/>
      </w:r>
      <w:r>
        <w:t>proclaim or cry?</w:t>
      </w:r>
    </w:p>
  </w:comment>
  <w:comment w:id="435" w:author="Windows User" w:date="2015-10-30T08:56:00Z" w:initials="BS">
    <w:p w14:paraId="7356A311" w14:textId="77777777" w:rsidR="00AB78C6" w:rsidRDefault="00AB78C6">
      <w:pPr>
        <w:pStyle w:val="CommentText"/>
      </w:pPr>
      <w:r>
        <w:rPr>
          <w:rStyle w:val="CommentReference"/>
        </w:rPr>
        <w:annotationRef/>
      </w:r>
      <w:r>
        <w:t>??</w:t>
      </w:r>
    </w:p>
  </w:comment>
  <w:comment w:id="436" w:author="Windows User" w:date="2015-10-30T08:56:00Z" w:initials="BS">
    <w:p w14:paraId="5DBAC613" w14:textId="77777777" w:rsidR="00AB78C6" w:rsidRDefault="00AB78C6">
      <w:pPr>
        <w:pStyle w:val="CommentText"/>
      </w:pPr>
      <w:r>
        <w:rPr>
          <w:rStyle w:val="CommentReference"/>
        </w:rPr>
        <w:annotationRef/>
      </w:r>
      <w:r>
        <w:t>just?</w:t>
      </w:r>
    </w:p>
  </w:comment>
  <w:comment w:id="437" w:author="Windows User" w:date="2015-10-30T08:56:00Z" w:initials="BS">
    <w:p w14:paraId="614DAD54" w14:textId="77777777" w:rsidR="00AB78C6" w:rsidRDefault="00AB78C6">
      <w:pPr>
        <w:pStyle w:val="CommentText"/>
      </w:pPr>
      <w:r>
        <w:rPr>
          <w:rStyle w:val="CommentReference"/>
        </w:rPr>
        <w:annotationRef/>
      </w:r>
      <w:r>
        <w:t>chaste or meek?</w:t>
      </w:r>
    </w:p>
  </w:comment>
  <w:comment w:id="438" w:author="Windows User" w:date="2015-10-30T08:56:00Z" w:initials="BS">
    <w:p w14:paraId="7BFF54F7" w14:textId="77777777" w:rsidR="00AB78C6" w:rsidRDefault="00AB78C6">
      <w:pPr>
        <w:pStyle w:val="CommentText"/>
      </w:pPr>
      <w:r>
        <w:rPr>
          <w:rStyle w:val="CommentReference"/>
        </w:rPr>
        <w:annotationRef/>
      </w:r>
      <w:r>
        <w:t>St. Isaac? Holy issac?</w:t>
      </w:r>
    </w:p>
  </w:comment>
  <w:comment w:id="439" w:author="Windows User" w:date="2015-10-30T08:56:00Z" w:initials="BS">
    <w:p w14:paraId="0D6B85B0" w14:textId="77777777" w:rsidR="00AB78C6" w:rsidRDefault="00AB78C6">
      <w:pPr>
        <w:pStyle w:val="CommentText"/>
      </w:pPr>
      <w:r>
        <w:rPr>
          <w:rStyle w:val="CommentReference"/>
        </w:rPr>
        <w:annotationRef/>
      </w:r>
      <w:r>
        <w:t>ten thousand time?</w:t>
      </w:r>
    </w:p>
  </w:comment>
  <w:comment w:id="440" w:author="Windows User" w:date="2015-10-30T08:56:00Z" w:initials="BS">
    <w:p w14:paraId="70F47173" w14:textId="77777777" w:rsidR="00AB78C6" w:rsidRDefault="00AB78C6">
      <w:pPr>
        <w:pStyle w:val="CommentText"/>
      </w:pPr>
      <w:r>
        <w:rPr>
          <w:rStyle w:val="CommentReference"/>
        </w:rPr>
        <w:annotationRef/>
      </w:r>
      <w:r>
        <w:t>probably don't want to say despot.</w:t>
      </w:r>
    </w:p>
  </w:comment>
  <w:comment w:id="441" w:author="Windows User" w:date="2015-10-30T08:56:00Z" w:initials="BS">
    <w:p w14:paraId="6CB131AD" w14:textId="77777777" w:rsidR="00AB78C6" w:rsidRDefault="00AB78C6">
      <w:pPr>
        <w:pStyle w:val="CommentText"/>
      </w:pPr>
      <w:r>
        <w:rPr>
          <w:rStyle w:val="CommentReference"/>
        </w:rPr>
        <w:annotationRef/>
      </w:r>
      <w:r>
        <w:t>honour or pride?</w:t>
      </w:r>
    </w:p>
  </w:comment>
  <w:comment w:id="442" w:author="Windows User" w:date="2015-10-30T08:56:00Z" w:initials="BS">
    <w:p w14:paraId="64CB9F13" w14:textId="77777777" w:rsidR="00AB78C6" w:rsidRDefault="00AB78C6">
      <w:pPr>
        <w:pStyle w:val="CommentText"/>
      </w:pPr>
      <w:r>
        <w:rPr>
          <w:rStyle w:val="CommentReference"/>
        </w:rPr>
        <w:annotationRef/>
      </w:r>
      <w:r>
        <w:t>spouse or friend???</w:t>
      </w:r>
    </w:p>
  </w:comment>
  <w:comment w:id="443" w:author="Windows User" w:date="2015-10-30T08:56:00Z" w:initials="BS">
    <w:p w14:paraId="72A28506" w14:textId="77777777" w:rsidR="00AB78C6" w:rsidRDefault="00AB78C6">
      <w:pPr>
        <w:pStyle w:val="CommentText"/>
      </w:pPr>
      <w:r>
        <w:rPr>
          <w:rStyle w:val="CommentReference"/>
        </w:rPr>
        <w:annotationRef/>
      </w:r>
      <w:r>
        <w:t>word can be health or salvation... but health would parallel healing in next verse??? should it be salvation?</w:t>
      </w:r>
    </w:p>
  </w:comment>
  <w:comment w:id="444" w:author="Windows User" w:date="2015-10-30T08:56:00Z" w:initials="BS">
    <w:p w14:paraId="5FD63150" w14:textId="77777777" w:rsidR="00AB78C6" w:rsidRDefault="00AB78C6">
      <w:pPr>
        <w:pStyle w:val="CommentText"/>
      </w:pPr>
      <w:r>
        <w:rPr>
          <w:rStyle w:val="CommentReference"/>
        </w:rPr>
        <w:annotationRef/>
      </w:r>
      <w:r>
        <w:t>unity or oneness? indescribable or unparalleled?</w:t>
      </w:r>
    </w:p>
  </w:comment>
  <w:comment w:id="445" w:author="Windows User" w:date="2015-10-30T08:56:00Z" w:initials="BS">
    <w:p w14:paraId="372EA6E6" w14:textId="77777777" w:rsidR="00AB78C6" w:rsidRDefault="00AB78C6">
      <w:pPr>
        <w:pStyle w:val="CommentText"/>
      </w:pPr>
      <w:r>
        <w:rPr>
          <w:rStyle w:val="CommentReference"/>
        </w:rPr>
        <w:annotationRef/>
      </w:r>
      <w:r>
        <w:t>mingling of substance or human seed? kind of a big difference.</w:t>
      </w:r>
    </w:p>
  </w:comment>
  <w:comment w:id="446" w:author="Windows User" w:date="2015-10-30T08:56:00Z" w:initials="BS">
    <w:p w14:paraId="13C5A16B" w14:textId="77777777" w:rsidR="00AB78C6" w:rsidRDefault="00AB78C6">
      <w:pPr>
        <w:pStyle w:val="CommentText"/>
      </w:pPr>
      <w:r>
        <w:rPr>
          <w:rStyle w:val="CommentReference"/>
        </w:rPr>
        <w:annotationRef/>
      </w:r>
      <w:r>
        <w:t>pray or interceed? With or before?</w:t>
      </w:r>
    </w:p>
  </w:comment>
  <w:comment w:id="453" w:author="Windows User" w:date="2015-10-30T08:56:00Z" w:initials="WU">
    <w:p w14:paraId="1FCE53E0" w14:textId="77777777" w:rsidR="00AB78C6" w:rsidRDefault="00AB78C6">
      <w:pPr>
        <w:pStyle w:val="CommentText"/>
      </w:pPr>
      <w:r>
        <w:rPr>
          <w:rStyle w:val="CommentReference"/>
        </w:rPr>
        <w:annotationRef/>
      </w:r>
      <w:r>
        <w:t>Are exalted abve. Are honoured more. Parallel structure. More honoured doesn’t flow as well because it doesn’t parallel the structure</w:t>
      </w:r>
    </w:p>
  </w:comment>
  <w:comment w:id="454" w:author="Windows User" w:date="2015-10-30T08:56:00Z" w:initials="WU">
    <w:p w14:paraId="49746F39" w14:textId="77777777" w:rsidR="00AB78C6" w:rsidRDefault="00AB78C6">
      <w:pPr>
        <w:pStyle w:val="CommentText"/>
      </w:pPr>
      <w:r>
        <w:rPr>
          <w:rStyle w:val="CommentReference"/>
        </w:rPr>
        <w:annotationRef/>
      </w:r>
      <w:r>
        <w:t>Are more honoured?</w:t>
      </w:r>
    </w:p>
  </w:comment>
  <w:comment w:id="455" w:author="Windows User" w:date="2015-10-30T08:56:00Z" w:initials="WU">
    <w:p w14:paraId="12DBB60D" w14:textId="77777777" w:rsidR="00AB78C6" w:rsidRDefault="00AB78C6">
      <w:pPr>
        <w:pStyle w:val="CommentText"/>
      </w:pPr>
      <w:r>
        <w:rPr>
          <w:rStyle w:val="CommentReference"/>
        </w:rPr>
        <w:annotationRef/>
      </w:r>
      <w:r>
        <w:t xml:space="preserve">Means or path? Means with freedom of speech is not a sclear as a way orpath that has a freedom of speech. </w:t>
      </w:r>
    </w:p>
  </w:comment>
  <w:comment w:id="462" w:author="Windows User" w:date="2015-10-30T08:56:00Z" w:initials="WU">
    <w:p w14:paraId="11E3CA1F" w14:textId="77777777" w:rsidR="00AB78C6" w:rsidRDefault="00AB78C6">
      <w:pPr>
        <w:pStyle w:val="CommentText"/>
      </w:pPr>
      <w:r>
        <w:rPr>
          <w:rStyle w:val="CommentReference"/>
        </w:rPr>
        <w:annotationRef/>
      </w:r>
      <w:r>
        <w:t>Above heaven or above the heavens. Not above the heaven.</w:t>
      </w:r>
    </w:p>
  </w:comment>
  <w:comment w:id="463" w:author="Windows User" w:date="2015-10-30T08:56:00Z" w:initials="WU">
    <w:p w14:paraId="6ACDBFFB" w14:textId="77777777" w:rsidR="00AB78C6" w:rsidRDefault="00AB78C6">
      <w:pPr>
        <w:pStyle w:val="CommentText"/>
      </w:pPr>
      <w:r>
        <w:rPr>
          <w:rStyle w:val="CommentReference"/>
        </w:rPr>
        <w:annotationRef/>
      </w:r>
      <w:r>
        <w:t>Reuse of truth is very awkward</w:t>
      </w:r>
    </w:p>
  </w:comment>
  <w:comment w:id="467" w:author="Windows User" w:date="2015-10-30T08:56:00Z" w:initials="WU">
    <w:p w14:paraId="724AED47" w14:textId="77777777" w:rsidR="00AB78C6" w:rsidRDefault="00AB78C6">
      <w:pPr>
        <w:pStyle w:val="CommentText"/>
      </w:pPr>
      <w:r>
        <w:rPr>
          <w:rStyle w:val="CommentReference"/>
        </w:rPr>
        <w:annotationRef/>
      </w:r>
      <w:r>
        <w:t>The Virgin Mary?</w:t>
      </w:r>
    </w:p>
  </w:comment>
  <w:comment w:id="468" w:author="Windows User" w:date="2015-10-30T08:56:00Z" w:initials="WU">
    <w:p w14:paraId="3F7DA89D" w14:textId="77777777" w:rsidR="00AB78C6" w:rsidRDefault="00AB78C6">
      <w:pPr>
        <w:pStyle w:val="CommentText"/>
      </w:pPr>
      <w:r>
        <w:rPr>
          <w:rStyle w:val="CommentReference"/>
        </w:rPr>
        <w:annotationRef/>
      </w:r>
      <w:r>
        <w:t>And the Mercy Seat / with the Cherubs? Less literal, but makes more sense.</w:t>
      </w:r>
    </w:p>
  </w:comment>
  <w:comment w:id="469" w:author="Windows User" w:date="2015-10-30T08:56:00Z" w:initials="WU">
    <w:p w14:paraId="52BA778F" w14:textId="77777777" w:rsidR="00AB78C6" w:rsidRDefault="00AB78C6">
      <w:pPr>
        <w:pStyle w:val="CommentText"/>
      </w:pPr>
      <w:r>
        <w:rPr>
          <w:rStyle w:val="CommentReference"/>
        </w:rPr>
        <w:annotationRef/>
      </w:r>
      <w:r>
        <w:t>Jar or vessel for the sake of youth who think marijuana?</w:t>
      </w:r>
    </w:p>
  </w:comment>
  <w:comment w:id="470" w:author="Windows User" w:date="2015-10-30T08:56:00Z" w:initials="WU">
    <w:p w14:paraId="568991B3" w14:textId="77777777" w:rsidR="00AB78C6" w:rsidRDefault="00AB78C6">
      <w:pPr>
        <w:pStyle w:val="CommentText"/>
      </w:pPr>
      <w:r>
        <w:rPr>
          <w:rStyle w:val="CommentReference"/>
        </w:rPr>
        <w:annotationRef/>
      </w:r>
      <w:r>
        <w:t>Not lampstand?</w:t>
      </w:r>
    </w:p>
  </w:comment>
  <w:comment w:id="474" w:author="Windows User" w:date="2015-10-30T08:56:00Z" w:initials="WU">
    <w:p w14:paraId="76A75751" w14:textId="77777777" w:rsidR="00AB78C6" w:rsidRDefault="00AB78C6">
      <w:pPr>
        <w:pStyle w:val="CommentText"/>
      </w:pPr>
      <w:r>
        <w:rPr>
          <w:rStyle w:val="CommentReference"/>
        </w:rPr>
        <w:annotationRef/>
      </w:r>
      <w:r>
        <w:t>Adorend? Ornamented?</w:t>
      </w:r>
    </w:p>
  </w:comment>
  <w:comment w:id="475" w:author="Windows User" w:date="2015-10-30T08:56:00Z" w:initials="WU">
    <w:p w14:paraId="0CCDAFB9" w14:textId="77777777" w:rsidR="00AB78C6" w:rsidRDefault="00AB78C6">
      <w:pPr>
        <w:pStyle w:val="CommentText"/>
      </w:pPr>
      <w:r>
        <w:rPr>
          <w:rStyle w:val="CommentReference"/>
        </w:rPr>
        <w:annotationRef/>
      </w:r>
      <w:r>
        <w:t>Need to decide whether to capitalize and be Consistent.</w:t>
      </w:r>
    </w:p>
  </w:comment>
  <w:comment w:id="476" w:author="Windows User" w:date="2015-10-30T08:56:00Z" w:initials="WU">
    <w:p w14:paraId="49DAF1E5" w14:textId="77777777" w:rsidR="00AB78C6" w:rsidRDefault="00AB78C6">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77" w:author="Windows User" w:date="2015-10-30T08:56:00Z" w:initials="WU">
    <w:p w14:paraId="6F7EC60A" w14:textId="77777777" w:rsidR="00AB78C6" w:rsidRDefault="00AB78C6">
      <w:pPr>
        <w:pStyle w:val="CommentText"/>
      </w:pPr>
      <w:r>
        <w:rPr>
          <w:rStyle w:val="CommentReference"/>
        </w:rPr>
        <w:annotationRef/>
      </w:r>
      <w:r>
        <w:t>Tense(s) of this vs?</w:t>
      </w:r>
    </w:p>
  </w:comment>
  <w:comment w:id="481" w:author="Windows User" w:date="2015-10-30T08:56:00Z" w:initials="WU">
    <w:p w14:paraId="6D806464" w14:textId="77777777" w:rsidR="00AB78C6" w:rsidRDefault="00AB78C6">
      <w:pPr>
        <w:pStyle w:val="CommentText"/>
      </w:pPr>
      <w:r>
        <w:rPr>
          <w:rStyle w:val="CommentReference"/>
        </w:rPr>
        <w:annotationRef/>
      </w:r>
      <w:r>
        <w:t>If no coma, then that. If coma, then which.</w:t>
      </w:r>
    </w:p>
  </w:comment>
  <w:comment w:id="482" w:author="Windows User" w:date="2015-10-30T08:56:00Z" w:initials="WU">
    <w:p w14:paraId="71984CC8" w14:textId="77777777" w:rsidR="00AB78C6" w:rsidRDefault="00AB78C6">
      <w:pPr>
        <w:pStyle w:val="CommentText"/>
      </w:pPr>
      <w:r>
        <w:rPr>
          <w:rStyle w:val="CommentReference"/>
        </w:rPr>
        <w:annotationRef/>
      </w:r>
      <w:r>
        <w:t>Ok for traditional English. But in current usage hasn’t it narrowed to taste rather than still including smell? Armona?</w:t>
      </w:r>
    </w:p>
  </w:comment>
  <w:comment w:id="483" w:author="Windows User" w:date="2015-10-30T08:56:00Z" w:initials="WU">
    <w:p w14:paraId="7AC6899E" w14:textId="77777777" w:rsidR="00AB78C6" w:rsidRDefault="00AB78C6">
      <w:pPr>
        <w:pStyle w:val="CommentText"/>
      </w:pPr>
      <w:r>
        <w:rPr>
          <w:rStyle w:val="CommentReference"/>
        </w:rPr>
        <w:annotationRef/>
      </w:r>
      <w:r>
        <w:t>This makes little sense. An estate is just a state, a status… you can restore to a first status, but not to a status</w:t>
      </w:r>
    </w:p>
  </w:comment>
  <w:comment w:id="493" w:author="Windows User" w:date="2015-10-30T08:56:00Z" w:initials="WU">
    <w:p w14:paraId="2D9A6112" w14:textId="77777777" w:rsidR="00AB78C6" w:rsidRDefault="00AB78C6">
      <w:pPr>
        <w:pStyle w:val="CommentText"/>
      </w:pPr>
      <w:r>
        <w:rPr>
          <w:rStyle w:val="CommentReference"/>
        </w:rPr>
        <w:annotationRef/>
      </w:r>
      <w:r>
        <w:t>Care or concern?</w:t>
      </w:r>
    </w:p>
  </w:comment>
  <w:comment w:id="494" w:author="Windows User" w:date="2015-10-30T08:56:00Z" w:initials="WU">
    <w:p w14:paraId="168AADF5" w14:textId="77777777" w:rsidR="00AB78C6" w:rsidRDefault="00AB78C6">
      <w:pPr>
        <w:pStyle w:val="CommentText"/>
      </w:pPr>
      <w:r>
        <w:rPr>
          <w:rStyle w:val="CommentReference"/>
        </w:rPr>
        <w:annotationRef/>
      </w:r>
      <w:r>
        <w:t>Uhm…. ? Coptic clearly says Sabbaton…. But wasn’t it the first day?</w:t>
      </w:r>
    </w:p>
  </w:comment>
  <w:comment w:id="502" w:author="Windows User" w:date="2015-10-30T08:56:00Z" w:initials="WU">
    <w:p w14:paraId="61404F3E" w14:textId="77777777" w:rsidR="00AB78C6" w:rsidRDefault="00AB78C6">
      <w:pPr>
        <w:pStyle w:val="CommentText"/>
      </w:pPr>
      <w:r>
        <w:rPr>
          <w:rStyle w:val="CommentReference"/>
        </w:rPr>
        <w:annotationRef/>
      </w:r>
      <w:r>
        <w:t>Exceedingly? Too? So?</w:t>
      </w:r>
    </w:p>
  </w:comment>
  <w:comment w:id="503" w:author="Windows User" w:date="2015-10-30T08:56:00Z" w:initials="WU">
    <w:p w14:paraId="7B2CE30C" w14:textId="77777777" w:rsidR="00AB78C6" w:rsidRDefault="00AB78C6">
      <w:pPr>
        <w:pStyle w:val="CommentText"/>
      </w:pPr>
      <w:r>
        <w:rPr>
          <w:rStyle w:val="CommentReference"/>
        </w:rPr>
        <w:annotationRef/>
      </w:r>
      <w:r>
        <w:t>Count or heed?</w:t>
      </w:r>
    </w:p>
  </w:comment>
  <w:comment w:id="504" w:author="Windows User" w:date="2015-10-30T08:56:00Z" w:initials="WU">
    <w:p w14:paraId="040F4849" w14:textId="77777777" w:rsidR="00AB78C6" w:rsidRDefault="00AB78C6">
      <w:pPr>
        <w:pStyle w:val="CommentText"/>
      </w:pPr>
      <w:r>
        <w:rPr>
          <w:rStyle w:val="CommentReference"/>
        </w:rPr>
        <w:annotationRef/>
      </w:r>
      <w:r>
        <w:t>Ramez, I or me?</w:t>
      </w:r>
    </w:p>
  </w:comment>
  <w:comment w:id="505" w:author="Windows User" w:date="2015-10-30T08:56:00Z" w:initials="WU">
    <w:p w14:paraId="5954D4FC" w14:textId="77777777" w:rsidR="00AB78C6" w:rsidRDefault="00AB78C6">
      <w:pPr>
        <w:pStyle w:val="CommentText"/>
      </w:pPr>
      <w:r>
        <w:rPr>
          <w:rStyle w:val="CommentReference"/>
        </w:rPr>
        <w:annotationRef/>
      </w:r>
      <w:r>
        <w:t>Teach to offer repentance or instruct in repentance?</w:t>
      </w:r>
    </w:p>
  </w:comment>
  <w:comment w:id="506" w:author="Windows User" w:date="2015-10-30T08:56:00Z" w:initials="WU">
    <w:p w14:paraId="267BB7CB" w14:textId="77777777" w:rsidR="00AB78C6" w:rsidRDefault="00AB78C6">
      <w:pPr>
        <w:pStyle w:val="CommentText"/>
      </w:pPr>
      <w:r>
        <w:rPr>
          <w:rStyle w:val="CommentReference"/>
        </w:rPr>
        <w:annotationRef/>
      </w:r>
      <w:r>
        <w:t>That a sinner die would make this consistent.</w:t>
      </w:r>
    </w:p>
  </w:comment>
  <w:comment w:id="507" w:author="Windows User" w:date="2015-10-30T08:56:00Z" w:initials="WU">
    <w:p w14:paraId="73469DF7" w14:textId="77777777" w:rsidR="00AB78C6" w:rsidRDefault="00AB78C6">
      <w:pPr>
        <w:pStyle w:val="CommentText"/>
      </w:pPr>
      <w:r>
        <w:rPr>
          <w:rStyle w:val="CommentReference"/>
        </w:rPr>
        <w:annotationRef/>
      </w:r>
      <w:r>
        <w:t>Kind-hearted or merciful?</w:t>
      </w:r>
    </w:p>
  </w:comment>
  <w:comment w:id="508" w:author="Windows User" w:date="2015-10-30T08:56:00Z" w:initials="WU">
    <w:p w14:paraId="772707E9" w14:textId="77777777" w:rsidR="00AB78C6" w:rsidRDefault="00AB78C6">
      <w:pPr>
        <w:pStyle w:val="CommentText"/>
      </w:pPr>
      <w:r>
        <w:rPr>
          <w:rStyle w:val="CommentReference"/>
        </w:rPr>
        <w:annotationRef/>
      </w:r>
      <w:r>
        <w:t>Compassions or tender mercies?</w:t>
      </w:r>
    </w:p>
  </w:comment>
  <w:comment w:id="509" w:author="Windows User" w:date="2015-10-30T08:56:00Z" w:initials="WU">
    <w:p w14:paraId="2F67672A" w14:textId="77777777" w:rsidR="00AB78C6" w:rsidRDefault="00AB78C6">
      <w:pPr>
        <w:pStyle w:val="CommentText"/>
      </w:pPr>
      <w:r>
        <w:rPr>
          <w:rStyle w:val="CommentReference"/>
        </w:rPr>
        <w:annotationRef/>
      </w:r>
      <w:r>
        <w:t>May He or that He may</w:t>
      </w:r>
    </w:p>
  </w:comment>
  <w:comment w:id="539" w:author="Windows User" w:date="2015-10-30T08:56:00Z" w:initials="BS">
    <w:p w14:paraId="2CED70EE" w14:textId="77777777" w:rsidR="00AB78C6" w:rsidRDefault="00AB78C6">
      <w:pPr>
        <w:pStyle w:val="CommentText"/>
      </w:pPr>
      <w:r>
        <w:rPr>
          <w:rStyle w:val="CommentReference"/>
        </w:rPr>
        <w:annotationRef/>
      </w:r>
      <w:r>
        <w:t>very greatly is redundant...</w:t>
      </w:r>
    </w:p>
  </w:comment>
  <w:comment w:id="540" w:author="Windows User" w:date="2015-10-30T08:56:00Z" w:initials="BS">
    <w:p w14:paraId="2C12168E" w14:textId="77777777" w:rsidR="00AB78C6" w:rsidRDefault="00AB78C6">
      <w:pPr>
        <w:pStyle w:val="CommentText"/>
      </w:pPr>
      <w:r>
        <w:rPr>
          <w:rStyle w:val="CommentReference"/>
        </w:rPr>
        <w:annotationRef/>
      </w:r>
      <w:r>
        <w:t>above? in?</w:t>
      </w:r>
    </w:p>
  </w:comment>
  <w:comment w:id="541" w:author="Windows User" w:date="2015-10-30T08:56:00Z" w:initials="BS">
    <w:p w14:paraId="4CF812FD" w14:textId="77777777" w:rsidR="00AB78C6" w:rsidRDefault="00AB78C6">
      <w:pPr>
        <w:pStyle w:val="CommentText"/>
      </w:pPr>
      <w:r>
        <w:rPr>
          <w:rStyle w:val="CommentReference"/>
        </w:rPr>
        <w:annotationRef/>
      </w:r>
      <w:r>
        <w:t>dikeos is usually rended 'righteous'. Is there good cause to use 'just' here?</w:t>
      </w:r>
    </w:p>
  </w:comment>
  <w:comment w:id="542" w:author="Windows User" w:date="2015-10-30T08:56:00Z" w:initials="BS">
    <w:p w14:paraId="63FD3FBC" w14:textId="77777777" w:rsidR="00AB78C6" w:rsidRDefault="00AB78C6">
      <w:pPr>
        <w:pStyle w:val="CommentText"/>
      </w:pPr>
      <w:r>
        <w:rPr>
          <w:rStyle w:val="CommentReference"/>
        </w:rPr>
        <w:annotationRef/>
      </w:r>
      <w:r>
        <w:t>mediated or put into practice?</w:t>
      </w:r>
    </w:p>
  </w:comment>
  <w:comment w:id="543" w:author="Windows User" w:date="2015-10-30T08:56:00Z" w:initials="BS">
    <w:p w14:paraId="0583089C" w14:textId="77777777" w:rsidR="00AB78C6" w:rsidRDefault="00AB78C6">
      <w:pPr>
        <w:pStyle w:val="CommentText"/>
      </w:pPr>
      <w:r>
        <w:rPr>
          <w:rStyle w:val="CommentReference"/>
        </w:rPr>
        <w:annotationRef/>
      </w:r>
      <w:r>
        <w:t>on their lips is a common English expression that seems to have the same meaning as "in their mouths"</w:t>
      </w:r>
    </w:p>
  </w:comment>
  <w:comment w:id="544" w:author="Windows User" w:date="2015-10-30T08:56:00Z" w:initials="BS">
    <w:p w14:paraId="0EEDFF13" w14:textId="77777777" w:rsidR="00AB78C6" w:rsidRDefault="00AB78C6">
      <w:pPr>
        <w:pStyle w:val="CommentText"/>
      </w:pPr>
      <w:r>
        <w:rPr>
          <w:rStyle w:val="CommentReference"/>
        </w:rPr>
        <w:annotationRef/>
      </w:r>
      <w:r>
        <w:t>The tree of immortality would flow better in English.</w:t>
      </w:r>
    </w:p>
  </w:comment>
  <w:comment w:id="545" w:author="Windows User" w:date="2015-10-30T08:56:00Z" w:initials="BS">
    <w:p w14:paraId="5B5F2A6E" w14:textId="77777777" w:rsidR="00AB78C6" w:rsidRDefault="00AB78C6">
      <w:pPr>
        <w:pStyle w:val="CommentText"/>
      </w:pPr>
      <w:r>
        <w:rPr>
          <w:rStyle w:val="CommentReference"/>
        </w:rPr>
        <w:annotationRef/>
      </w:r>
      <w:r>
        <w:t>thoughts or senses?</w:t>
      </w:r>
    </w:p>
  </w:comment>
  <w:comment w:id="546" w:author="Windows User" w:date="2015-10-30T08:56:00Z" w:initials="BS">
    <w:p w14:paraId="6CEBB671" w14:textId="77777777" w:rsidR="00AB78C6" w:rsidRDefault="00AB78C6">
      <w:pPr>
        <w:pStyle w:val="CommentText"/>
      </w:pPr>
      <w:r>
        <w:rPr>
          <w:rStyle w:val="CommentReference"/>
        </w:rPr>
        <w:annotationRef/>
      </w:r>
      <w:r>
        <w:t>lay? set? cast?</w:t>
      </w:r>
    </w:p>
  </w:comment>
  <w:comment w:id="547" w:author="Windows User" w:date="2015-10-30T08:56:00Z" w:initials="BS">
    <w:p w14:paraId="29C31040" w14:textId="77777777" w:rsidR="00AB78C6" w:rsidRDefault="00AB78C6">
      <w:pPr>
        <w:pStyle w:val="CommentText"/>
      </w:pPr>
      <w:r>
        <w:rPr>
          <w:rStyle w:val="CommentReference"/>
        </w:rPr>
        <w:annotationRef/>
      </w:r>
      <w:r>
        <w:t>more common word... does it capture meaning well enough?</w:t>
      </w:r>
    </w:p>
  </w:comment>
  <w:comment w:id="548" w:author="Windows User" w:date="2015-10-30T08:56:00Z" w:initials="BS">
    <w:p w14:paraId="3B534330" w14:textId="77777777" w:rsidR="00AB78C6" w:rsidRDefault="00AB78C6">
      <w:pPr>
        <w:pStyle w:val="CommentText"/>
      </w:pPr>
      <w:r>
        <w:rPr>
          <w:rStyle w:val="CommentReference"/>
        </w:rPr>
        <w:annotationRef/>
      </w:r>
      <w:r>
        <w:t>types?</w:t>
      </w:r>
    </w:p>
  </w:comment>
  <w:comment w:id="556" w:author="Windows User" w:date="2015-10-30T08:56:00Z" w:initials="BS">
    <w:p w14:paraId="04455D69" w14:textId="77777777" w:rsidR="00AB78C6" w:rsidRDefault="00AB78C6">
      <w:pPr>
        <w:pStyle w:val="CommentText"/>
      </w:pPr>
      <w:r>
        <w:rPr>
          <w:rStyle w:val="CommentReference"/>
        </w:rPr>
        <w:annotationRef/>
      </w:r>
      <w:r>
        <w:t>Coptic clearly says beginning... is there anything in it about authority as the other translations have?</w:t>
      </w:r>
    </w:p>
  </w:comment>
  <w:comment w:id="557" w:author="Windows User" w:date="2015-10-30T08:56:00Z" w:initials="BS">
    <w:p w14:paraId="741D37DE" w14:textId="77777777" w:rsidR="00AB78C6" w:rsidRDefault="00AB78C6">
      <w:pPr>
        <w:pStyle w:val="CommentText"/>
      </w:pPr>
      <w:r>
        <w:rPr>
          <w:rStyle w:val="CommentReference"/>
        </w:rPr>
        <w:annotationRef/>
      </w:r>
      <w:r>
        <w:t>risen, or shone?</w:t>
      </w:r>
    </w:p>
  </w:comment>
  <w:comment w:id="564" w:author="Windows User" w:date="2015-10-30T08:56:00Z" w:initials="BS">
    <w:p w14:paraId="1FF53EBB" w14:textId="77777777" w:rsidR="00AB78C6" w:rsidRDefault="00AB78C6">
      <w:pPr>
        <w:pStyle w:val="CommentText"/>
      </w:pPr>
      <w:r>
        <w:rPr>
          <w:rStyle w:val="CommentReference"/>
        </w:rPr>
        <w:annotationRef/>
      </w:r>
      <w:r>
        <w:t>cap?</w:t>
      </w:r>
    </w:p>
  </w:comment>
  <w:comment w:id="565" w:author="Windows User" w:date="2015-10-30T08:56:00Z" w:initials="BS">
    <w:p w14:paraId="1E7441CF" w14:textId="77777777" w:rsidR="00AB78C6" w:rsidRDefault="00AB78C6">
      <w:pPr>
        <w:pStyle w:val="CommentText"/>
      </w:pPr>
      <w:r>
        <w:rPr>
          <w:rStyle w:val="CommentReference"/>
        </w:rPr>
        <w:annotationRef/>
      </w:r>
      <w:r>
        <w:t>save? redeem?</w:t>
      </w:r>
    </w:p>
  </w:comment>
  <w:comment w:id="569" w:author="Windows User" w:date="2015-11-02T09:17:00Z" w:initials="BS">
    <w:p w14:paraId="6D0D6CAD" w14:textId="77777777" w:rsidR="00AB78C6" w:rsidRDefault="00AB78C6" w:rsidP="003B4CB7">
      <w:pPr>
        <w:pStyle w:val="CommentText"/>
      </w:pPr>
      <w:r>
        <w:rPr>
          <w:rStyle w:val="CommentReference"/>
        </w:rPr>
        <w:annotationRef/>
      </w:r>
      <w:r>
        <w:t>need a policy on names formes. Greek or Hebrew? But Coptic doesn't even have Isaiah... Reordered from next vs... ok.</w:t>
      </w:r>
    </w:p>
  </w:comment>
  <w:comment w:id="570" w:author="Windows User" w:date="2015-10-30T08:56:00Z" w:initials="BS">
    <w:p w14:paraId="370F17D1" w14:textId="77777777" w:rsidR="00AB78C6" w:rsidRDefault="00AB78C6">
      <w:pPr>
        <w:pStyle w:val="CommentText"/>
      </w:pPr>
      <w:r>
        <w:rPr>
          <w:rStyle w:val="CommentReference"/>
        </w:rPr>
        <w:annotationRef/>
      </w:r>
      <w:r>
        <w:t>or should " be down here</w:t>
      </w:r>
    </w:p>
  </w:comment>
  <w:comment w:id="574" w:author="Windows User" w:date="2015-10-30T08:56:00Z" w:initials="BS">
    <w:p w14:paraId="59118737" w14:textId="77777777" w:rsidR="00AB78C6" w:rsidRDefault="00AB78C6">
      <w:pPr>
        <w:pStyle w:val="CommentText"/>
      </w:pPr>
      <w:r>
        <w:rPr>
          <w:rStyle w:val="CommentReference"/>
        </w:rPr>
        <w:annotationRef/>
      </w:r>
      <w:r>
        <w:t>was overcame or did overcome? very different...</w:t>
      </w:r>
    </w:p>
  </w:comment>
  <w:comment w:id="578" w:author="Windows User" w:date="2015-10-30T08:56:00Z" w:initials="BS">
    <w:p w14:paraId="107D1E1A" w14:textId="77777777" w:rsidR="00AB78C6" w:rsidRDefault="00AB78C6">
      <w:pPr>
        <w:pStyle w:val="CommentText"/>
      </w:pPr>
      <w:r>
        <w:rPr>
          <w:rStyle w:val="CommentReference"/>
        </w:rPr>
        <w:annotationRef/>
      </w:r>
      <w:r>
        <w:t>awkward, but changing to a perfect man or man perfectly destroys meaning...</w:t>
      </w:r>
    </w:p>
  </w:comment>
  <w:comment w:id="579" w:author="Windows User" w:date="2015-10-30T08:56:00Z" w:initials="BS">
    <w:p w14:paraId="2AF88C1C" w14:textId="77777777" w:rsidR="00AB78C6" w:rsidRDefault="00AB78C6">
      <w:pPr>
        <w:pStyle w:val="CommentText"/>
      </w:pPr>
      <w:r>
        <w:rPr>
          <w:rStyle w:val="CommentReference"/>
        </w:rPr>
        <w:annotationRef/>
      </w:r>
      <w:r>
        <w:t>L.A. is quite different fo rthis vs...</w:t>
      </w:r>
    </w:p>
  </w:comment>
  <w:comment w:id="586" w:author="Windows User" w:date="2015-10-30T08:56:00Z" w:initials="BS">
    <w:p w14:paraId="1C23DEA6" w14:textId="77777777" w:rsidR="00AB78C6" w:rsidRDefault="00AB78C6">
      <w:pPr>
        <w:pStyle w:val="CommentText"/>
      </w:pPr>
      <w:r>
        <w:rPr>
          <w:rStyle w:val="CommentReference"/>
        </w:rPr>
        <w:annotationRef/>
      </w:r>
      <w:r>
        <w:t>and goodwill towards men, or towards men of goodwill?</w:t>
      </w:r>
    </w:p>
  </w:comment>
  <w:comment w:id="587" w:author="Windows User" w:date="2015-10-30T08:56:00Z" w:initials="BS">
    <w:p w14:paraId="27213CEE" w14:textId="77777777" w:rsidR="00AB78C6" w:rsidRDefault="00AB78C6">
      <w:pPr>
        <w:pStyle w:val="CommentText"/>
      </w:pPr>
      <w:r>
        <w:rPr>
          <w:rStyle w:val="CommentReference"/>
        </w:rPr>
        <w:annotationRef/>
      </w:r>
      <w:r>
        <w:t>dividing wall?</w:t>
      </w:r>
    </w:p>
  </w:comment>
  <w:comment w:id="591" w:author="Windows User" w:date="2015-10-30T08:56:00Z" w:initials="BS">
    <w:p w14:paraId="412B39E6" w14:textId="77777777" w:rsidR="00AB78C6" w:rsidRDefault="00AB78C6">
      <w:pPr>
        <w:pStyle w:val="CommentText"/>
      </w:pPr>
      <w:r>
        <w:rPr>
          <w:rStyle w:val="CommentReference"/>
        </w:rPr>
        <w:annotationRef/>
      </w:r>
      <w:r>
        <w:t>what does han mean? can we say teh angels of light?</w:t>
      </w:r>
    </w:p>
  </w:comment>
  <w:comment w:id="592" w:author="Windows User" w:date="2015-10-30T08:56:00Z" w:initials="BS">
    <w:p w14:paraId="3258F250" w14:textId="77777777" w:rsidR="00AB78C6" w:rsidRDefault="00AB78C6">
      <w:pPr>
        <w:pStyle w:val="CommentText"/>
      </w:pPr>
      <w:r>
        <w:rPr>
          <w:rStyle w:val="CommentReference"/>
        </w:rPr>
        <w:annotationRef/>
      </w:r>
      <w:r>
        <w:t>sing hymns to be consistent with above?</w:t>
      </w:r>
    </w:p>
  </w:comment>
  <w:comment w:id="593" w:author="Windows User" w:date="2015-10-30T08:56:00Z" w:initials="BS">
    <w:p w14:paraId="1954C506" w14:textId="77777777" w:rsidR="00AB78C6" w:rsidRDefault="00AB78C6">
      <w:pPr>
        <w:pStyle w:val="CommentText"/>
      </w:pPr>
      <w:r>
        <w:rPr>
          <w:rStyle w:val="CommentReference"/>
        </w:rPr>
        <w:annotationRef/>
      </w:r>
      <w:r>
        <w:t>should be arose to match parallel with next vs... but makes no sense in English. Arose within Mary or shone from Mary.</w:t>
      </w:r>
    </w:p>
  </w:comment>
  <w:comment w:id="594" w:author="Windows User" w:date="2015-10-30T08:56:00Z" w:initials="BS">
    <w:p w14:paraId="6417487A" w14:textId="77777777" w:rsidR="00AB78C6" w:rsidRDefault="00AB78C6">
      <w:pPr>
        <w:pStyle w:val="CommentText"/>
      </w:pPr>
      <w:r>
        <w:rPr>
          <w:rStyle w:val="CommentReference"/>
        </w:rPr>
        <w:annotationRef/>
      </w:r>
      <w:r>
        <w:t>Is "je" enough justification to prepend 'saying'?</w:t>
      </w:r>
    </w:p>
  </w:comment>
  <w:comment w:id="595" w:author="Windows User" w:date="2015-10-30T08:56:00Z" w:initials="BS">
    <w:p w14:paraId="6C444D3B" w14:textId="77777777" w:rsidR="00AB78C6" w:rsidRDefault="00AB78C6">
      <w:pPr>
        <w:pStyle w:val="CommentText"/>
      </w:pPr>
      <w:r>
        <w:rPr>
          <w:rStyle w:val="CommentReference"/>
        </w:rPr>
        <w:annotationRef/>
      </w:r>
      <w:r>
        <w:t>abouna's doxology of prime has 'that' here I think...</w:t>
      </w:r>
    </w:p>
  </w:comment>
  <w:comment w:id="596" w:author="Windows User" w:date="2015-10-30T08:56:00Z" w:initials="BS">
    <w:p w14:paraId="1353B344" w14:textId="77777777" w:rsidR="00AB78C6" w:rsidRDefault="00AB78C6">
      <w:pPr>
        <w:pStyle w:val="CommentText"/>
      </w:pPr>
      <w:r>
        <w:rPr>
          <w:rStyle w:val="CommentReference"/>
        </w:rPr>
        <w:annotationRef/>
      </w:r>
      <w:r>
        <w:t>or "sining"?</w:t>
      </w:r>
    </w:p>
  </w:comment>
  <w:comment w:id="601" w:author="Windows User" w:date="2015-10-30T08:56:00Z" w:initials="BS">
    <w:p w14:paraId="0D1101A9" w14:textId="77777777" w:rsidR="00AB78C6" w:rsidRDefault="00AB78C6">
      <w:pPr>
        <w:pStyle w:val="CommentText"/>
      </w:pPr>
      <w:r>
        <w:rPr>
          <w:rStyle w:val="CommentReference"/>
        </w:rPr>
        <w:annotationRef/>
      </w:r>
      <w:r>
        <w:t>If continuing as one sentence from previous verse, can't repeat 'adam' here.</w:t>
      </w:r>
    </w:p>
  </w:comment>
  <w:comment w:id="602" w:author="Windows User" w:date="2015-10-30T08:56:00Z" w:initials="BS">
    <w:p w14:paraId="60796E95" w14:textId="77777777" w:rsidR="00AB78C6" w:rsidRDefault="00AB78C6">
      <w:pPr>
        <w:pStyle w:val="CommentText"/>
      </w:pPr>
      <w:r>
        <w:rPr>
          <w:rStyle w:val="CommentReference"/>
        </w:rPr>
        <w:annotationRef/>
      </w:r>
      <w:r>
        <w:t>any sense of authority in coptic?</w:t>
      </w:r>
    </w:p>
  </w:comment>
  <w:comment w:id="603" w:author="Windows User" w:date="2015-11-02T12:45:00Z" w:initials="BS">
    <w:p w14:paraId="2D944131" w14:textId="77777777" w:rsidR="00AB78C6" w:rsidRDefault="00AB78C6">
      <w:pPr>
        <w:pStyle w:val="CommentText"/>
      </w:pPr>
      <w:r>
        <w:rPr>
          <w:rStyle w:val="CommentReference"/>
        </w:rPr>
        <w:annotationRef/>
      </w:r>
      <w:r>
        <w:t>or saint mary? I prefer the holy... but we should be consistent one way or the other.</w:t>
      </w:r>
    </w:p>
  </w:comment>
  <w:comment w:id="604" w:author="Windows User" w:date="2015-10-30T08:56:00Z" w:initials="BS">
    <w:p w14:paraId="2B95C054" w14:textId="77777777" w:rsidR="00AB78C6" w:rsidRDefault="00AB78C6">
      <w:pPr>
        <w:pStyle w:val="CommentText"/>
      </w:pPr>
      <w:r>
        <w:rPr>
          <w:rStyle w:val="CommentReference"/>
        </w:rPr>
        <w:annotationRef/>
      </w:r>
      <w:r>
        <w:t>how to express abstract genus of woman or womanhood? race of women doesn't work in modern English, and gender of women doesn't capture it.</w:t>
      </w:r>
    </w:p>
  </w:comment>
  <w:comment w:id="613" w:author="Windows User" w:date="2015-10-30T08:56:00Z" w:initials="BS">
    <w:p w14:paraId="2B0033F4" w14:textId="77777777" w:rsidR="00AB78C6" w:rsidRDefault="00AB78C6">
      <w:pPr>
        <w:pStyle w:val="CommentText"/>
      </w:pPr>
      <w:r>
        <w:rPr>
          <w:rStyle w:val="CommentReference"/>
        </w:rPr>
        <w:annotationRef/>
      </w:r>
      <w:r>
        <w:t>tense is flipping so much vs to vs. Any way to make more consistent?</w:t>
      </w:r>
    </w:p>
  </w:comment>
  <w:comment w:id="614" w:author="Windows User" w:date="2015-11-02T12:41:00Z" w:initials="BS">
    <w:p w14:paraId="41D5DE86" w14:textId="77777777" w:rsidR="00AB78C6" w:rsidRDefault="00AB78C6">
      <w:pPr>
        <w:pStyle w:val="CommentText"/>
      </w:pPr>
      <w:r>
        <w:rPr>
          <w:rStyle w:val="CommentReference"/>
        </w:rPr>
        <w:annotationRef/>
      </w:r>
      <w:r>
        <w:t>cold frost? frosty cold? too many ands.</w:t>
      </w:r>
    </w:p>
  </w:comment>
  <w:comment w:id="615" w:author="Windows User" w:date="2015-10-30T08:56:00Z" w:initials="BS">
    <w:p w14:paraId="44C68E13" w14:textId="77777777" w:rsidR="00AB78C6" w:rsidRDefault="00AB78C6">
      <w:pPr>
        <w:pStyle w:val="CommentText"/>
      </w:pPr>
      <w:r>
        <w:rPr>
          <w:rStyle w:val="CommentReference"/>
        </w:rPr>
        <w:annotationRef/>
      </w:r>
      <w:r>
        <w:t>In is probably more right... I probably shouldn't have changed that...</w:t>
      </w:r>
    </w:p>
  </w:comment>
  <w:comment w:id="630" w:author="Brett Slote" w:date="2015-10-30T08:56:00Z" w:initials="BS">
    <w:p w14:paraId="10454F1D" w14:textId="77777777" w:rsidR="00AB78C6" w:rsidRDefault="00AB78C6">
      <w:pPr>
        <w:pStyle w:val="CommentText"/>
      </w:pPr>
      <w:r>
        <w:rPr>
          <w:rStyle w:val="CommentReference"/>
        </w:rPr>
        <w:annotationRef/>
      </w:r>
      <w:r>
        <w:t>Received or bought?</w:t>
      </w:r>
    </w:p>
  </w:comment>
  <w:comment w:id="633" w:author="Brett Slote" w:date="2015-10-30T08:56:00Z" w:initials="BS">
    <w:p w14:paraId="4DF8C7B4" w14:textId="77777777" w:rsidR="00AB78C6" w:rsidRDefault="00AB78C6">
      <w:pPr>
        <w:pStyle w:val="CommentText"/>
      </w:pPr>
      <w:r>
        <w:rPr>
          <w:rStyle w:val="CommentReference"/>
        </w:rPr>
        <w:annotationRef/>
      </w:r>
      <w:r>
        <w:t>Not hail to you?</w:t>
      </w:r>
    </w:p>
  </w:comment>
  <w:comment w:id="636" w:author="Brett Slote" w:date="2015-10-30T08:56:00Z" w:initials="BS">
    <w:p w14:paraId="5C1218C2" w14:textId="77777777" w:rsidR="00AB78C6" w:rsidRDefault="00AB78C6">
      <w:pPr>
        <w:pStyle w:val="CommentText"/>
      </w:pPr>
      <w:r>
        <w:rPr>
          <w:rStyle w:val="CommentReference"/>
        </w:rPr>
        <w:annotationRef/>
      </w:r>
      <w:r>
        <w:t>Again ‘a’ perfect man loses meaning, but as is sounds awkward.</w:t>
      </w:r>
    </w:p>
  </w:comment>
  <w:comment w:id="639" w:author="Brett Slote" w:date="2015-10-30T08:56:00Z" w:initials="BS">
    <w:p w14:paraId="3D4CB88C" w14:textId="77777777" w:rsidR="00AB78C6" w:rsidRDefault="00AB78C6">
      <w:pPr>
        <w:pStyle w:val="CommentText"/>
      </w:pPr>
      <w:r>
        <w:rPr>
          <w:rStyle w:val="CommentReference"/>
        </w:rPr>
        <w:annotationRef/>
      </w:r>
      <w:r>
        <w:t>Uncircumscript?</w:t>
      </w:r>
    </w:p>
  </w:comment>
  <w:comment w:id="642" w:author="Brett Slote" w:date="2015-10-30T08:56:00Z" w:initials="BS">
    <w:p w14:paraId="4350A62E" w14:textId="77777777" w:rsidR="00AB78C6" w:rsidRDefault="00AB78C6">
      <w:pPr>
        <w:pStyle w:val="CommentText"/>
      </w:pPr>
      <w:r>
        <w:rPr>
          <w:rStyle w:val="CommentReference"/>
        </w:rPr>
        <w:annotationRef/>
      </w:r>
      <w:r>
        <w:t>Orthodox?</w:t>
      </w:r>
    </w:p>
  </w:comment>
  <w:comment w:id="643" w:author="Brett Slote" w:date="2015-10-30T08:56:00Z" w:initials="BS">
    <w:p w14:paraId="08040BF4" w14:textId="77777777" w:rsidR="00AB78C6" w:rsidRDefault="00AB78C6">
      <w:pPr>
        <w:pStyle w:val="CommentText"/>
      </w:pPr>
      <w:r>
        <w:rPr>
          <w:rStyle w:val="CommentReference"/>
        </w:rPr>
        <w:annotationRef/>
      </w:r>
      <w:r>
        <w:t>Faith?</w:t>
      </w:r>
    </w:p>
  </w:comment>
  <w:comment w:id="646" w:author="Brett Slote" w:date="2015-10-30T08:56:00Z" w:initials="BS">
    <w:p w14:paraId="1E4B4FEE" w14:textId="77777777" w:rsidR="00AB78C6" w:rsidRDefault="00AB78C6">
      <w:pPr>
        <w:pStyle w:val="CommentText"/>
      </w:pPr>
      <w:r>
        <w:rPr>
          <w:rStyle w:val="CommentReference"/>
        </w:rPr>
        <w:annotationRef/>
      </w:r>
      <w:r>
        <w:t>Need a consistent policy</w:t>
      </w:r>
    </w:p>
  </w:comment>
  <w:comment w:id="650" w:author="Brett Slote" w:date="2015-10-30T08:56:00Z" w:initials="BS">
    <w:p w14:paraId="4A463175" w14:textId="77777777" w:rsidR="00AB78C6" w:rsidRDefault="00AB78C6">
      <w:pPr>
        <w:pStyle w:val="CommentText"/>
      </w:pPr>
      <w:r>
        <w:rPr>
          <w:rStyle w:val="CommentReference"/>
        </w:rPr>
        <w:annotationRef/>
      </w:r>
      <w:r>
        <w:t>Ramez, He or Him?</w:t>
      </w:r>
    </w:p>
  </w:comment>
  <w:comment w:id="651" w:author="Brett Slote" w:date="2015-10-30T08:56:00Z" w:initials="BS">
    <w:p w14:paraId="01E420BC" w14:textId="77777777" w:rsidR="00AB78C6" w:rsidRDefault="00AB78C6">
      <w:pPr>
        <w:pStyle w:val="CommentText"/>
      </w:pPr>
      <w:r>
        <w:rPr>
          <w:rStyle w:val="CommentReference"/>
        </w:rPr>
        <w:annotationRef/>
      </w:r>
      <w:r>
        <w:t>On? By?</w:t>
      </w:r>
    </w:p>
  </w:comment>
  <w:comment w:id="656" w:author="Windows User" w:date="2015-10-30T08:56:00Z" w:initials="BS">
    <w:p w14:paraId="27C88DDC" w14:textId="77777777" w:rsidR="00AB78C6" w:rsidRDefault="00AB78C6">
      <w:pPr>
        <w:pStyle w:val="CommentText"/>
      </w:pPr>
      <w:r>
        <w:rPr>
          <w:rStyle w:val="CommentReference"/>
        </w:rPr>
        <w:annotationRef/>
      </w:r>
      <w:r>
        <w:t>Are the breaths referring to the inspiration of scripture, as the other translations have, or the breath of creation cf gn 1?</w:t>
      </w:r>
    </w:p>
  </w:comment>
  <w:comment w:id="657" w:author="Windows User" w:date="2015-10-30T08:56:00Z" w:initials="BS">
    <w:p w14:paraId="53F7084A" w14:textId="77777777" w:rsidR="00AB78C6" w:rsidRDefault="00AB78C6">
      <w:pPr>
        <w:pStyle w:val="CommentText"/>
      </w:pPr>
      <w:r>
        <w:rPr>
          <w:rStyle w:val="CommentReference"/>
        </w:rPr>
        <w:annotationRef/>
      </w:r>
      <w:r>
        <w:t>When we love the Name of our Lord Jesus Christ, the Name of Salvation...</w:t>
      </w:r>
    </w:p>
  </w:comment>
  <w:comment w:id="658" w:author="Windows User" w:date="2015-10-30T08:56:00Z" w:initials="BS">
    <w:p w14:paraId="4705E7C8" w14:textId="77777777" w:rsidR="00AB78C6" w:rsidRDefault="00AB78C6">
      <w:pPr>
        <w:pStyle w:val="CommentText"/>
      </w:pPr>
      <w:r>
        <w:rPr>
          <w:rStyle w:val="CommentReference"/>
        </w:rPr>
        <w:annotationRef/>
      </w:r>
      <w:r>
        <w:t>adjective? severe?</w:t>
      </w:r>
    </w:p>
  </w:comment>
  <w:comment w:id="666" w:author="Windows User" w:date="2015-10-30T08:56:00Z" w:initials="BS">
    <w:p w14:paraId="4899C8E2" w14:textId="77777777" w:rsidR="00AB78C6" w:rsidRDefault="00AB78C6">
      <w:pPr>
        <w:pStyle w:val="CommentText"/>
      </w:pPr>
      <w:r>
        <w:rPr>
          <w:rStyle w:val="CommentReference"/>
        </w:rPr>
        <w:annotationRef/>
      </w:r>
      <w:r>
        <w:t>too literal?</w:t>
      </w:r>
    </w:p>
  </w:comment>
  <w:comment w:id="669" w:author="Windows User" w:date="2015-10-30T08:56:00Z" w:initials="BS">
    <w:p w14:paraId="4EBC6F27" w14:textId="77777777" w:rsidR="00AB78C6" w:rsidRDefault="00AB78C6">
      <w:pPr>
        <w:pStyle w:val="CommentText"/>
      </w:pPr>
      <w:r>
        <w:rPr>
          <w:rStyle w:val="CommentReference"/>
        </w:rPr>
        <w:annotationRef/>
      </w:r>
      <w:r>
        <w:t>awkward</w:t>
      </w:r>
    </w:p>
  </w:comment>
  <w:comment w:id="670" w:author="Windows User" w:date="2015-10-30T08:56:00Z" w:initials="BS">
    <w:p w14:paraId="2E00F7F9" w14:textId="77777777" w:rsidR="00AB78C6" w:rsidRDefault="00AB78C6">
      <w:pPr>
        <w:pStyle w:val="CommentText"/>
      </w:pPr>
      <w:r>
        <w:rPr>
          <w:rStyle w:val="CommentReference"/>
        </w:rPr>
        <w:annotationRef/>
      </w:r>
      <w:r>
        <w:t>sits, less literal, but more clear?</w:t>
      </w:r>
    </w:p>
  </w:comment>
  <w:comment w:id="671" w:author="Windows User" w:date="2015-10-30T08:56:00Z" w:initials="BS">
    <w:p w14:paraId="7635C5E6" w14:textId="77777777" w:rsidR="00AB78C6" w:rsidRDefault="00AB78C6">
      <w:pPr>
        <w:pStyle w:val="CommentText"/>
      </w:pPr>
      <w:r>
        <w:rPr>
          <w:rStyle w:val="CommentReference"/>
        </w:rPr>
        <w:annotationRef/>
      </w:r>
      <w:r>
        <w:t>awkward</w:t>
      </w:r>
    </w:p>
  </w:comment>
  <w:comment w:id="673" w:author="Windows User" w:date="2015-10-30T08:56:00Z" w:initials="BS">
    <w:p w14:paraId="07F5FC79" w14:textId="77777777" w:rsidR="00AB78C6" w:rsidRDefault="00AB78C6">
      <w:pPr>
        <w:pStyle w:val="CommentText"/>
      </w:pPr>
      <w:r>
        <w:rPr>
          <w:rStyle w:val="CommentReference"/>
        </w:rPr>
        <w:annotationRef/>
      </w:r>
      <w:r>
        <w:t>terribly awkward</w:t>
      </w:r>
    </w:p>
  </w:comment>
  <w:comment w:id="675" w:author="Windows User" w:date="2015-10-30T08:56:00Z" w:initials="BS">
    <w:p w14:paraId="02E36170" w14:textId="77777777" w:rsidR="00AB78C6" w:rsidRDefault="00AB78C6">
      <w:pPr>
        <w:pStyle w:val="CommentText"/>
      </w:pPr>
      <w:r>
        <w:rPr>
          <w:rStyle w:val="CommentReference"/>
        </w:rPr>
        <w:annotationRef/>
      </w:r>
      <w:r>
        <w:t>sat?</w:t>
      </w:r>
    </w:p>
  </w:comment>
  <w:comment w:id="678" w:author="Windows User" w:date="2015-10-30T08:56:00Z" w:initials="BS">
    <w:p w14:paraId="681DB0FE" w14:textId="77777777" w:rsidR="00AB78C6" w:rsidRDefault="00AB78C6">
      <w:pPr>
        <w:pStyle w:val="CommentText"/>
      </w:pPr>
      <w:r>
        <w:rPr>
          <w:rStyle w:val="CommentReference"/>
        </w:rPr>
        <w:annotationRef/>
      </w:r>
      <w:r>
        <w:t>entered and come forth, or entered through it?</w:t>
      </w:r>
    </w:p>
  </w:comment>
  <w:comment w:id="679" w:author="Windows User" w:date="2015-10-30T08:56:00Z" w:initials="BS">
    <w:p w14:paraId="561C0007" w14:textId="77777777" w:rsidR="00AB78C6" w:rsidRDefault="00AB78C6">
      <w:pPr>
        <w:pStyle w:val="CommentText"/>
      </w:pPr>
      <w:r>
        <w:rPr>
          <w:rStyle w:val="CommentReference"/>
        </w:rPr>
        <w:annotationRef/>
      </w:r>
      <w:r>
        <w:t>appearing?</w:t>
      </w:r>
    </w:p>
  </w:comment>
  <w:comment w:id="680" w:author="Windows User" w:date="2015-10-30T08:56:00Z" w:initials="BS">
    <w:p w14:paraId="0B39F1C6" w14:textId="77777777" w:rsidR="00AB78C6" w:rsidRDefault="00AB78C6">
      <w:pPr>
        <w:pStyle w:val="CommentText"/>
      </w:pPr>
      <w:r>
        <w:rPr>
          <w:rStyle w:val="CommentReference"/>
        </w:rPr>
        <w:annotationRef/>
      </w:r>
      <w:r>
        <w:t>He</w:t>
      </w:r>
    </w:p>
  </w:comment>
  <w:comment w:id="685" w:author="Windows User" w:date="2015-10-30T08:56:00Z" w:initials="BS">
    <w:p w14:paraId="48FCFB9E" w14:textId="77777777" w:rsidR="00AB78C6" w:rsidRDefault="00AB78C6">
      <w:pPr>
        <w:pStyle w:val="CommentText"/>
      </w:pPr>
      <w:r>
        <w:rPr>
          <w:rStyle w:val="CommentReference"/>
        </w:rPr>
        <w:annotationRef/>
      </w:r>
      <w:r>
        <w:t>I feel like upon sounds better here and below</w:t>
      </w:r>
    </w:p>
  </w:comment>
  <w:comment w:id="686" w:author="Windows User" w:date="2015-10-30T08:56:00Z" w:initials="BS">
    <w:p w14:paraId="2C4DA934" w14:textId="77777777" w:rsidR="00AB78C6" w:rsidRDefault="00AB78C6">
      <w:pPr>
        <w:pStyle w:val="CommentText"/>
      </w:pPr>
      <w:r>
        <w:rPr>
          <w:rStyle w:val="CommentReference"/>
        </w:rPr>
        <w:annotationRef/>
      </w:r>
      <w:r>
        <w:t>For forty days</w:t>
      </w:r>
    </w:p>
  </w:comment>
  <w:comment w:id="687" w:author="Windows User" w:date="2015-10-30T08:56:00Z" w:initials="BS">
    <w:p w14:paraId="3A60EA56" w14:textId="77777777" w:rsidR="00AB78C6" w:rsidRDefault="00AB78C6">
      <w:pPr>
        <w:pStyle w:val="CommentText"/>
      </w:pPr>
      <w:r>
        <w:rPr>
          <w:rStyle w:val="CommentReference"/>
        </w:rPr>
        <w:annotationRef/>
      </w:r>
      <w:r>
        <w:t>awkward. Crush under our feet or crush within us? Even if feet not literally there, needed to complete the implied thought in english.</w:t>
      </w:r>
    </w:p>
  </w:comment>
  <w:comment w:id="693" w:author="Windows User" w:date="2015-10-30T08:56:00Z" w:initials="BS">
    <w:p w14:paraId="330AB2CB" w14:textId="77777777" w:rsidR="00AB78C6" w:rsidRDefault="00AB78C6">
      <w:pPr>
        <w:pStyle w:val="CommentText"/>
      </w:pPr>
      <w:r>
        <w:rPr>
          <w:rStyle w:val="CommentReference"/>
        </w:rPr>
        <w:annotationRef/>
      </w:r>
      <w:r>
        <w:t>a? I know virgin doesn't sound right. Nor virginal. But a virgin seems to cheapen the thought...</w:t>
      </w:r>
    </w:p>
  </w:comment>
  <w:comment w:id="695" w:author="Windows User" w:date="2015-10-30T08:56:00Z" w:initials="BS">
    <w:p w14:paraId="3C79EF83" w14:textId="77777777" w:rsidR="00AB78C6" w:rsidRDefault="00AB78C6">
      <w:pPr>
        <w:pStyle w:val="CommentText"/>
      </w:pPr>
      <w:r>
        <w:rPr>
          <w:rStyle w:val="CommentReference"/>
        </w:rPr>
        <w:annotationRef/>
      </w:r>
      <w:r>
        <w:t>annulled has connotation from catholicism of never having been. I like abolished better. Sounds more poetic like too.</w:t>
      </w:r>
    </w:p>
  </w:comment>
  <w:comment w:id="698" w:author="Windows User" w:date="2015-10-30T08:56:00Z" w:initials="BS">
    <w:p w14:paraId="2CE63F4B" w14:textId="77777777" w:rsidR="00AB78C6" w:rsidRDefault="00AB78C6">
      <w:pPr>
        <w:pStyle w:val="CommentText"/>
      </w:pPr>
      <w:r>
        <w:rPr>
          <w:rStyle w:val="CommentReference"/>
        </w:rPr>
        <w:annotationRef/>
      </w:r>
      <w:r>
        <w:t>yes, it is a continuous thought. But this and next are complete sentences in themselves.</w:t>
      </w:r>
    </w:p>
  </w:comment>
  <w:comment w:id="699" w:author="Windows User" w:date="2015-10-30T08:56:00Z" w:initials="BS">
    <w:p w14:paraId="1816FDC2" w14:textId="77777777" w:rsidR="00AB78C6" w:rsidRDefault="00AB78C6">
      <w:pPr>
        <w:pStyle w:val="CommentText"/>
      </w:pPr>
      <w:r>
        <w:rPr>
          <w:rStyle w:val="CommentReference"/>
        </w:rPr>
        <w:annotationRef/>
      </w:r>
      <w:r>
        <w:t>revealed almost makes sense here... but not with the next line having "said"</w:t>
      </w:r>
    </w:p>
  </w:comment>
  <w:comment w:id="700" w:author="Windows User" w:date="2015-10-30T08:56:00Z" w:initials="BS">
    <w:p w14:paraId="4511C954" w14:textId="77777777" w:rsidR="00AB78C6" w:rsidRDefault="00AB78C6">
      <w:pPr>
        <w:pStyle w:val="CommentText"/>
      </w:pPr>
      <w:r>
        <w:rPr>
          <w:rStyle w:val="CommentReference"/>
        </w:rPr>
        <w:annotationRef/>
      </w:r>
      <w:r>
        <w:t>repeat quotes or contiguious?</w:t>
      </w:r>
    </w:p>
  </w:comment>
  <w:comment w:id="701" w:author="Windows User" w:date="2015-10-30T08:56:00Z" w:initials="BS">
    <w:p w14:paraId="56656ACA" w14:textId="77777777" w:rsidR="00AB78C6" w:rsidRDefault="00AB78C6">
      <w:pPr>
        <w:pStyle w:val="CommentText"/>
      </w:pPr>
      <w:r>
        <w:rPr>
          <w:rStyle w:val="CommentReference"/>
        </w:rPr>
        <w:annotationRef/>
      </w:r>
      <w:r>
        <w:t>in strength?</w:t>
      </w:r>
    </w:p>
  </w:comment>
  <w:comment w:id="702" w:author="Windows User" w:date="2015-10-30T08:56:00Z" w:initials="BS">
    <w:p w14:paraId="0BBEA7F8" w14:textId="77777777" w:rsidR="00AB78C6" w:rsidRDefault="00AB78C6">
      <w:pPr>
        <w:pStyle w:val="CommentText"/>
      </w:pPr>
      <w:r>
        <w:rPr>
          <w:rStyle w:val="CommentReference"/>
        </w:rPr>
        <w:annotationRef/>
      </w:r>
      <w:r>
        <w:t>in the tune it just sounds more emphatic dropping the "both"</w:t>
      </w:r>
    </w:p>
  </w:comment>
  <w:comment w:id="704" w:author="Windows User" w:date="2015-10-30T08:56:00Z" w:initials="BS">
    <w:p w14:paraId="2C3E8DBE" w14:textId="77777777" w:rsidR="00AB78C6" w:rsidRDefault="00AB78C6">
      <w:pPr>
        <w:pStyle w:val="CommentText"/>
      </w:pPr>
      <w:r>
        <w:rPr>
          <w:rStyle w:val="CommentReference"/>
        </w:rPr>
        <w:annotationRef/>
      </w:r>
      <w:r>
        <w:t>theotokos, not mav em ef Nooti</w:t>
      </w:r>
    </w:p>
  </w:comment>
  <w:comment w:id="705" w:author="Windows User" w:date="2015-10-30T08:56:00Z" w:initials="BS">
    <w:p w14:paraId="76D071C9" w14:textId="77777777" w:rsidR="00AB78C6" w:rsidRDefault="00AB78C6">
      <w:pPr>
        <w:pStyle w:val="CommentText"/>
      </w:pPr>
      <w:r>
        <w:rPr>
          <w:rStyle w:val="CommentReference"/>
        </w:rPr>
        <w:annotationRef/>
      </w:r>
      <w:r>
        <w:t>in?</w:t>
      </w:r>
    </w:p>
  </w:comment>
  <w:comment w:id="707" w:author="Windows User" w:date="2015-10-30T08:56:00Z" w:initials="BS">
    <w:p w14:paraId="35AA1BF7" w14:textId="77777777" w:rsidR="00AB78C6" w:rsidRDefault="00AB78C6">
      <w:pPr>
        <w:pStyle w:val="CommentText"/>
      </w:pPr>
      <w:r>
        <w:rPr>
          <w:rStyle w:val="CommentReference"/>
        </w:rPr>
        <w:annotationRef/>
      </w:r>
      <w:r>
        <w:t>it's literally "And" but that leaves too much grammatical ambiguity that tends towards nonsensical parsing.</w:t>
      </w:r>
    </w:p>
  </w:comment>
  <w:comment w:id="708" w:author="Windows User" w:date="2015-10-30T08:56:00Z" w:initials="BS">
    <w:p w14:paraId="59FF9497" w14:textId="77777777" w:rsidR="00AB78C6" w:rsidRDefault="00AB78C6">
      <w:pPr>
        <w:pStyle w:val="CommentText"/>
      </w:pPr>
      <w:r>
        <w:rPr>
          <w:rStyle w:val="CommentReference"/>
        </w:rPr>
        <w:annotationRef/>
      </w:r>
      <w:r>
        <w:t>tense?</w:t>
      </w:r>
    </w:p>
  </w:comment>
  <w:comment w:id="710" w:author="Windows User" w:date="2015-10-30T08:56:00Z" w:initials="BS">
    <w:p w14:paraId="3CF45818" w14:textId="77777777" w:rsidR="00AB78C6" w:rsidRDefault="00AB78C6">
      <w:pPr>
        <w:pStyle w:val="CommentText"/>
      </w:pPr>
      <w:r>
        <w:rPr>
          <w:rStyle w:val="CommentReference"/>
        </w:rPr>
        <w:annotationRef/>
      </w:r>
      <w:r>
        <w:t>too far for a pronoun</w:t>
      </w:r>
    </w:p>
  </w:comment>
  <w:comment w:id="711" w:author="Windows User" w:date="2015-10-30T08:56:00Z" w:initials="BS">
    <w:p w14:paraId="04E47880" w14:textId="77777777" w:rsidR="00AB78C6" w:rsidRDefault="00AB78C6">
      <w:pPr>
        <w:pStyle w:val="CommentText"/>
      </w:pPr>
      <w:r>
        <w:rPr>
          <w:rStyle w:val="CommentReference"/>
        </w:rPr>
        <w:annotationRef/>
      </w:r>
      <w:r>
        <w:t>deemed or made?</w:t>
      </w:r>
    </w:p>
  </w:comment>
  <w:comment w:id="713" w:author="Windows User" w:date="2015-10-30T08:56:00Z" w:initials="BS">
    <w:p w14:paraId="4BEF6991" w14:textId="77777777" w:rsidR="00AB78C6" w:rsidRDefault="00AB78C6">
      <w:pPr>
        <w:pStyle w:val="CommentText"/>
      </w:pPr>
      <w:r>
        <w:rPr>
          <w:rStyle w:val="CommentReference"/>
        </w:rPr>
        <w:annotationRef/>
      </w:r>
      <w:r>
        <w:t>coptic is heavens of heavens, but we usually say heaven of heavens.</w:t>
      </w:r>
    </w:p>
  </w:comment>
  <w:comment w:id="715" w:author="Windows User" w:date="2015-10-30T08:56:00Z" w:initials="BS">
    <w:p w14:paraId="3AB1B9D1" w14:textId="77777777" w:rsidR="00AB78C6" w:rsidRDefault="00AB78C6">
      <w:pPr>
        <w:pStyle w:val="CommentText"/>
      </w:pPr>
      <w:r>
        <w:rPr>
          <w:rStyle w:val="CommentReference"/>
        </w:rPr>
        <w:annotationRef/>
      </w:r>
      <w:r>
        <w:t>rises or shines?</w:t>
      </w:r>
    </w:p>
  </w:comment>
  <w:comment w:id="718" w:author="Windows User" w:date="2015-10-30T08:56:00Z" w:initials="BS">
    <w:p w14:paraId="4F324E1B" w14:textId="77777777" w:rsidR="00AB78C6" w:rsidRDefault="00AB78C6">
      <w:pPr>
        <w:pStyle w:val="CommentText"/>
      </w:pPr>
      <w:r>
        <w:rPr>
          <w:rStyle w:val="CommentReference"/>
        </w:rPr>
        <w:annotationRef/>
      </w:r>
      <w:r>
        <w:t>destroyed or damaged?</w:t>
      </w:r>
    </w:p>
  </w:comment>
  <w:comment w:id="723" w:author="Windows User" w:date="2015-10-30T08:56:00Z" w:initials="BS">
    <w:p w14:paraId="79923BFC" w14:textId="77777777" w:rsidR="00AB78C6" w:rsidRDefault="00AB78C6">
      <w:pPr>
        <w:pStyle w:val="CommentText"/>
      </w:pPr>
      <w:r>
        <w:rPr>
          <w:rStyle w:val="CommentReference"/>
        </w:rPr>
        <w:annotationRef/>
      </w:r>
      <w:r>
        <w:t>servant, or slave?</w:t>
      </w:r>
    </w:p>
  </w:comment>
  <w:comment w:id="724" w:author="Windows User" w:date="2015-10-30T08:56:00Z" w:initials="BS">
    <w:p w14:paraId="7A143CF0" w14:textId="77777777" w:rsidR="00AB78C6" w:rsidRDefault="00AB78C6">
      <w:pPr>
        <w:pStyle w:val="CommentText"/>
      </w:pPr>
      <w:r>
        <w:rPr>
          <w:rStyle w:val="CommentReference"/>
        </w:rPr>
        <w:annotationRef/>
      </w:r>
      <w:r>
        <w:t>Feels way too literal</w:t>
      </w:r>
    </w:p>
  </w:comment>
  <w:comment w:id="730" w:author="Windows User" w:date="2015-10-30T08:56:00Z" w:initials="BS">
    <w:p w14:paraId="7572AFE8" w14:textId="77777777" w:rsidR="00AB78C6" w:rsidRDefault="00AB78C6">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32" w:author="Windows User" w:date="2015-10-30T08:56:00Z" w:initials="BS">
    <w:p w14:paraId="4BD346B3" w14:textId="77777777" w:rsidR="00AB78C6" w:rsidRDefault="00AB78C6">
      <w:pPr>
        <w:pStyle w:val="CommentText"/>
      </w:pPr>
      <w:r>
        <w:rPr>
          <w:rStyle w:val="CommentReference"/>
        </w:rPr>
        <w:annotationRef/>
      </w:r>
      <w:r>
        <w:t>was incarnate or took flesh? Need a decision for this common phrase.</w:t>
      </w:r>
    </w:p>
  </w:comment>
  <w:comment w:id="734" w:author="Windows User" w:date="2015-10-30T08:56:00Z" w:initials="BS">
    <w:p w14:paraId="034C1EC4" w14:textId="77777777" w:rsidR="00AB78C6" w:rsidRDefault="00AB78C6">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39" w:author="Windows User" w:date="2015-10-30T08:56:00Z" w:initials="BS">
    <w:p w14:paraId="1A450199" w14:textId="77777777" w:rsidR="00AB78C6" w:rsidRDefault="00AB78C6">
      <w:pPr>
        <w:pStyle w:val="CommentText"/>
      </w:pPr>
      <w:r>
        <w:rPr>
          <w:rStyle w:val="CommentReference"/>
        </w:rPr>
        <w:annotationRef/>
      </w:r>
      <w:r>
        <w:t>Altar/The place where the Sacrifice is offered, is clearly not right. But Temple? Or Holy of Holies?</w:t>
      </w:r>
    </w:p>
  </w:comment>
  <w:comment w:id="742" w:author="Windows User" w:date="2015-10-30T08:56:00Z" w:initials="BS">
    <w:p w14:paraId="645B0D7E" w14:textId="77777777" w:rsidR="00AB78C6" w:rsidRDefault="00AB78C6">
      <w:pPr>
        <w:pStyle w:val="CommentText"/>
      </w:pPr>
      <w:r>
        <w:rPr>
          <w:rStyle w:val="CommentReference"/>
        </w:rPr>
        <w:annotationRef/>
      </w:r>
      <w:r>
        <w:t>I think infinite captures the meaning of uncircumscript in a more approachable way.</w:t>
      </w:r>
    </w:p>
  </w:comment>
  <w:comment w:id="743" w:author="Windows User" w:date="2015-10-30T08:56:00Z" w:initials="BS">
    <w:p w14:paraId="1421937C" w14:textId="77777777" w:rsidR="00AB78C6" w:rsidRDefault="00AB78C6">
      <w:pPr>
        <w:pStyle w:val="CommentText"/>
      </w:pPr>
      <w:r>
        <w:rPr>
          <w:rStyle w:val="CommentReference"/>
        </w:rPr>
        <w:annotationRef/>
      </w:r>
      <w:r>
        <w:t>net or hook?</w:t>
      </w:r>
    </w:p>
  </w:comment>
  <w:comment w:id="744" w:author="Windows User" w:date="2015-10-30T08:56:00Z" w:initials="BS">
    <w:p w14:paraId="6723C76C" w14:textId="77777777" w:rsidR="00AB78C6" w:rsidRDefault="00AB78C6">
      <w:pPr>
        <w:pStyle w:val="CommentText"/>
      </w:pPr>
      <w:r>
        <w:rPr>
          <w:rStyle w:val="CommentReference"/>
        </w:rPr>
        <w:annotationRef/>
      </w:r>
      <w:r>
        <w:t>Instructing them in the worship?</w:t>
      </w:r>
    </w:p>
  </w:comment>
  <w:comment w:id="745" w:author="Windows User" w:date="2015-10-30T08:56:00Z" w:initials="BS">
    <w:p w14:paraId="62A67018" w14:textId="77777777" w:rsidR="00AB78C6" w:rsidRDefault="00AB78C6">
      <w:pPr>
        <w:pStyle w:val="CommentText"/>
      </w:pPr>
      <w:r>
        <w:rPr>
          <w:rStyle w:val="CommentReference"/>
        </w:rPr>
        <w:annotationRef/>
      </w:r>
      <w:r>
        <w:t>what does this mean?</w:t>
      </w:r>
    </w:p>
  </w:comment>
  <w:comment w:id="746" w:author="Windows User" w:date="2015-10-30T08:56:00Z" w:initials="BS">
    <w:p w14:paraId="26273E35" w14:textId="77777777" w:rsidR="00AB78C6" w:rsidRDefault="00AB78C6">
      <w:pPr>
        <w:pStyle w:val="CommentText"/>
      </w:pPr>
      <w:r>
        <w:rPr>
          <w:rStyle w:val="CommentReference"/>
        </w:rPr>
        <w:annotationRef/>
      </w:r>
      <w:r>
        <w:t>Path? Or Way? i.e. Christ?</w:t>
      </w:r>
    </w:p>
  </w:comment>
  <w:comment w:id="747" w:author="Windows User" w:date="2015-10-30T08:56:00Z" w:initials="BS">
    <w:p w14:paraId="4A8A49E6" w14:textId="77777777" w:rsidR="00AB78C6" w:rsidRDefault="00AB78C6">
      <w:pPr>
        <w:pStyle w:val="CommentText"/>
      </w:pPr>
      <w:r>
        <w:rPr>
          <w:rStyle w:val="CommentReference"/>
        </w:rPr>
        <w:annotationRef/>
      </w:r>
      <w:r>
        <w:t>forward to? Or towards?</w:t>
      </w:r>
    </w:p>
  </w:comment>
  <w:comment w:id="748" w:author="Windows User" w:date="2015-10-30T08:56:00Z" w:initials="BS">
    <w:p w14:paraId="3641E3CF" w14:textId="77777777" w:rsidR="00AB78C6" w:rsidRDefault="00AB78C6">
      <w:pPr>
        <w:pStyle w:val="CommentText"/>
      </w:pPr>
      <w:r>
        <w:rPr>
          <w:rStyle w:val="CommentReference"/>
        </w:rPr>
        <w:annotationRef/>
      </w:r>
      <w:r>
        <w:t>gladness</w:t>
      </w:r>
    </w:p>
  </w:comment>
  <w:comment w:id="753" w:author="Windows User" w:date="2015-10-30T08:56:00Z" w:initials="BS">
    <w:p w14:paraId="18CD3B37" w14:textId="77777777" w:rsidR="00AB78C6" w:rsidRDefault="00AB78C6">
      <w:pPr>
        <w:pStyle w:val="CommentText"/>
      </w:pPr>
      <w:r>
        <w:rPr>
          <w:rStyle w:val="CommentReference"/>
        </w:rPr>
        <w:annotationRef/>
      </w:r>
      <w:r>
        <w:t>Inclined to switch to L.A. ordering, but probably better to be consistent with Black.</w:t>
      </w:r>
    </w:p>
  </w:comment>
  <w:comment w:id="754" w:author="Windows User" w:date="2015-10-30T08:56:00Z" w:initials="BS">
    <w:p w14:paraId="14657D9B" w14:textId="77777777" w:rsidR="00AB78C6" w:rsidRDefault="00AB78C6">
      <w:pPr>
        <w:pStyle w:val="CommentText"/>
      </w:pPr>
      <w:r>
        <w:rPr>
          <w:rStyle w:val="CommentReference"/>
        </w:rPr>
        <w:annotationRef/>
      </w:r>
      <w:r>
        <w:t>Everyday or a day?</w:t>
      </w:r>
    </w:p>
  </w:comment>
  <w:comment w:id="755" w:author="Windows User" w:date="2015-10-30T08:56:00Z" w:initials="BS">
    <w:p w14:paraId="149067DF" w14:textId="77777777" w:rsidR="00AB78C6" w:rsidRDefault="00AB78C6">
      <w:pPr>
        <w:pStyle w:val="CommentText"/>
      </w:pPr>
      <w:r>
        <w:rPr>
          <w:rStyle w:val="CommentReference"/>
        </w:rPr>
        <w:annotationRef/>
      </w:r>
      <w:r>
        <w:t>not delight. Maybe joy instead of esctasy?</w:t>
      </w:r>
    </w:p>
  </w:comment>
  <w:comment w:id="756" w:author="Windows User" w:date="2015-10-30T08:56:00Z" w:initials="BS">
    <w:p w14:paraId="02ED9136" w14:textId="77777777" w:rsidR="00AB78C6" w:rsidRDefault="00AB78C6">
      <w:pPr>
        <w:pStyle w:val="CommentText"/>
      </w:pPr>
      <w:r>
        <w:rPr>
          <w:rStyle w:val="CommentReference"/>
        </w:rPr>
        <w:annotationRef/>
      </w:r>
      <w:r>
        <w:t>glory, splendor or beauty?</w:t>
      </w:r>
    </w:p>
  </w:comment>
  <w:comment w:id="757" w:author="Windows User" w:date="2015-10-30T08:56:00Z" w:initials="BS">
    <w:p w14:paraId="6EE864C2" w14:textId="77777777" w:rsidR="00AB78C6" w:rsidRDefault="00AB78C6">
      <w:pPr>
        <w:pStyle w:val="CommentText"/>
      </w:pPr>
      <w:r>
        <w:rPr>
          <w:rStyle w:val="CommentReference"/>
        </w:rPr>
        <w:annotationRef/>
      </w:r>
      <w:r>
        <w:t>from or and?</w:t>
      </w:r>
    </w:p>
  </w:comment>
  <w:comment w:id="758" w:author="Windows User" w:date="2015-10-30T08:56:00Z" w:initials="BS">
    <w:p w14:paraId="646E63C2" w14:textId="77777777" w:rsidR="00AB78C6" w:rsidRDefault="00AB78C6">
      <w:pPr>
        <w:pStyle w:val="CommentText"/>
      </w:pPr>
      <w:r>
        <w:rPr>
          <w:rStyle w:val="CommentReference"/>
        </w:rPr>
        <w:annotationRef/>
      </w:r>
      <w:r>
        <w:t>What prophet? Why did abouna redact this?</w:t>
      </w:r>
    </w:p>
  </w:comment>
  <w:comment w:id="759" w:author="Windows User" w:date="2015-10-30T08:56:00Z" w:initials="BS">
    <w:p w14:paraId="79F5EF00" w14:textId="77777777" w:rsidR="00AB78C6" w:rsidRDefault="00AB78C6">
      <w:pPr>
        <w:pStyle w:val="CommentText"/>
      </w:pPr>
      <w:r>
        <w:rPr>
          <w:rStyle w:val="CommentReference"/>
        </w:rPr>
        <w:annotationRef/>
      </w:r>
      <w:r>
        <w:t>Doesn't this say you are beyond beginning, or something to that effect? Beyond the beginning from which even time arose?</w:t>
      </w:r>
    </w:p>
  </w:comment>
  <w:comment w:id="760" w:author="Windows User" w:date="2015-10-30T08:56:00Z" w:initials="BS">
    <w:p w14:paraId="6ADED7EC" w14:textId="77777777" w:rsidR="00AB78C6" w:rsidRDefault="00AB78C6">
      <w:pPr>
        <w:pStyle w:val="CommentText"/>
      </w:pPr>
      <w:r>
        <w:rPr>
          <w:rStyle w:val="CommentReference"/>
        </w:rPr>
        <w:annotationRef/>
      </w:r>
      <w:r>
        <w:t>is this right?</w:t>
      </w:r>
    </w:p>
  </w:comment>
  <w:comment w:id="761" w:author="Windows User" w:date="2015-10-30T08:56:00Z" w:initials="BS">
    <w:p w14:paraId="020E5B92" w14:textId="77777777" w:rsidR="00AB78C6" w:rsidRDefault="00AB78C6">
      <w:pPr>
        <w:pStyle w:val="CommentText"/>
      </w:pPr>
      <w:r>
        <w:rPr>
          <w:rStyle w:val="CommentReference"/>
        </w:rPr>
        <w:annotationRef/>
      </w:r>
      <w:r>
        <w:t>isn't it of?</w:t>
      </w:r>
    </w:p>
  </w:comment>
  <w:comment w:id="762" w:author="Windows User" w:date="2015-10-30T08:56:00Z" w:initials="BS">
    <w:p w14:paraId="7BDB93A0" w14:textId="77777777" w:rsidR="00AB78C6" w:rsidRDefault="00AB78C6">
      <w:pPr>
        <w:pStyle w:val="CommentText"/>
      </w:pPr>
      <w:r>
        <w:rPr>
          <w:rStyle w:val="CommentReference"/>
        </w:rPr>
        <w:annotationRef/>
      </w:r>
      <w:r>
        <w:t>isn't it blesses?</w:t>
      </w:r>
    </w:p>
  </w:comment>
  <w:comment w:id="763" w:author="Windows User" w:date="2015-10-30T08:56:00Z" w:initials="BS">
    <w:p w14:paraId="31BB6C0C" w14:textId="77777777" w:rsidR="00AB78C6" w:rsidRDefault="00AB78C6">
      <w:pPr>
        <w:pStyle w:val="CommentText"/>
      </w:pPr>
      <w:r>
        <w:rPr>
          <w:rStyle w:val="CommentReference"/>
        </w:rPr>
        <w:annotationRef/>
      </w:r>
      <w:r>
        <w:t>blessing or blessing?</w:t>
      </w:r>
    </w:p>
  </w:comment>
  <w:comment w:id="764" w:author="Windows User" w:date="2015-10-30T08:56:00Z" w:initials="BS">
    <w:p w14:paraId="7E2CC9C5" w14:textId="77777777" w:rsidR="00AB78C6" w:rsidRDefault="00AB78C6">
      <w:pPr>
        <w:pStyle w:val="CommentText"/>
      </w:pPr>
      <w:r>
        <w:rPr>
          <w:rStyle w:val="CommentReference"/>
        </w:rPr>
        <w:annotationRef/>
      </w:r>
      <w:r>
        <w:t>the other translations seem not to like abouna's contractions...</w:t>
      </w:r>
    </w:p>
  </w:comment>
  <w:comment w:id="765" w:author="Windows User" w:date="2015-10-30T08:56:00Z" w:initials="BS">
    <w:p w14:paraId="17457A5D" w14:textId="77777777" w:rsidR="00AB78C6" w:rsidRDefault="00AB78C6">
      <w:pPr>
        <w:pStyle w:val="CommentText"/>
      </w:pPr>
      <w:r>
        <w:rPr>
          <w:rStyle w:val="CommentReference"/>
        </w:rPr>
        <w:annotationRef/>
      </w:r>
      <w:r>
        <w:t>perfect or true?</w:t>
      </w:r>
    </w:p>
  </w:comment>
  <w:comment w:id="772" w:author="Windows User" w:date="2015-10-30T08:56:00Z" w:initials="BS">
    <w:p w14:paraId="5F73F58F" w14:textId="77777777" w:rsidR="00AB78C6" w:rsidRDefault="00AB78C6">
      <w:pPr>
        <w:pStyle w:val="CommentText"/>
      </w:pPr>
      <w:r>
        <w:rPr>
          <w:rStyle w:val="CommentReference"/>
        </w:rPr>
        <w:annotationRef/>
      </w:r>
      <w:r>
        <w:t>which word is right?</w:t>
      </w:r>
    </w:p>
  </w:comment>
  <w:comment w:id="773" w:author="Windows User" w:date="2015-10-30T08:56:00Z" w:initials="BS">
    <w:p w14:paraId="7EA05C7E" w14:textId="77777777" w:rsidR="00AB78C6" w:rsidRDefault="00AB78C6">
      <w:pPr>
        <w:pStyle w:val="CommentText"/>
      </w:pPr>
      <w:r>
        <w:rPr>
          <w:rStyle w:val="CommentReference"/>
        </w:rPr>
        <w:annotationRef/>
      </w:r>
      <w:r>
        <w:t>wise?</w:t>
      </w:r>
    </w:p>
  </w:comment>
  <w:comment w:id="775" w:author="Windows User" w:date="2015-10-30T08:56:00Z" w:initials="BS">
    <w:p w14:paraId="69093D0A" w14:textId="77777777" w:rsidR="00AB78C6" w:rsidRDefault="00AB78C6">
      <w:pPr>
        <w:pStyle w:val="CommentText"/>
      </w:pPr>
      <w:r>
        <w:rPr>
          <w:rStyle w:val="CommentReference"/>
        </w:rPr>
        <w:annotationRef/>
      </w:r>
      <w:r>
        <w:t>bride, or bridal chamber?</w:t>
      </w:r>
    </w:p>
  </w:comment>
  <w:comment w:id="776" w:author="Windows User" w:date="2015-10-30T08:56:00Z" w:initials="BS">
    <w:p w14:paraId="22779ECC" w14:textId="77777777" w:rsidR="00AB78C6" w:rsidRDefault="00AB78C6" w:rsidP="00BE768B">
      <w:pPr>
        <w:pStyle w:val="CommentText"/>
      </w:pPr>
      <w:r>
        <w:rPr>
          <w:rStyle w:val="CommentReference"/>
        </w:rPr>
        <w:annotationRef/>
      </w:r>
      <w:r>
        <w:t>truth, logos, or true logos?</w:t>
      </w:r>
    </w:p>
  </w:comment>
  <w:comment w:id="777" w:author="Windows User" w:date="2015-10-30T08:56:00Z" w:initials="BS">
    <w:p w14:paraId="6213BCBE" w14:textId="77777777" w:rsidR="00AB78C6" w:rsidRDefault="00AB78C6" w:rsidP="00BE768B">
      <w:pPr>
        <w:pStyle w:val="CommentText"/>
      </w:pPr>
      <w:r>
        <w:rPr>
          <w:rStyle w:val="CommentReference"/>
        </w:rPr>
        <w:annotationRef/>
      </w:r>
      <w:r>
        <w:t>redeemed or saved?</w:t>
      </w:r>
    </w:p>
  </w:comment>
  <w:comment w:id="779" w:author="Windows User" w:date="2015-10-30T08:56:00Z" w:initials="BS">
    <w:p w14:paraId="2A3CAD8D" w14:textId="77777777" w:rsidR="00AB78C6" w:rsidRDefault="00AB78C6">
      <w:pPr>
        <w:pStyle w:val="CommentText"/>
      </w:pPr>
      <w:r>
        <w:rPr>
          <w:rStyle w:val="CommentReference"/>
        </w:rPr>
        <w:annotationRef/>
      </w:r>
      <w:r>
        <w:t>for us or unto us?</w:t>
      </w:r>
    </w:p>
  </w:comment>
  <w:comment w:id="782" w:author="Windows User" w:date="2015-10-30T08:56:00Z" w:initials="BS">
    <w:p w14:paraId="74DABC9B" w14:textId="77777777" w:rsidR="00AB78C6" w:rsidRDefault="00AB78C6">
      <w:pPr>
        <w:pStyle w:val="CommentText"/>
      </w:pPr>
      <w:r>
        <w:rPr>
          <w:rStyle w:val="CommentReference"/>
        </w:rPr>
        <w:annotationRef/>
      </w:r>
      <w:r>
        <w:t>what does eshleelooi mean?</w:t>
      </w:r>
    </w:p>
  </w:comment>
  <w:comment w:id="783" w:author="Windows User" w:date="2015-10-30T08:56:00Z" w:initials="BS">
    <w:p w14:paraId="068283F8" w14:textId="77777777" w:rsidR="00AB78C6" w:rsidRDefault="00AB78C6">
      <w:pPr>
        <w:pStyle w:val="CommentText"/>
      </w:pPr>
      <w:r>
        <w:rPr>
          <w:rStyle w:val="CommentReference"/>
        </w:rPr>
        <w:annotationRef/>
      </w:r>
      <w:r>
        <w:t>save or redeem?</w:t>
      </w:r>
    </w:p>
  </w:comment>
  <w:comment w:id="785" w:author="Windows User" w:date="2015-10-30T08:56:00Z" w:initials="BS">
    <w:p w14:paraId="580D65BC" w14:textId="77777777" w:rsidR="00AB78C6" w:rsidRDefault="00AB78C6">
      <w:pPr>
        <w:pStyle w:val="CommentText"/>
      </w:pPr>
      <w:r>
        <w:rPr>
          <w:rStyle w:val="CommentReference"/>
        </w:rPr>
        <w:annotationRef/>
      </w:r>
      <w:r>
        <w:t>paradoxically or miraculously?</w:t>
      </w:r>
    </w:p>
  </w:comment>
  <w:comment w:id="786" w:author="Windows User" w:date="2015-10-30T08:56:00Z" w:initials="BS">
    <w:p w14:paraId="1504B052" w14:textId="77777777" w:rsidR="00AB78C6" w:rsidRDefault="00AB78C6">
      <w:pPr>
        <w:pStyle w:val="CommentText"/>
      </w:pPr>
      <w:r>
        <w:rPr>
          <w:rStyle w:val="CommentReference"/>
        </w:rPr>
        <w:annotationRef/>
      </w:r>
      <w:r>
        <w:t>I get that this is perfectly valid English without 'is'. But too hard to follow fast.</w:t>
      </w:r>
    </w:p>
  </w:comment>
  <w:comment w:id="788" w:author="Windows User" w:date="2015-10-30T08:56:00Z" w:initials="BS">
    <w:p w14:paraId="6FECF727" w14:textId="77777777" w:rsidR="00AB78C6" w:rsidRDefault="00AB78C6">
      <w:pPr>
        <w:pStyle w:val="CommentText"/>
      </w:pPr>
      <w:r>
        <w:rPr>
          <w:rStyle w:val="CommentReference"/>
        </w:rPr>
        <w:annotationRef/>
      </w:r>
      <w:r>
        <w:t>this seems to be parallel to gold on all sides rather than gold roundabout it.</w:t>
      </w:r>
    </w:p>
  </w:comment>
  <w:comment w:id="789" w:author="Windows User" w:date="2015-10-30T08:56:00Z" w:initials="BS">
    <w:p w14:paraId="70D28A4D" w14:textId="77777777" w:rsidR="00AB78C6" w:rsidRDefault="00AB78C6">
      <w:pPr>
        <w:pStyle w:val="CommentText"/>
      </w:pPr>
      <w:r>
        <w:rPr>
          <w:rStyle w:val="CommentReference"/>
        </w:rPr>
        <w:annotationRef/>
      </w:r>
      <w:r>
        <w:t>Saviour or redeemer?</w:t>
      </w:r>
    </w:p>
  </w:comment>
  <w:comment w:id="791" w:author="Windows User" w:date="2015-10-30T08:56:00Z" w:initials="BS">
    <w:p w14:paraId="5810A4FB" w14:textId="77777777" w:rsidR="00AB78C6" w:rsidRDefault="00AB78C6">
      <w:pPr>
        <w:pStyle w:val="CommentText"/>
      </w:pPr>
      <w:r>
        <w:rPr>
          <w:rStyle w:val="CommentReference"/>
        </w:rPr>
        <w:annotationRef/>
      </w:r>
      <w:r>
        <w:t>isn't this compassion? not nishti nai...</w:t>
      </w:r>
    </w:p>
  </w:comment>
  <w:comment w:id="794" w:author="Windows User" w:date="2015-10-30T08:56:00Z" w:initials="BS">
    <w:p w14:paraId="11961883" w14:textId="77777777" w:rsidR="00AB78C6" w:rsidRDefault="00AB78C6">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95" w:author="Windows User" w:date="2015-10-30T08:56:00Z" w:initials="BS">
    <w:p w14:paraId="46371F93" w14:textId="77777777" w:rsidR="00AB78C6" w:rsidRDefault="00AB78C6">
      <w:pPr>
        <w:pStyle w:val="CommentText"/>
      </w:pPr>
      <w:r>
        <w:rPr>
          <w:rStyle w:val="CommentReference"/>
        </w:rPr>
        <w:annotationRef/>
      </w:r>
      <w:r>
        <w:t>should be lampstand, not candle stick, here and throughout.</w:t>
      </w:r>
    </w:p>
  </w:comment>
  <w:comment w:id="796" w:author="Windows User" w:date="2015-10-30T08:56:00Z" w:initials="BS">
    <w:p w14:paraId="4BC316E7" w14:textId="77777777" w:rsidR="00AB78C6" w:rsidRDefault="00AB78C6">
      <w:pPr>
        <w:pStyle w:val="CommentText"/>
      </w:pPr>
      <w:r>
        <w:rPr>
          <w:rStyle w:val="CommentReference"/>
        </w:rPr>
        <w:annotationRef/>
      </w:r>
      <w:r>
        <w:t>Ok, not saluted... Greeted, or I would prefer hailed...</w:t>
      </w:r>
    </w:p>
  </w:comment>
  <w:comment w:id="797" w:author="Windows User" w:date="2015-10-30T08:56:00Z" w:initials="BS">
    <w:p w14:paraId="16528738" w14:textId="77777777" w:rsidR="00AB78C6" w:rsidRDefault="00AB78C6">
      <w:pPr>
        <w:pStyle w:val="CommentText"/>
      </w:pPr>
      <w:r>
        <w:rPr>
          <w:rStyle w:val="CommentReference"/>
        </w:rPr>
        <w:annotationRef/>
      </w:r>
      <w:r>
        <w:t>The Father was overjoyed, in your conception????</w:t>
      </w:r>
    </w:p>
  </w:comment>
  <w:comment w:id="798" w:author="Windows User" w:date="2015-10-30T08:56:00Z" w:initials="BS">
    <w:p w14:paraId="771A2703" w14:textId="77777777" w:rsidR="00AB78C6" w:rsidRDefault="00AB78C6">
      <w:pPr>
        <w:pStyle w:val="CommentText"/>
      </w:pPr>
      <w:r>
        <w:rPr>
          <w:rStyle w:val="CommentReference"/>
        </w:rPr>
        <w:annotationRef/>
      </w:r>
      <w:r>
        <w:t>appearing doesn't sound right for parousia... coming or advent?</w:t>
      </w:r>
    </w:p>
  </w:comment>
  <w:comment w:id="799" w:author="Windows User" w:date="2015-10-30T08:56:00Z" w:initials="BS">
    <w:p w14:paraId="41579CB8" w14:textId="77777777" w:rsidR="00AB78C6" w:rsidRDefault="00AB78C6">
      <w:pPr>
        <w:pStyle w:val="CommentText"/>
      </w:pPr>
      <w:r>
        <w:rPr>
          <w:rStyle w:val="CommentReference"/>
        </w:rPr>
        <w:annotationRef/>
      </w:r>
      <w:r>
        <w:t>kinda funny in English to switch pronoun from Lord to Virgin in one scentence.</w:t>
      </w:r>
    </w:p>
  </w:comment>
  <w:comment w:id="802" w:author="Windows User" w:date="2015-10-30T08:56:00Z" w:initials="BS">
    <w:p w14:paraId="592417C8" w14:textId="77777777" w:rsidR="00AB78C6" w:rsidRDefault="00AB78C6">
      <w:pPr>
        <w:pStyle w:val="CommentText"/>
      </w:pPr>
      <w:r>
        <w:rPr>
          <w:rStyle w:val="CommentReference"/>
        </w:rPr>
        <w:annotationRef/>
      </w:r>
      <w:r>
        <w:t>I really didn't like preached... Is this to literal though? Maybe L.A. is better.</w:t>
      </w:r>
    </w:p>
  </w:comment>
  <w:comment w:id="803" w:author="Windows User" w:date="2015-10-30T08:56:00Z" w:initials="BS">
    <w:p w14:paraId="58B144CC" w14:textId="77777777" w:rsidR="00AB78C6" w:rsidRDefault="00AB78C6">
      <w:pPr>
        <w:pStyle w:val="CommentText"/>
      </w:pPr>
      <w:r>
        <w:rPr>
          <w:rStyle w:val="CommentReference"/>
        </w:rPr>
        <w:annotationRef/>
      </w:r>
      <w:r>
        <w:t>these thereofs are so awkward... but I can't think of a better phrasing right now.</w:t>
      </w:r>
    </w:p>
  </w:comment>
  <w:comment w:id="809" w:author="Windows User" w:date="2015-10-30T08:56:00Z" w:initials="BS">
    <w:p w14:paraId="23A92A97" w14:textId="77777777" w:rsidR="00AB78C6" w:rsidRDefault="00AB78C6">
      <w:pPr>
        <w:pStyle w:val="CommentText"/>
      </w:pPr>
      <w:r>
        <w:rPr>
          <w:rStyle w:val="CommentReference"/>
        </w:rPr>
        <w:annotationRef/>
      </w:r>
      <w:r>
        <w:t>this seems kind of loose... is it ok?</w:t>
      </w:r>
    </w:p>
  </w:comment>
  <w:comment w:id="810" w:author="Windows User" w:date="2015-10-30T08:56:00Z" w:initials="BS">
    <w:p w14:paraId="2BD3AC96" w14:textId="77777777" w:rsidR="00AB78C6" w:rsidRDefault="00AB78C6">
      <w:pPr>
        <w:pStyle w:val="CommentText"/>
      </w:pPr>
      <w:r>
        <w:rPr>
          <w:rStyle w:val="CommentReference"/>
        </w:rPr>
        <w:annotationRef/>
      </w:r>
      <w:r>
        <w:t>works or deeds?</w:t>
      </w:r>
    </w:p>
  </w:comment>
  <w:comment w:id="811" w:author="Windows User" w:date="2015-10-30T08:56:00Z" w:initials="BS">
    <w:p w14:paraId="7290C623" w14:textId="77777777" w:rsidR="00AB78C6" w:rsidRDefault="00AB78C6">
      <w:pPr>
        <w:pStyle w:val="CommentText"/>
      </w:pPr>
      <w:r>
        <w:rPr>
          <w:rStyle w:val="CommentReference"/>
        </w:rPr>
        <w:annotationRef/>
      </w:r>
      <w:r>
        <w:t>does Coptic have 'high'?</w:t>
      </w:r>
    </w:p>
  </w:comment>
  <w:comment w:id="812" w:author="Windows User" w:date="2015-10-30T08:56:00Z" w:initials="BS">
    <w:p w14:paraId="370E3024" w14:textId="77777777" w:rsidR="00AB78C6" w:rsidRDefault="00AB78C6">
      <w:pPr>
        <w:pStyle w:val="CommentText"/>
      </w:pPr>
      <w:r>
        <w:rPr>
          <w:rStyle w:val="CommentReference"/>
        </w:rPr>
        <w:annotationRef/>
      </w:r>
      <w:r>
        <w:t>bless or praise? inconsistent rendering of esmo</w:t>
      </w:r>
    </w:p>
  </w:comment>
  <w:comment w:id="832" w:author="Windows User" w:date="2015-10-30T08:56:00Z" w:initials="WU">
    <w:p w14:paraId="36599FA2" w14:textId="77777777" w:rsidR="00AB78C6" w:rsidRDefault="00AB78C6" w:rsidP="000278EC">
      <w:pPr>
        <w:pStyle w:val="CommentText"/>
      </w:pPr>
      <w:r>
        <w:rPr>
          <w:rStyle w:val="CommentReference"/>
        </w:rPr>
        <w:annotationRef/>
      </w:r>
      <w:r>
        <w:t>Gives light? Enlightens?</w:t>
      </w:r>
    </w:p>
  </w:comment>
  <w:comment w:id="833" w:author="Windows User" w:date="2015-10-30T08:56:00Z" w:initials="WU">
    <w:p w14:paraId="274DD96D" w14:textId="77777777" w:rsidR="00AB78C6" w:rsidRDefault="00AB78C6">
      <w:pPr>
        <w:pStyle w:val="CommentText"/>
      </w:pPr>
      <w:r>
        <w:rPr>
          <w:rStyle w:val="CommentReference"/>
        </w:rPr>
        <w:annotationRef/>
      </w:r>
      <w:r>
        <w:t>split after this vs?</w:t>
      </w:r>
    </w:p>
  </w:comment>
  <w:comment w:id="834" w:author="Windows User" w:date="2015-10-30T08:56:00Z" w:initials="WU">
    <w:p w14:paraId="709B00B0" w14:textId="77777777" w:rsidR="00AB78C6" w:rsidRDefault="00AB78C6">
      <w:pPr>
        <w:pStyle w:val="CommentText"/>
      </w:pPr>
      <w:r>
        <w:rPr>
          <w:rStyle w:val="CommentReference"/>
        </w:rPr>
        <w:annotationRef/>
      </w:r>
      <w:r>
        <w:t>Better word than prelate?</w:t>
      </w:r>
    </w:p>
  </w:comment>
  <w:comment w:id="865" w:author="Windows User" w:date="2015-11-04T08:53:00Z" w:initials="WU">
    <w:p w14:paraId="057654D4" w14:textId="77777777" w:rsidR="00AB78C6" w:rsidRDefault="00AB78C6">
      <w:pPr>
        <w:pStyle w:val="CommentText"/>
      </w:pPr>
      <w:r>
        <w:rPr>
          <w:rStyle w:val="CommentReference"/>
        </w:rPr>
        <w:annotationRef/>
      </w:r>
      <w:r>
        <w:t>Life giver or giver of life?</w:t>
      </w:r>
    </w:p>
  </w:comment>
  <w:comment w:id="866" w:author="Windows User" w:date="2015-11-04T08:54:00Z" w:initials="WU">
    <w:p w14:paraId="27A10A48" w14:textId="77777777" w:rsidR="00AB78C6" w:rsidRDefault="00AB78C6">
      <w:pPr>
        <w:pStyle w:val="CommentText"/>
      </w:pPr>
      <w:r>
        <w:rPr>
          <w:rStyle w:val="CommentReference"/>
        </w:rPr>
        <w:annotationRef/>
      </w:r>
      <w:r>
        <w:t>Fix. Middle of this got deleted.</w:t>
      </w:r>
    </w:p>
  </w:comment>
  <w:comment w:id="877" w:author="Windows User" w:date="2015-10-30T08:56:00Z" w:initials="BS">
    <w:p w14:paraId="681427A6" w14:textId="77777777" w:rsidR="00AB78C6" w:rsidRDefault="00AB78C6">
      <w:pPr>
        <w:pStyle w:val="CommentText"/>
      </w:pPr>
      <w:r>
        <w:rPr>
          <w:rStyle w:val="CommentReference"/>
        </w:rPr>
        <w:annotationRef/>
      </w:r>
      <w:r>
        <w:t>coptic has confess</w:t>
      </w:r>
    </w:p>
  </w:comment>
  <w:comment w:id="1012" w:author="Windows User" w:date="2015-10-30T08:56:00Z" w:initials="WU">
    <w:p w14:paraId="6841EDAF" w14:textId="77777777" w:rsidR="00AB78C6" w:rsidRDefault="00AB78C6">
      <w:pPr>
        <w:pStyle w:val="CommentText"/>
      </w:pPr>
      <w:r>
        <w:rPr>
          <w:rStyle w:val="CommentReference"/>
        </w:rPr>
        <w:annotationRef/>
      </w:r>
      <w:r>
        <w:t>Isn’t this one more faithful?</w:t>
      </w:r>
    </w:p>
  </w:comment>
  <w:comment w:id="1013" w:author="Windows User" w:date="2015-10-30T08:56:00Z" w:initials="WU">
    <w:p w14:paraId="44483F5F" w14:textId="77777777" w:rsidR="00AB78C6" w:rsidRDefault="00AB78C6">
      <w:pPr>
        <w:pStyle w:val="CommentText"/>
      </w:pPr>
      <w:r>
        <w:rPr>
          <w:rStyle w:val="CommentReference"/>
        </w:rPr>
        <w:annotationRef/>
      </w:r>
      <w:r>
        <w:t>Which one(s) are/is right?</w:t>
      </w:r>
    </w:p>
  </w:comment>
  <w:comment w:id="1014" w:author="Windows User" w:date="2015-10-30T08:56:00Z" w:initials="WU">
    <w:p w14:paraId="22B3EF76" w14:textId="77777777" w:rsidR="00AB78C6" w:rsidRDefault="00AB78C6">
      <w:pPr>
        <w:pStyle w:val="CommentText"/>
      </w:pPr>
      <w:r>
        <w:rPr>
          <w:rStyle w:val="CommentReference"/>
        </w:rPr>
        <w:annotationRef/>
      </w:r>
      <w:r>
        <w:t>Coptic doesn’t seem to have “O Lord”</w:t>
      </w:r>
    </w:p>
  </w:comment>
  <w:comment w:id="1018" w:author="Windows User" w:date="2015-10-30T08:56:00Z" w:initials="WU">
    <w:p w14:paraId="6BF65470" w14:textId="77777777" w:rsidR="00AB78C6" w:rsidRDefault="00AB78C6">
      <w:pPr>
        <w:pStyle w:val="CommentText"/>
      </w:pPr>
      <w:r>
        <w:rPr>
          <w:rStyle w:val="CommentReference"/>
        </w:rPr>
        <w:annotationRef/>
      </w:r>
      <w:r>
        <w:t>Called or named?</w:t>
      </w:r>
    </w:p>
  </w:comment>
  <w:comment w:id="1019" w:author="Windows User" w:date="2015-10-30T08:56:00Z" w:initials="WU">
    <w:p w14:paraId="64122CF8" w14:textId="77777777" w:rsidR="00AB78C6" w:rsidRDefault="00AB78C6">
      <w:pPr>
        <w:pStyle w:val="CommentText"/>
      </w:pPr>
      <w:r>
        <w:rPr>
          <w:rStyle w:val="CommentReference"/>
        </w:rPr>
        <w:annotationRef/>
      </w:r>
      <w:r>
        <w:t>John loved the Lord, or the Lord loved John?</w:t>
      </w:r>
    </w:p>
  </w:comment>
  <w:comment w:id="1021" w:author="Windows User" w:date="2015-10-30T08:56:00Z" w:initials="WU">
    <w:p w14:paraId="28540FAB" w14:textId="77777777" w:rsidR="00AB78C6" w:rsidRDefault="00AB78C6">
      <w:pPr>
        <w:pStyle w:val="CommentText"/>
      </w:pPr>
      <w:r>
        <w:rPr>
          <w:rStyle w:val="CommentReference"/>
        </w:rPr>
        <w:annotationRef/>
      </w:r>
      <w:r>
        <w:t>Not the Lord?</w:t>
      </w:r>
    </w:p>
  </w:comment>
  <w:comment w:id="1022" w:author="Windows User" w:date="2015-10-30T08:56:00Z" w:initials="WU">
    <w:p w14:paraId="3BE9EA57" w14:textId="77777777" w:rsidR="00AB78C6" w:rsidRDefault="00AB78C6">
      <w:pPr>
        <w:pStyle w:val="CommentText"/>
      </w:pPr>
      <w:r>
        <w:rPr>
          <w:rStyle w:val="CommentReference"/>
        </w:rPr>
        <w:annotationRef/>
      </w:r>
      <w:r>
        <w:t>The rest missing?</w:t>
      </w:r>
    </w:p>
  </w:comment>
  <w:comment w:id="1023" w:author="Windows User" w:date="2015-10-30T08:56:00Z" w:initials="WU">
    <w:p w14:paraId="17CFCF91" w14:textId="77777777" w:rsidR="00AB78C6" w:rsidRDefault="00AB78C6">
      <w:pPr>
        <w:pStyle w:val="CommentText"/>
      </w:pPr>
      <w:r>
        <w:rPr>
          <w:rStyle w:val="CommentReference"/>
        </w:rPr>
        <w:annotationRef/>
      </w:r>
      <w:r>
        <w:t>Completely different…</w:t>
      </w:r>
    </w:p>
  </w:comment>
  <w:comment w:id="1024" w:author="Windows User" w:date="2015-10-30T08:56:00Z" w:initials="WU">
    <w:p w14:paraId="1A5ABDDA" w14:textId="77777777" w:rsidR="00AB78C6" w:rsidRDefault="00AB78C6">
      <w:pPr>
        <w:pStyle w:val="CommentText"/>
      </w:pPr>
      <w:r>
        <w:rPr>
          <w:rStyle w:val="CommentReference"/>
        </w:rPr>
        <w:annotationRef/>
      </w:r>
      <w:r>
        <w:t>Sound or voices?</w:t>
      </w:r>
    </w:p>
  </w:comment>
  <w:comment w:id="1026" w:author="Windows User" w:date="2015-10-30T08:56:00Z" w:initials="WU">
    <w:p w14:paraId="2632154F" w14:textId="77777777" w:rsidR="00AB78C6" w:rsidRDefault="00AB78C6">
      <w:pPr>
        <w:pStyle w:val="CommentText"/>
      </w:pPr>
      <w:r>
        <w:rPr>
          <w:rStyle w:val="CommentReference"/>
        </w:rPr>
        <w:annotationRef/>
      </w:r>
      <w:r>
        <w:t>AAP has divinely inspired.</w:t>
      </w:r>
    </w:p>
  </w:comment>
  <w:comment w:id="1028" w:author="Windows User" w:date="2015-10-30T08:56:00Z" w:initials="WU">
    <w:p w14:paraId="6A684B9E" w14:textId="77777777" w:rsidR="00AB78C6" w:rsidRDefault="00AB78C6">
      <w:pPr>
        <w:pStyle w:val="CommentText"/>
      </w:pPr>
      <w:r>
        <w:rPr>
          <w:rStyle w:val="CommentReference"/>
        </w:rPr>
        <w:annotationRef/>
      </w:r>
      <w:r>
        <w:t>This one needs looking at.</w:t>
      </w:r>
    </w:p>
  </w:comment>
  <w:comment w:id="1029" w:author="Windows User" w:date="2015-10-30T08:56:00Z" w:initials="WU">
    <w:p w14:paraId="3E29D706" w14:textId="77777777" w:rsidR="00AB78C6" w:rsidRDefault="00AB78C6">
      <w:pPr>
        <w:pStyle w:val="CommentText"/>
      </w:pPr>
      <w:r>
        <w:rPr>
          <w:rStyle w:val="CommentReference"/>
        </w:rPr>
        <w:annotationRef/>
      </w:r>
      <w:r>
        <w:t>Partners?</w:t>
      </w:r>
    </w:p>
  </w:comment>
  <w:comment w:id="1034" w:author="Windows User" w:date="2015-10-30T08:56:00Z" w:initials="WU">
    <w:p w14:paraId="662AC6DC" w14:textId="77777777" w:rsidR="00AB78C6" w:rsidRDefault="00AB78C6">
      <w:pPr>
        <w:pStyle w:val="CommentText"/>
      </w:pPr>
      <w:r>
        <w:rPr>
          <w:rStyle w:val="CommentReference"/>
        </w:rPr>
        <w:annotationRef/>
      </w:r>
      <w:r>
        <w:t>What land?</w:t>
      </w:r>
    </w:p>
  </w:comment>
  <w:comment w:id="1036" w:author="Windows User" w:date="2015-10-30T08:56:00Z" w:initials="WU">
    <w:p w14:paraId="121BE348" w14:textId="77777777" w:rsidR="00AB78C6" w:rsidRDefault="00AB78C6">
      <w:pPr>
        <w:pStyle w:val="CommentText"/>
      </w:pPr>
      <w:r>
        <w:rPr>
          <w:rStyle w:val="CommentReference"/>
        </w:rPr>
        <w:annotationRef/>
      </w:r>
      <w:r>
        <w:t>Or englighten?</w:t>
      </w:r>
    </w:p>
  </w:comment>
  <w:comment w:id="1050" w:author="Windows User" w:date="2015-10-30T08:56:00Z" w:initials="WU">
    <w:p w14:paraId="52EAF036" w14:textId="77777777" w:rsidR="00AB78C6" w:rsidRDefault="00AB78C6">
      <w:pPr>
        <w:pStyle w:val="CommentText"/>
      </w:pPr>
      <w:r>
        <w:rPr>
          <w:rStyle w:val="CommentReference"/>
        </w:rPr>
        <w:annotationRef/>
      </w:r>
      <w:r>
        <w:t>What should this verse be?</w:t>
      </w:r>
    </w:p>
  </w:comment>
  <w:comment w:id="1059" w:author="Windows User" w:date="2015-10-30T08:56:00Z" w:initials="BS">
    <w:p w14:paraId="1A0E2428" w14:textId="77777777" w:rsidR="00AB78C6" w:rsidRDefault="00AB78C6">
      <w:pPr>
        <w:pStyle w:val="CommentText"/>
      </w:pPr>
      <w:r>
        <w:rPr>
          <w:rStyle w:val="CommentReference"/>
        </w:rPr>
        <w:annotationRef/>
      </w:r>
      <w:r>
        <w:t>wiles or snares?</w:t>
      </w:r>
    </w:p>
  </w:comment>
  <w:comment w:id="1061" w:author="Windows User" w:date="2015-10-30T08:56:00Z" w:initials="BS">
    <w:p w14:paraId="2B8DD286" w14:textId="77777777" w:rsidR="00AB78C6" w:rsidRDefault="00AB78C6">
      <w:pPr>
        <w:pStyle w:val="CommentText"/>
      </w:pPr>
      <w:r>
        <w:rPr>
          <w:rStyle w:val="CommentReference"/>
        </w:rPr>
        <w:annotationRef/>
      </w:r>
      <w:r>
        <w:t>I typed this Coptic... so it will have typos..</w:t>
      </w:r>
    </w:p>
  </w:comment>
  <w:comment w:id="1062" w:author="Windows User" w:date="2015-10-30T08:56:00Z" w:initials="WU">
    <w:p w14:paraId="7AD216CC" w14:textId="77777777" w:rsidR="00AB78C6" w:rsidRDefault="00AB78C6">
      <w:pPr>
        <w:pStyle w:val="CommentText"/>
      </w:pPr>
      <w:r>
        <w:rPr>
          <w:rStyle w:val="CommentReference"/>
        </w:rPr>
        <w:annotationRef/>
      </w:r>
      <w:r>
        <w:t>You reign? The dominion is yours? Yours is the dominion?</w:t>
      </w:r>
    </w:p>
  </w:comment>
  <w:comment w:id="1064" w:author="Windows User" w:date="2015-10-30T08:56:00Z" w:initials="BS">
    <w:p w14:paraId="68C1922F" w14:textId="77777777" w:rsidR="00AB78C6" w:rsidRDefault="00AB78C6">
      <w:pPr>
        <w:pStyle w:val="CommentText"/>
      </w:pPr>
      <w:r>
        <w:rPr>
          <w:rStyle w:val="CommentReference"/>
        </w:rPr>
        <w:annotationRef/>
      </w:r>
      <w:r>
        <w:t>omit 'be' in contemporary?</w:t>
      </w:r>
    </w:p>
  </w:comment>
  <w:comment w:id="1065" w:author="Windows User" w:date="2015-10-30T08:56:00Z" w:initials="BS">
    <w:p w14:paraId="6511FB80" w14:textId="77777777" w:rsidR="00AB78C6" w:rsidRDefault="00AB78C6">
      <w:pPr>
        <w:pStyle w:val="CommentText"/>
      </w:pPr>
      <w:r>
        <w:rPr>
          <w:rStyle w:val="CommentReference"/>
        </w:rPr>
        <w:annotationRef/>
      </w:r>
      <w:r>
        <w:t>Abouna Antony: I typed this Coptic from the black book. Jenkims were very unclear. Please proof for typos.</w:t>
      </w:r>
    </w:p>
  </w:comment>
  <w:comment w:id="1066" w:author="Windows User" w:date="2015-10-30T08:56:00Z" w:initials="BS">
    <w:p w14:paraId="7DEA42F3" w14:textId="77777777" w:rsidR="00AB78C6" w:rsidRDefault="00AB78C6">
      <w:pPr>
        <w:pStyle w:val="CommentText"/>
      </w:pPr>
      <w:r>
        <w:rPr>
          <w:rStyle w:val="CommentReference"/>
        </w:rPr>
        <w:annotationRef/>
      </w:r>
      <w:r>
        <w:t>"is" before "the King" would make this whole vs flow as a sentence...</w:t>
      </w:r>
    </w:p>
  </w:comment>
  <w:comment w:id="1067" w:author="Windows User" w:date="2015-10-30T08:56:00Z" w:initials="BS">
    <w:p w14:paraId="1F17623C" w14:textId="77777777" w:rsidR="00AB78C6" w:rsidRDefault="00AB78C6">
      <w:pPr>
        <w:pStyle w:val="CommentText"/>
      </w:pPr>
      <w:r>
        <w:rPr>
          <w:rStyle w:val="CommentReference"/>
        </w:rPr>
        <w:annotationRef/>
      </w:r>
      <w:r>
        <w:t>ask more modern than entreat... but not quite right?</w:t>
      </w:r>
    </w:p>
  </w:comment>
  <w:comment w:id="1077" w:author="Windows User" w:date="2015-10-30T08:56:00Z" w:initials="WU">
    <w:p w14:paraId="5F20584F" w14:textId="77777777" w:rsidR="00AB78C6" w:rsidRDefault="00AB78C6">
      <w:pPr>
        <w:pStyle w:val="CommentText"/>
      </w:pPr>
      <w:r>
        <w:rPr>
          <w:rStyle w:val="CommentReference"/>
        </w:rPr>
        <w:annotationRef/>
      </w:r>
      <w:r>
        <w:t>Needs work.</w:t>
      </w:r>
    </w:p>
  </w:comment>
  <w:comment w:id="1079" w:author="Windows User" w:date="2015-10-30T08:56:00Z" w:initials="WU">
    <w:p w14:paraId="76E8B799" w14:textId="77777777" w:rsidR="00AB78C6" w:rsidRDefault="00AB78C6">
      <w:pPr>
        <w:pStyle w:val="CommentText"/>
      </w:pPr>
      <w:r>
        <w:rPr>
          <w:rStyle w:val="CommentReference"/>
        </w:rPr>
        <w:annotationRef/>
      </w:r>
      <w:r>
        <w:t>Should this be tho-out 5? Or 25?</w:t>
      </w:r>
    </w:p>
  </w:comment>
  <w:comment w:id="1084" w:author="Windows User" w:date="2015-11-11T11:06:00Z" w:initials="WU">
    <w:p w14:paraId="58D84DCF" w14:textId="77777777" w:rsidR="00AB78C6" w:rsidRDefault="00AB78C6">
      <w:pPr>
        <w:pStyle w:val="CommentText"/>
      </w:pPr>
      <w:r>
        <w:rPr>
          <w:rStyle w:val="CommentReference"/>
        </w:rPr>
        <w:annotationRef/>
      </w:r>
      <w:r>
        <w:t>Should this be last age or something?</w:t>
      </w:r>
    </w:p>
  </w:comment>
  <w:comment w:id="1086" w:author="Windows User" w:date="2015-11-11T11:00:00Z" w:initials="WU">
    <w:p w14:paraId="7D2DE752" w14:textId="77777777" w:rsidR="00AB78C6" w:rsidRDefault="00AB78C6">
      <w:pPr>
        <w:pStyle w:val="CommentText"/>
      </w:pPr>
      <w:r>
        <w:rPr>
          <w:rStyle w:val="CommentReference"/>
        </w:rPr>
        <w:annotationRef/>
      </w:r>
      <w:r>
        <w:t>This needs reviewing!</w:t>
      </w:r>
    </w:p>
  </w:comment>
  <w:comment w:id="1087" w:author="Windows User" w:date="2015-11-11T11:00:00Z" w:initials="WU">
    <w:p w14:paraId="65102EEC" w14:textId="77777777" w:rsidR="00AB78C6" w:rsidRDefault="00AB78C6">
      <w:pPr>
        <w:pStyle w:val="CommentText"/>
      </w:pPr>
      <w:r>
        <w:rPr>
          <w:rStyle w:val="CommentReference"/>
        </w:rPr>
        <w:annotationRef/>
      </w:r>
      <w:r>
        <w:t xml:space="preserve">This is probably wrong. God on high? </w:t>
      </w:r>
    </w:p>
  </w:comment>
  <w:comment w:id="1090" w:author="Windows User" w:date="2015-10-30T08:56:00Z" w:initials="WU">
    <w:p w14:paraId="38E4F092" w14:textId="77777777" w:rsidR="00AB78C6" w:rsidRDefault="00AB78C6">
      <w:pPr>
        <w:pStyle w:val="CommentText"/>
      </w:pPr>
      <w:r>
        <w:rPr>
          <w:rStyle w:val="CommentReference"/>
        </w:rPr>
        <w:annotationRef/>
      </w:r>
      <w:r>
        <w:t>Confirmed?</w:t>
      </w:r>
    </w:p>
  </w:comment>
  <w:comment w:id="1097" w:author="Windows User" w:date="2015-10-30T08:56:00Z" w:initials="WU">
    <w:p w14:paraId="41EDECE7" w14:textId="77777777" w:rsidR="00AB78C6" w:rsidRDefault="00AB78C6">
      <w:pPr>
        <w:pStyle w:val="CommentText"/>
      </w:pPr>
      <w:r>
        <w:rPr>
          <w:rStyle w:val="CommentReference"/>
        </w:rPr>
        <w:annotationRef/>
      </w:r>
      <w:r>
        <w:t>Heroes, or athletes?</w:t>
      </w:r>
    </w:p>
  </w:comment>
  <w:comment w:id="1109" w:author="Windows User" w:date="2015-10-30T08:56:00Z" w:initials="WU">
    <w:p w14:paraId="5FA627EB" w14:textId="77777777" w:rsidR="00AB78C6" w:rsidRDefault="00AB78C6">
      <w:pPr>
        <w:pStyle w:val="CommentText"/>
      </w:pPr>
      <w:r>
        <w:rPr>
          <w:rStyle w:val="CommentReference"/>
        </w:rPr>
        <w:annotationRef/>
      </w:r>
      <w:r>
        <w:t>Beasts or creatures?</w:t>
      </w:r>
    </w:p>
  </w:comment>
  <w:comment w:id="1110" w:author="Windows User" w:date="2015-10-30T08:56:00Z" w:initials="WU">
    <w:p w14:paraId="04563F96" w14:textId="77777777" w:rsidR="00AB78C6" w:rsidRDefault="00AB78C6">
      <w:pPr>
        <w:pStyle w:val="CommentText"/>
      </w:pPr>
      <w:r>
        <w:rPr>
          <w:rStyle w:val="CommentReference"/>
        </w:rPr>
        <w:annotationRef/>
      </w:r>
      <w:r>
        <w:t>Incessant? Or unceasing?</w:t>
      </w:r>
    </w:p>
  </w:comment>
  <w:comment w:id="1111" w:author="Windows User" w:date="2015-10-30T08:56:00Z" w:initials="WU">
    <w:p w14:paraId="7BD20F77" w14:textId="77777777" w:rsidR="00AB78C6" w:rsidRDefault="00AB78C6">
      <w:pPr>
        <w:pStyle w:val="CommentText"/>
      </w:pPr>
      <w:r>
        <w:rPr>
          <w:rStyle w:val="CommentReference"/>
        </w:rPr>
        <w:annotationRef/>
      </w:r>
      <w:r>
        <w:t>Flames of fire or fervent as fire?</w:t>
      </w:r>
    </w:p>
  </w:comment>
  <w:comment w:id="1114" w:author="Windows User" w:date="2015-10-30T08:56:00Z" w:initials="WU">
    <w:p w14:paraId="44A84E5A" w14:textId="77777777" w:rsidR="00AB78C6" w:rsidRDefault="00AB78C6">
      <w:pPr>
        <w:pStyle w:val="CommentText"/>
      </w:pPr>
      <w:r>
        <w:rPr>
          <w:rStyle w:val="CommentReference"/>
        </w:rPr>
        <w:annotationRef/>
      </w:r>
      <w:r>
        <w:t>Serving the Lord, or serving before the Lord?</w:t>
      </w:r>
    </w:p>
  </w:comment>
  <w:comment w:id="1125" w:author="Windows User" w:date="2015-10-30T08:56:00Z" w:initials="WU">
    <w:p w14:paraId="07D2B1EF" w14:textId="77777777" w:rsidR="00AB78C6" w:rsidRDefault="00AB78C6">
      <w:pPr>
        <w:pStyle w:val="CommentText"/>
      </w:pPr>
      <w:r>
        <w:rPr>
          <w:rStyle w:val="CommentReference"/>
        </w:rPr>
        <w:annotationRef/>
      </w:r>
      <w:r>
        <w:t>Or voice of God?</w:t>
      </w:r>
    </w:p>
  </w:comment>
  <w:comment w:id="1126" w:author="Windows User" w:date="2015-10-30T08:56:00Z" w:initials="WU">
    <w:p w14:paraId="3900CC21" w14:textId="77777777" w:rsidR="00AB78C6" w:rsidRDefault="00AB78C6">
      <w:pPr>
        <w:pStyle w:val="CommentText"/>
      </w:pPr>
      <w:r>
        <w:rPr>
          <w:rStyle w:val="CommentReference"/>
        </w:rPr>
        <w:annotationRef/>
      </w:r>
      <w:r>
        <w:t>Received or accepted?</w:t>
      </w:r>
    </w:p>
  </w:comment>
  <w:comment w:id="1127" w:author="Windows User" w:date="2015-11-06T08:39:00Z" w:initials="WU">
    <w:p w14:paraId="6EA3F191" w14:textId="77777777" w:rsidR="00AB78C6" w:rsidRDefault="00AB78C6">
      <w:pPr>
        <w:pStyle w:val="CommentText"/>
      </w:pPr>
      <w:r>
        <w:rPr>
          <w:rStyle w:val="CommentReference"/>
        </w:rPr>
        <w:annotationRef/>
      </w:r>
      <w:r>
        <w:t>Is this the right St. Theodore?</w:t>
      </w:r>
    </w:p>
  </w:comment>
  <w:comment w:id="1130" w:author="Windows User" w:date="2015-10-30T08:56:00Z" w:initials="WU">
    <w:p w14:paraId="227730E1" w14:textId="77777777" w:rsidR="00AB78C6" w:rsidRDefault="00AB78C6">
      <w:pPr>
        <w:pStyle w:val="CommentText"/>
      </w:pPr>
      <w:r>
        <w:rPr>
          <w:rStyle w:val="CommentReference"/>
        </w:rPr>
        <w:annotationRef/>
      </w:r>
      <w:r>
        <w:t>Prabios or Arabius? Doctors and physicians or physicians and well learned?</w:t>
      </w:r>
    </w:p>
  </w:comment>
  <w:comment w:id="1131" w:author="Windows User" w:date="2015-10-30T08:56:00Z" w:initials="WU">
    <w:p w14:paraId="519ADC1D" w14:textId="77777777" w:rsidR="00AB78C6" w:rsidRDefault="00AB78C6">
      <w:pPr>
        <w:pStyle w:val="CommentText"/>
      </w:pPr>
      <w:r>
        <w:rPr>
          <w:rStyle w:val="CommentReference"/>
        </w:rPr>
        <w:annotationRef/>
      </w:r>
      <w:r>
        <w:t>Building them upon the Name?</w:t>
      </w:r>
    </w:p>
  </w:comment>
  <w:comment w:id="1138" w:author="Windows User" w:date="2015-10-30T08:56:00Z" w:initials="WU">
    <w:p w14:paraId="3CFB1D1A" w14:textId="77777777" w:rsidR="00AB78C6" w:rsidRDefault="00AB78C6">
      <w:pPr>
        <w:pStyle w:val="CommentText"/>
      </w:pPr>
      <w:r>
        <w:rPr>
          <w:rStyle w:val="CommentReference"/>
        </w:rPr>
        <w:annotationRef/>
      </w:r>
      <w:r>
        <w:t>Placed or established?</w:t>
      </w:r>
    </w:p>
  </w:comment>
  <w:comment w:id="1139" w:author="Windows User" w:date="2015-10-30T08:56:00Z" w:initials="WU">
    <w:p w14:paraId="08983CC0" w14:textId="77777777" w:rsidR="00AB78C6" w:rsidRDefault="00AB78C6">
      <w:pPr>
        <w:pStyle w:val="CommentText"/>
      </w:pPr>
      <w:r>
        <w:rPr>
          <w:rStyle w:val="CommentReference"/>
        </w:rPr>
        <w:annotationRef/>
      </w:r>
      <w:r>
        <w:t>Or refused?</w:t>
      </w:r>
    </w:p>
  </w:comment>
  <w:comment w:id="1144" w:author="Windows User" w:date="2015-10-30T08:56:00Z" w:initials="WU">
    <w:p w14:paraId="535F3E1B" w14:textId="77777777" w:rsidR="00AB78C6" w:rsidRDefault="00AB78C6">
      <w:pPr>
        <w:pStyle w:val="CommentText"/>
      </w:pPr>
      <w:r>
        <w:rPr>
          <w:rStyle w:val="CommentReference"/>
        </w:rPr>
        <w:annotationRef/>
      </w:r>
      <w:r>
        <w:t>Sprung forth? Came forth? Blossomed?</w:t>
      </w:r>
    </w:p>
  </w:comment>
  <w:comment w:id="1150" w:author="Windows User" w:date="2015-10-30T08:56:00Z" w:initials="BS">
    <w:p w14:paraId="07DE8008" w14:textId="77777777" w:rsidR="00AB78C6" w:rsidRDefault="00AB78C6">
      <w:pPr>
        <w:pStyle w:val="CommentText"/>
      </w:pPr>
      <w:r>
        <w:rPr>
          <w:rStyle w:val="CommentReference"/>
        </w:rPr>
        <w:annotationRef/>
      </w:r>
      <w:r>
        <w:t>what does this mean?</w:t>
      </w:r>
    </w:p>
  </w:comment>
  <w:comment w:id="1151" w:author="Windows User" w:date="2015-10-30T08:56:00Z" w:initials="BS">
    <w:p w14:paraId="7DE26DCC" w14:textId="77777777" w:rsidR="00AB78C6" w:rsidRDefault="00AB78C6">
      <w:pPr>
        <w:pStyle w:val="CommentText"/>
      </w:pPr>
      <w:r>
        <w:rPr>
          <w:rStyle w:val="CommentReference"/>
        </w:rPr>
        <w:annotationRef/>
      </w:r>
      <w:r>
        <w:t>announced or proclaimed?</w:t>
      </w:r>
    </w:p>
  </w:comment>
  <w:comment w:id="1155" w:author="Windows User" w:date="2015-10-30T08:56:00Z" w:initials="WU">
    <w:p w14:paraId="729B2278" w14:textId="77777777" w:rsidR="00AB78C6" w:rsidRDefault="00AB78C6">
      <w:pPr>
        <w:pStyle w:val="CommentText"/>
      </w:pPr>
      <w:r>
        <w:rPr>
          <w:rStyle w:val="CommentReference"/>
        </w:rPr>
        <w:annotationRef/>
      </w:r>
      <w:r>
        <w:t>?</w:t>
      </w:r>
    </w:p>
  </w:comment>
  <w:comment w:id="1156" w:author="Windows User" w:date="2015-10-30T08:56:00Z" w:initials="WU">
    <w:p w14:paraId="44863D12" w14:textId="77777777" w:rsidR="00AB78C6" w:rsidRDefault="00AB78C6">
      <w:pPr>
        <w:pStyle w:val="CommentText"/>
      </w:pPr>
      <w:r>
        <w:rPr>
          <w:rStyle w:val="CommentReference"/>
        </w:rPr>
        <w:annotationRef/>
      </w:r>
      <w:r>
        <w:t>Bride, no, not bridegroom?</w:t>
      </w:r>
    </w:p>
  </w:comment>
  <w:comment w:id="1159" w:author="Windows User" w:date="2015-10-30T08:56:00Z" w:initials="WU">
    <w:p w14:paraId="6CE1AF88" w14:textId="77777777" w:rsidR="00AB78C6" w:rsidRDefault="00AB78C6">
      <w:pPr>
        <w:pStyle w:val="CommentText"/>
      </w:pPr>
      <w:r>
        <w:rPr>
          <w:rStyle w:val="CommentReference"/>
        </w:rPr>
        <w:annotationRef/>
      </w:r>
      <w:r>
        <w:t>Return?</w:t>
      </w:r>
    </w:p>
  </w:comment>
  <w:comment w:id="1160" w:author="Windows User" w:date="2015-10-30T08:56:00Z" w:initials="WU">
    <w:p w14:paraId="2917E600" w14:textId="77777777" w:rsidR="00AB78C6" w:rsidRDefault="00AB78C6">
      <w:pPr>
        <w:pStyle w:val="CommentText"/>
      </w:pPr>
      <w:r>
        <w:rPr>
          <w:rStyle w:val="CommentReference"/>
        </w:rPr>
        <w:annotationRef/>
      </w:r>
      <w:r>
        <w:t>Establishment? Building up?</w:t>
      </w:r>
    </w:p>
  </w:comment>
  <w:comment w:id="1162" w:author="Windows User" w:date="2015-10-30T08:56:00Z" w:initials="WU">
    <w:p w14:paraId="14DF4F91" w14:textId="77777777" w:rsidR="00AB78C6" w:rsidRDefault="00AB78C6">
      <w:pPr>
        <w:pStyle w:val="CommentText"/>
      </w:pPr>
      <w:r>
        <w:rPr>
          <w:rStyle w:val="CommentReference"/>
        </w:rPr>
        <w:annotationRef/>
      </w:r>
      <w:r>
        <w:t>Heavenly evangelist? Good tidings? Glad tidings? Good news?</w:t>
      </w:r>
    </w:p>
  </w:comment>
  <w:comment w:id="1163" w:author="Windows User" w:date="2015-10-30T08:56:00Z" w:initials="WU">
    <w:p w14:paraId="55FC1EAE" w14:textId="77777777" w:rsidR="00AB78C6" w:rsidRDefault="00AB78C6">
      <w:pPr>
        <w:pStyle w:val="CommentText"/>
      </w:pPr>
      <w:r>
        <w:rPr>
          <w:rStyle w:val="CommentReference"/>
        </w:rPr>
        <w:annotationRef/>
      </w:r>
      <w:r>
        <w:t>I don’t see “the Lord is with you” in the Coptic</w:t>
      </w:r>
    </w:p>
    <w:p w14:paraId="4431CB1C" w14:textId="77777777" w:rsidR="00AB78C6" w:rsidRDefault="00AB78C6">
      <w:pPr>
        <w:pStyle w:val="CommentText"/>
      </w:pPr>
    </w:p>
  </w:comment>
  <w:comment w:id="1164" w:author="Windows User" w:date="2015-10-30T08:56:00Z" w:initials="WU">
    <w:p w14:paraId="4549B91A" w14:textId="77777777" w:rsidR="00AB78C6" w:rsidRDefault="00AB78C6">
      <w:pPr>
        <w:pStyle w:val="CommentText"/>
      </w:pPr>
      <w:r>
        <w:rPr>
          <w:rStyle w:val="CommentReference"/>
        </w:rPr>
        <w:annotationRef/>
      </w:r>
      <w:r>
        <w:t>Heavenly herald of Good News?</w:t>
      </w:r>
    </w:p>
    <w:p w14:paraId="384F02AC" w14:textId="77777777" w:rsidR="00AB78C6" w:rsidRDefault="00AB78C6">
      <w:pPr>
        <w:pStyle w:val="CommentText"/>
      </w:pPr>
    </w:p>
  </w:comment>
  <w:comment w:id="1170" w:author="Windows User" w:date="2015-10-30T08:56:00Z" w:initials="WU">
    <w:p w14:paraId="4A264D5C" w14:textId="77777777" w:rsidR="00AB78C6" w:rsidRDefault="00AB78C6">
      <w:pPr>
        <w:pStyle w:val="CommentText"/>
      </w:pPr>
      <w:r>
        <w:rPr>
          <w:rStyle w:val="CommentReference"/>
        </w:rPr>
        <w:annotationRef/>
      </w:r>
      <w:r>
        <w:t>I think we’re doing holy for ethowab, but saint for agios… open to discussion though.</w:t>
      </w:r>
    </w:p>
  </w:comment>
  <w:comment w:id="1188" w:author="Windows User" w:date="2015-10-30T08:56:00Z" w:initials="WU">
    <w:p w14:paraId="3A72AA33" w14:textId="77777777" w:rsidR="00AB78C6" w:rsidRDefault="00AB78C6">
      <w:pPr>
        <w:pStyle w:val="CommentText"/>
      </w:pPr>
      <w:r>
        <w:rPr>
          <w:rStyle w:val="CommentReference"/>
        </w:rPr>
        <w:annotationRef/>
      </w:r>
      <w:r>
        <w:t>Redeemed?</w:t>
      </w:r>
    </w:p>
  </w:comment>
  <w:comment w:id="1189" w:author="Windows User" w:date="2015-10-30T08:56:00Z" w:initials="WU">
    <w:p w14:paraId="5BF82FF5" w14:textId="77777777" w:rsidR="00AB78C6" w:rsidRDefault="00AB78C6">
      <w:pPr>
        <w:pStyle w:val="CommentText"/>
      </w:pPr>
      <w:r>
        <w:rPr>
          <w:rStyle w:val="CommentReference"/>
        </w:rPr>
        <w:annotationRef/>
      </w:r>
      <w:r>
        <w:t>For? So?</w:t>
      </w:r>
    </w:p>
  </w:comment>
  <w:comment w:id="1194" w:author="Windows User" w:date="2015-10-30T08:56:00Z" w:initials="WU">
    <w:p w14:paraId="5B54A424" w14:textId="77777777" w:rsidR="00AB78C6" w:rsidRDefault="00AB78C6">
      <w:pPr>
        <w:pStyle w:val="CommentText"/>
      </w:pPr>
      <w:r>
        <w:rPr>
          <w:rStyle w:val="CommentReference"/>
        </w:rPr>
        <w:annotationRef/>
      </w:r>
      <w:r>
        <w:t>Or did shine and did illuminate</w:t>
      </w:r>
    </w:p>
  </w:comment>
  <w:comment w:id="1195" w:author="Windows User" w:date="2015-10-30T08:56:00Z" w:initials="WU">
    <w:p w14:paraId="5929E69F" w14:textId="77777777" w:rsidR="00AB78C6" w:rsidRDefault="00AB78C6">
      <w:pPr>
        <w:pStyle w:val="CommentText"/>
      </w:pPr>
      <w:r>
        <w:rPr>
          <w:rStyle w:val="CommentReference"/>
        </w:rPr>
        <w:annotationRef/>
      </w:r>
      <w:r>
        <w:t>What should this verse be?</w:t>
      </w:r>
    </w:p>
  </w:comment>
  <w:comment w:id="1196" w:author="Windows User" w:date="2015-10-30T08:56:00Z" w:initials="WU">
    <w:p w14:paraId="37815108" w14:textId="77777777" w:rsidR="00AB78C6" w:rsidRDefault="00AB78C6">
      <w:pPr>
        <w:pStyle w:val="CommentText"/>
      </w:pPr>
      <w:r>
        <w:rPr>
          <w:rStyle w:val="CommentReference"/>
        </w:rPr>
        <w:annotationRef/>
      </w:r>
      <w:r>
        <w:t>Uhm… does this mean something else, because saying the seal of the door Ezekiel saw was raised seems really bad …</w:t>
      </w:r>
    </w:p>
  </w:comment>
  <w:comment w:id="1197" w:author="Windows User" w:date="2015-10-30T08:56:00Z" w:initials="WU">
    <w:p w14:paraId="770E6FA0" w14:textId="77777777" w:rsidR="00AB78C6" w:rsidRDefault="00AB78C6">
      <w:pPr>
        <w:pStyle w:val="CommentText"/>
      </w:pPr>
      <w:r>
        <w:rPr>
          <w:rStyle w:val="CommentReference"/>
        </w:rPr>
        <w:annotationRef/>
      </w:r>
      <w:r>
        <w:t>Who?</w:t>
      </w:r>
    </w:p>
  </w:comment>
  <w:comment w:id="1198" w:author="Windows User" w:date="2015-10-30T08:56:00Z" w:initials="WU">
    <w:p w14:paraId="7FDD5784" w14:textId="77777777" w:rsidR="00AB78C6" w:rsidRDefault="00AB78C6">
      <w:pPr>
        <w:pStyle w:val="CommentText"/>
      </w:pPr>
      <w:r>
        <w:rPr>
          <w:rStyle w:val="CommentReference"/>
        </w:rPr>
        <w:annotationRef/>
      </w:r>
      <w:r>
        <w:t>Different adjective</w:t>
      </w:r>
    </w:p>
  </w:comment>
  <w:comment w:id="1199" w:author="Windows User" w:date="2015-10-30T08:56:00Z" w:initials="WU">
    <w:p w14:paraId="69734FAC" w14:textId="77777777" w:rsidR="00AB78C6" w:rsidRDefault="00AB78C6">
      <w:pPr>
        <w:pStyle w:val="CommentText"/>
      </w:pPr>
      <w:r>
        <w:rPr>
          <w:rStyle w:val="CommentReference"/>
        </w:rPr>
        <w:annotationRef/>
      </w:r>
      <w:r>
        <w:t>Sickness?</w:t>
      </w:r>
    </w:p>
  </w:comment>
  <w:comment w:id="1202" w:author="Windows User" w:date="2015-10-30T08:56:00Z" w:initials="BS">
    <w:p w14:paraId="07C468E8" w14:textId="77777777" w:rsidR="00AB78C6" w:rsidRDefault="00AB78C6">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05" w:author="Windows User" w:date="2015-10-30T08:56:00Z" w:initials="WU">
    <w:p w14:paraId="14F94395" w14:textId="77777777" w:rsidR="00AB78C6" w:rsidRDefault="00AB78C6">
      <w:pPr>
        <w:pStyle w:val="CommentText"/>
      </w:pPr>
      <w:r>
        <w:rPr>
          <w:rStyle w:val="CommentReference"/>
        </w:rPr>
        <w:annotationRef/>
      </w:r>
      <w:r>
        <w:t>What?</w:t>
      </w:r>
    </w:p>
  </w:comment>
  <w:comment w:id="1210" w:author="Windows User" w:date="2015-10-30T08:56:00Z" w:initials="WU">
    <w:p w14:paraId="39A2608E" w14:textId="77777777" w:rsidR="00AB78C6" w:rsidRDefault="00AB78C6">
      <w:pPr>
        <w:pStyle w:val="CommentText"/>
      </w:pPr>
      <w:r>
        <w:rPr>
          <w:rStyle w:val="CommentReference"/>
        </w:rPr>
        <w:annotationRef/>
      </w:r>
    </w:p>
  </w:comment>
  <w:comment w:id="1219" w:author="Windows User" w:date="2015-10-30T08:56:00Z" w:initials="WU">
    <w:p w14:paraId="255EEE9F" w14:textId="77777777" w:rsidR="00AB78C6" w:rsidRDefault="00AB78C6">
      <w:pPr>
        <w:pStyle w:val="CommentText"/>
      </w:pPr>
      <w:r>
        <w:rPr>
          <w:rStyle w:val="CommentReference"/>
        </w:rPr>
        <w:annotationRef/>
      </w:r>
      <w:r>
        <w:t>Is abouna going by a different version of the Coptic?</w:t>
      </w:r>
    </w:p>
    <w:p w14:paraId="45F504BB" w14:textId="77777777" w:rsidR="00AB78C6" w:rsidRDefault="00AB78C6">
      <w:pPr>
        <w:pStyle w:val="CommentText"/>
      </w:pPr>
    </w:p>
  </w:comment>
  <w:comment w:id="1221" w:author="Windows User" w:date="2015-10-30T08:56:00Z" w:initials="WU">
    <w:p w14:paraId="63C351E6" w14:textId="77777777" w:rsidR="00AB78C6" w:rsidRDefault="00AB78C6">
      <w:pPr>
        <w:pStyle w:val="CommentText"/>
      </w:pPr>
      <w:r>
        <w:rPr>
          <w:rStyle w:val="CommentReference"/>
        </w:rPr>
        <w:annotationRef/>
      </w:r>
      <w:r>
        <w:t>Praise and victory doesn’t make sense.</w:t>
      </w:r>
    </w:p>
  </w:comment>
  <w:comment w:id="1223" w:author="Windows User" w:date="2015-10-30T08:56:00Z" w:initials="WU">
    <w:p w14:paraId="5729C7D5" w14:textId="77777777" w:rsidR="00AB78C6" w:rsidRDefault="00AB78C6">
      <w:pPr>
        <w:pStyle w:val="CommentText"/>
      </w:pPr>
      <w:r>
        <w:rPr>
          <w:rStyle w:val="CommentReference"/>
        </w:rPr>
        <w:annotationRef/>
      </w:r>
      <w:r>
        <w:t>Godhead?</w:t>
      </w:r>
    </w:p>
  </w:comment>
  <w:comment w:id="1231" w:author="Windows User" w:date="2015-10-30T08:56:00Z" w:initials="WU">
    <w:p w14:paraId="78E42A11" w14:textId="77777777" w:rsidR="00AB78C6" w:rsidRDefault="00AB78C6">
      <w:pPr>
        <w:pStyle w:val="CommentText"/>
      </w:pPr>
      <w:r>
        <w:rPr>
          <w:rStyle w:val="CommentReference"/>
        </w:rPr>
        <w:annotationRef/>
      </w:r>
      <w:r>
        <w:t>Establish?</w:t>
      </w:r>
    </w:p>
  </w:comment>
  <w:comment w:id="1232" w:author="Windows User" w:date="2015-10-30T08:56:00Z" w:initials="WU">
    <w:p w14:paraId="642EB965" w14:textId="77777777" w:rsidR="00AB78C6" w:rsidRDefault="00AB78C6">
      <w:pPr>
        <w:pStyle w:val="CommentText"/>
      </w:pPr>
      <w:r>
        <w:rPr>
          <w:rStyle w:val="CommentReference"/>
        </w:rPr>
        <w:annotationRef/>
      </w:r>
      <w:r>
        <w:t>Check another source… missing puncuation</w:t>
      </w:r>
    </w:p>
  </w:comment>
  <w:comment w:id="1233" w:author="Windows User" w:date="2015-10-30T08:56:00Z" w:initials="WU">
    <w:p w14:paraId="6F8B5532" w14:textId="77777777" w:rsidR="00AB78C6" w:rsidRDefault="00AB78C6">
      <w:pPr>
        <w:pStyle w:val="CommentText"/>
      </w:pPr>
      <w:r>
        <w:rPr>
          <w:rStyle w:val="CommentReference"/>
        </w:rPr>
        <w:annotationRef/>
      </w:r>
      <w:r>
        <w:t>Worked?</w:t>
      </w:r>
    </w:p>
  </w:comment>
  <w:comment w:id="1234" w:author="Windows User" w:date="2015-10-30T08:56:00Z" w:initials="WU">
    <w:p w14:paraId="4F504285" w14:textId="77777777" w:rsidR="00AB78C6" w:rsidRDefault="00AB78C6">
      <w:pPr>
        <w:pStyle w:val="CommentText"/>
      </w:pPr>
      <w:r>
        <w:rPr>
          <w:rStyle w:val="CommentReference"/>
        </w:rPr>
        <w:annotationRef/>
      </w:r>
      <w:r>
        <w:t>Thrice holy or Trisagion?</w:t>
      </w:r>
    </w:p>
  </w:comment>
  <w:comment w:id="1236" w:author="Windows User" w:date="2015-10-30T08:56:00Z" w:initials="WU">
    <w:p w14:paraId="5514BCC2" w14:textId="77777777" w:rsidR="00AB78C6" w:rsidRPr="00936DE7" w:rsidRDefault="00AB78C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237" w:author="Windows User" w:date="2015-10-30T08:56:00Z" w:initials="WU">
    <w:p w14:paraId="179A5384" w14:textId="77777777" w:rsidR="00AB78C6" w:rsidRDefault="00AB78C6">
      <w:pPr>
        <w:pStyle w:val="CommentText"/>
      </w:pPr>
      <w:r>
        <w:rPr>
          <w:rStyle w:val="CommentReference"/>
        </w:rPr>
        <w:annotationRef/>
      </w:r>
      <w:r>
        <w:t>Right translation?</w:t>
      </w:r>
    </w:p>
  </w:comment>
  <w:comment w:id="1239" w:author="Windows User" w:date="2015-10-30T08:56:00Z" w:initials="WU">
    <w:p w14:paraId="1682BE28" w14:textId="77777777" w:rsidR="00AB78C6" w:rsidRDefault="00AB78C6">
      <w:pPr>
        <w:pStyle w:val="CommentText"/>
      </w:pPr>
      <w:r>
        <w:rPr>
          <w:rStyle w:val="CommentReference"/>
        </w:rPr>
        <w:annotationRef/>
      </w:r>
      <w:r>
        <w:t>What does this mean?</w:t>
      </w:r>
    </w:p>
  </w:comment>
  <w:comment w:id="1240" w:author="Windows User" w:date="2015-10-30T08:56:00Z" w:initials="WU">
    <w:p w14:paraId="30C5B7C9" w14:textId="77777777" w:rsidR="00AB78C6" w:rsidRDefault="00AB78C6">
      <w:pPr>
        <w:pStyle w:val="CommentText"/>
      </w:pPr>
      <w:r>
        <w:rPr>
          <w:rStyle w:val="CommentReference"/>
        </w:rPr>
        <w:annotationRef/>
      </w:r>
      <w:r>
        <w:t>To the end?</w:t>
      </w:r>
    </w:p>
  </w:comment>
  <w:comment w:id="1245" w:author="Windows User" w:date="2015-10-30T08:56:00Z" w:initials="WU">
    <w:p w14:paraId="2C2856CA" w14:textId="77777777" w:rsidR="00AB78C6" w:rsidRDefault="00AB78C6">
      <w:pPr>
        <w:pStyle w:val="CommentText"/>
      </w:pPr>
      <w:r>
        <w:rPr>
          <w:rStyle w:val="CommentReference"/>
        </w:rPr>
        <w:annotationRef/>
      </w:r>
      <w:r>
        <w:t>Or freedom?</w:t>
      </w:r>
    </w:p>
  </w:comment>
  <w:comment w:id="1246" w:author="Windows User" w:date="2015-10-30T08:56:00Z" w:initials="WU">
    <w:p w14:paraId="229642C6" w14:textId="77777777" w:rsidR="00AB78C6" w:rsidRDefault="00AB78C6">
      <w:pPr>
        <w:pStyle w:val="CommentText"/>
      </w:pPr>
      <w:r>
        <w:rPr>
          <w:rStyle w:val="CommentReference"/>
        </w:rPr>
        <w:annotationRef/>
      </w:r>
      <w:r>
        <w:t>Or establish?</w:t>
      </w:r>
    </w:p>
  </w:comment>
  <w:comment w:id="1251" w:author="Windows User" w:date="2015-10-30T08:56:00Z" w:initials="WU">
    <w:p w14:paraId="798C7307" w14:textId="77777777" w:rsidR="00AB78C6" w:rsidRDefault="00AB78C6">
      <w:pPr>
        <w:pStyle w:val="CommentText"/>
      </w:pPr>
      <w:r>
        <w:rPr>
          <w:rStyle w:val="CommentReference"/>
        </w:rPr>
        <w:annotationRef/>
      </w:r>
      <w:r>
        <w:t>Is this the correct date?</w:t>
      </w:r>
    </w:p>
  </w:comment>
  <w:comment w:id="1307" w:author="Windows User" w:date="2015-10-30T08:56:00Z" w:initials="WU">
    <w:p w14:paraId="1C25D03A" w14:textId="77777777" w:rsidR="00AB78C6" w:rsidRDefault="00AB78C6">
      <w:pPr>
        <w:pStyle w:val="CommentText"/>
      </w:pPr>
      <w:r>
        <w:rPr>
          <w:rStyle w:val="CommentReference"/>
        </w:rPr>
        <w:annotationRef/>
      </w:r>
      <w:r>
        <w:t>Can this be reworded?</w:t>
      </w:r>
    </w:p>
  </w:comment>
  <w:comment w:id="1309" w:author="Windows User" w:date="2015-10-30T08:56:00Z" w:initials="WU">
    <w:p w14:paraId="71B1FE22" w14:textId="77777777" w:rsidR="00AB78C6" w:rsidRDefault="00AB78C6">
      <w:pPr>
        <w:pStyle w:val="CommentText"/>
      </w:pPr>
      <w:r>
        <w:rPr>
          <w:rStyle w:val="CommentReference"/>
        </w:rPr>
        <w:annotationRef/>
      </w:r>
      <w:r>
        <w:t>Check other books for alternate word here.</w:t>
      </w:r>
    </w:p>
  </w:comment>
  <w:comment w:id="1310" w:author="Windows User" w:date="2015-10-30T08:56:00Z" w:initials="WU">
    <w:p w14:paraId="546F5FFA" w14:textId="77777777" w:rsidR="00AB78C6" w:rsidRDefault="00AB78C6">
      <w:pPr>
        <w:pStyle w:val="CommentText"/>
      </w:pPr>
      <w:r>
        <w:rPr>
          <w:rStyle w:val="CommentReference"/>
        </w:rPr>
        <w:annotationRef/>
      </w:r>
      <w:r>
        <w:t>Nations or peoples?</w:t>
      </w:r>
    </w:p>
  </w:comment>
  <w:comment w:id="1311" w:author="Windows User" w:date="2015-10-30T08:56:00Z" w:initials="WU">
    <w:p w14:paraId="4FC1DCF3" w14:textId="77777777" w:rsidR="00AB78C6" w:rsidRDefault="00AB78C6">
      <w:pPr>
        <w:pStyle w:val="CommentText"/>
      </w:pPr>
      <w:r>
        <w:rPr>
          <w:rStyle w:val="CommentReference"/>
        </w:rPr>
        <w:annotationRef/>
      </w:r>
      <w:r>
        <w:t>Burned or consumed?</w:t>
      </w:r>
    </w:p>
  </w:comment>
  <w:comment w:id="1312" w:author="Windows User" w:date="2015-10-30T08:56:00Z" w:initials="WU">
    <w:p w14:paraId="5B463C07" w14:textId="77777777" w:rsidR="00AB78C6" w:rsidRDefault="00AB78C6">
      <w:pPr>
        <w:pStyle w:val="CommentText"/>
      </w:pPr>
      <w:r>
        <w:rPr>
          <w:rStyle w:val="CommentReference"/>
        </w:rPr>
        <w:annotationRef/>
      </w:r>
      <w:r>
        <w:t>?</w:t>
      </w:r>
    </w:p>
  </w:comment>
  <w:comment w:id="1313" w:author="Windows User" w:date="2015-10-30T08:56:00Z" w:initials="WU">
    <w:p w14:paraId="3079CC02" w14:textId="77777777" w:rsidR="00AB78C6" w:rsidRPr="0098028B" w:rsidRDefault="00AB78C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317" w:author="Windows User" w:date="2015-10-30T08:56:00Z" w:initials="WU">
    <w:p w14:paraId="4B943F0B" w14:textId="77777777" w:rsidR="00AB78C6" w:rsidRDefault="00AB78C6">
      <w:pPr>
        <w:pStyle w:val="CommentText"/>
      </w:pPr>
      <w:r>
        <w:rPr>
          <w:rStyle w:val="CommentReference"/>
        </w:rPr>
        <w:annotationRef/>
      </w:r>
      <w:r>
        <w:t>Synaxarium has St. James dying twice… likely one of them should be St. John!</w:t>
      </w:r>
    </w:p>
  </w:comment>
  <w:comment w:id="1334" w:author="Windows User" w:date="2015-10-30T08:56:00Z" w:initials="WU">
    <w:p w14:paraId="11436C6E" w14:textId="77777777" w:rsidR="00AB78C6" w:rsidRDefault="00AB78C6">
      <w:pPr>
        <w:pStyle w:val="CommentText"/>
      </w:pPr>
      <w:r>
        <w:rPr>
          <w:rStyle w:val="CommentReference"/>
        </w:rPr>
        <w:annotationRef/>
      </w:r>
      <w:r>
        <w:t>Ramez says print synacarium may have him in july</w:t>
      </w:r>
    </w:p>
  </w:comment>
  <w:comment w:id="1340" w:author="Windows User" w:date="2015-10-30T08:56:00Z" w:initials="WU">
    <w:p w14:paraId="62A36CDC" w14:textId="77777777" w:rsidR="00AB78C6" w:rsidRDefault="00AB78C6">
      <w:pPr>
        <w:pStyle w:val="CommentText"/>
      </w:pPr>
      <w:r>
        <w:rPr>
          <w:rStyle w:val="CommentReference"/>
        </w:rPr>
        <w:annotationRef/>
      </w:r>
      <w:r>
        <w:t>Approached? What does this vs mean?</w:t>
      </w:r>
    </w:p>
  </w:comment>
  <w:comment w:id="1341" w:author="Windows User" w:date="2015-10-30T08:56:00Z" w:initials="WU">
    <w:p w14:paraId="329416E7" w14:textId="77777777" w:rsidR="00AB78C6" w:rsidRPr="00035775" w:rsidRDefault="00AB78C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344" w:author="Windows User" w:date="2015-10-30T08:56:00Z" w:initials="WU">
    <w:p w14:paraId="763F73BB" w14:textId="77777777" w:rsidR="00AB78C6" w:rsidRDefault="00AB78C6">
      <w:pPr>
        <w:pStyle w:val="CommentText"/>
      </w:pPr>
      <w:r>
        <w:rPr>
          <w:rStyle w:val="CommentReference"/>
        </w:rPr>
        <w:annotationRef/>
      </w:r>
      <w:r>
        <w:t>Thoughts?</w:t>
      </w:r>
    </w:p>
  </w:comment>
  <w:comment w:id="1355" w:author="Windows User" w:date="2015-10-30T08:56:00Z" w:initials="WU">
    <w:p w14:paraId="7B47C8A3" w14:textId="77777777" w:rsidR="00AB78C6" w:rsidRDefault="00AB78C6">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372" w:author="Windows User" w:date="2015-10-30T08:56:00Z" w:initials="WU">
    <w:p w14:paraId="0BE9113A" w14:textId="77777777" w:rsidR="00AB78C6" w:rsidRDefault="00AB78C6">
      <w:pPr>
        <w:pStyle w:val="CommentText"/>
      </w:pPr>
      <w:r>
        <w:rPr>
          <w:rStyle w:val="CommentReference"/>
        </w:rPr>
        <w:annotationRef/>
      </w:r>
      <w:r>
        <w:t>Completely different.</w:t>
      </w:r>
    </w:p>
  </w:comment>
  <w:comment w:id="1373" w:author="Windows User" w:date="2015-10-30T08:56:00Z" w:initials="WU">
    <w:p w14:paraId="074682DD" w14:textId="77777777" w:rsidR="00AB78C6" w:rsidRDefault="00AB78C6">
      <w:pPr>
        <w:pStyle w:val="CommentText"/>
      </w:pPr>
      <w:r>
        <w:rPr>
          <w:rStyle w:val="CommentReference"/>
        </w:rPr>
        <w:annotationRef/>
      </w:r>
      <w:r>
        <w:t>With or in?</w:t>
      </w:r>
    </w:p>
  </w:comment>
  <w:comment w:id="1374" w:author="Windows User" w:date="2015-10-30T08:56:00Z" w:initials="WU">
    <w:p w14:paraId="371712E1" w14:textId="77777777" w:rsidR="00AB78C6" w:rsidRDefault="00AB78C6">
      <w:pPr>
        <w:pStyle w:val="CommentText"/>
      </w:pPr>
      <w:r>
        <w:rPr>
          <w:rStyle w:val="CommentReference"/>
        </w:rPr>
        <w:annotationRef/>
      </w:r>
    </w:p>
  </w:comment>
  <w:comment w:id="1375" w:author="Windows User" w:date="2015-10-30T08:56:00Z" w:initials="WU">
    <w:p w14:paraId="0B3C1D3B" w14:textId="77777777" w:rsidR="00AB78C6" w:rsidRDefault="00AB78C6">
      <w:pPr>
        <w:pStyle w:val="CommentText"/>
      </w:pPr>
      <w:r>
        <w:rPr>
          <w:rStyle w:val="CommentReference"/>
        </w:rPr>
        <w:annotationRef/>
      </w:r>
      <w:r>
        <w:t>Sound or voice?</w:t>
      </w:r>
    </w:p>
  </w:comment>
  <w:comment w:id="1377" w:author="Windows User" w:date="2015-10-30T08:56:00Z" w:initials="WU">
    <w:p w14:paraId="1C3A0B98" w14:textId="77777777" w:rsidR="00AB78C6" w:rsidRDefault="00AB78C6">
      <w:pPr>
        <w:pStyle w:val="CommentText"/>
      </w:pPr>
      <w:r>
        <w:rPr>
          <w:rStyle w:val="CommentReference"/>
        </w:rPr>
        <w:annotationRef/>
      </w:r>
      <w:r>
        <w:t>Open to suggetions.</w:t>
      </w:r>
    </w:p>
  </w:comment>
  <w:comment w:id="1378" w:author="Windows User" w:date="2015-10-30T08:56:00Z" w:initials="WU">
    <w:p w14:paraId="79DB91AB" w14:textId="77777777" w:rsidR="00AB78C6" w:rsidRDefault="00AB78C6">
      <w:pPr>
        <w:pStyle w:val="CommentText"/>
      </w:pPr>
      <w:r>
        <w:rPr>
          <w:rStyle w:val="CommentReference"/>
        </w:rPr>
        <w:annotationRef/>
      </w:r>
      <w:r>
        <w:t>Before?</w:t>
      </w:r>
    </w:p>
  </w:comment>
  <w:comment w:id="1379" w:author="Windows User" w:date="2015-10-30T08:56:00Z" w:initials="WU">
    <w:p w14:paraId="777049F3" w14:textId="77777777" w:rsidR="00AB78C6" w:rsidRDefault="00AB78C6">
      <w:pPr>
        <w:pStyle w:val="CommentText"/>
      </w:pPr>
      <w:r>
        <w:rPr>
          <w:rStyle w:val="CommentReference"/>
        </w:rPr>
        <w:annotationRef/>
      </w:r>
      <w:r>
        <w:t>Nations?</w:t>
      </w:r>
    </w:p>
  </w:comment>
  <w:comment w:id="1380" w:author="Windows User" w:date="2015-10-30T08:56:00Z" w:initials="WU">
    <w:p w14:paraId="29D1E0CC" w14:textId="77777777" w:rsidR="00AB78C6" w:rsidRDefault="00AB78C6">
      <w:pPr>
        <w:pStyle w:val="CommentText"/>
      </w:pPr>
      <w:r>
        <w:rPr>
          <w:rStyle w:val="CommentReference"/>
        </w:rPr>
        <w:annotationRef/>
      </w:r>
      <w:r>
        <w:t>?</w:t>
      </w:r>
    </w:p>
  </w:comment>
  <w:comment w:id="1410" w:author="Windows User" w:date="2015-10-30T08:56:00Z" w:initials="WU">
    <w:p w14:paraId="73A9ACC7" w14:textId="77777777" w:rsidR="00AB78C6" w:rsidRDefault="00AB78C6">
      <w:pPr>
        <w:pStyle w:val="CommentText"/>
      </w:pPr>
      <w:r>
        <w:rPr>
          <w:rStyle w:val="CommentReference"/>
        </w:rPr>
        <w:annotationRef/>
      </w:r>
      <w:r>
        <w:t>?</w:t>
      </w:r>
    </w:p>
  </w:comment>
  <w:comment w:id="1414" w:author="Windows User" w:date="2015-10-30T08:56:00Z" w:initials="WU">
    <w:p w14:paraId="4F5630C0" w14:textId="77777777" w:rsidR="00AB78C6" w:rsidRDefault="00AB78C6">
      <w:pPr>
        <w:pStyle w:val="CommentText"/>
      </w:pPr>
      <w:r>
        <w:rPr>
          <w:rStyle w:val="CommentReference"/>
        </w:rPr>
        <w:annotationRef/>
      </w:r>
      <w:r>
        <w:t>Abba Noub, abanoub, Apa Noub, Apnoub?</w:t>
      </w:r>
    </w:p>
  </w:comment>
  <w:comment w:id="1415" w:author="Windows User" w:date="2015-10-30T08:56:00Z" w:initials="WU">
    <w:p w14:paraId="3899034D" w14:textId="77777777" w:rsidR="00AB78C6" w:rsidRDefault="00AB78C6">
      <w:pPr>
        <w:pStyle w:val="CommentText"/>
      </w:pPr>
      <w:r>
        <w:rPr>
          <w:rStyle w:val="CommentReference"/>
        </w:rPr>
        <w:annotationRef/>
      </w:r>
      <w:r>
        <w:t>Upright, or orthodox?</w:t>
      </w:r>
    </w:p>
  </w:comment>
  <w:comment w:id="1421" w:author="Windows User" w:date="2015-10-30T08:56:00Z" w:initials="WU">
    <w:p w14:paraId="61207ABC" w14:textId="77777777" w:rsidR="00AB78C6" w:rsidRDefault="00AB78C6">
      <w:pPr>
        <w:pStyle w:val="CommentText"/>
      </w:pPr>
      <w:r>
        <w:rPr>
          <w:rStyle w:val="CommentReference"/>
        </w:rPr>
        <w:annotationRef/>
      </w:r>
      <w:r>
        <w:t>Are we going with ti agia = saint and ti ethowab = the holy?</w:t>
      </w:r>
    </w:p>
  </w:comment>
  <w:comment w:id="1435" w:author="Windows User" w:date="2015-11-18T20:43:00Z" w:initials="WU">
    <w:p w14:paraId="08613E46" w14:textId="00F90E8C" w:rsidR="00AB78C6" w:rsidRDefault="00AB78C6">
      <w:pPr>
        <w:pStyle w:val="CommentText"/>
      </w:pPr>
      <w:r>
        <w:rPr>
          <w:rStyle w:val="CommentReference"/>
        </w:rPr>
        <w:annotationRef/>
      </w:r>
      <w:r>
        <w:t>Is this for Adam days? Or just Sundays?</w:t>
      </w:r>
    </w:p>
  </w:comment>
  <w:comment w:id="1436" w:author="Windows User" w:date="2015-11-18T20:38:00Z" w:initials="WU">
    <w:p w14:paraId="43F9C3B7" w14:textId="77777777" w:rsidR="00AB78C6" w:rsidRDefault="00AB78C6">
      <w:pPr>
        <w:pStyle w:val="CommentText"/>
      </w:pPr>
      <w:r>
        <w:rPr>
          <w:rStyle w:val="CommentReference"/>
        </w:rPr>
        <w:annotationRef/>
      </w:r>
      <w:r>
        <w:t>What does this mean? I feel like we put something else somewhere else</w:t>
      </w:r>
    </w:p>
  </w:comment>
  <w:comment w:id="1438" w:author="Windows User" w:date="2015-11-19T22:12:00Z" w:initials="WU">
    <w:p w14:paraId="79F037D4" w14:textId="77777777" w:rsidR="00AB78C6" w:rsidRDefault="00AB78C6">
      <w:pPr>
        <w:pStyle w:val="CommentText"/>
      </w:pPr>
      <w:r>
        <w:rPr>
          <w:rStyle w:val="CommentReference"/>
        </w:rPr>
        <w:annotationRef/>
      </w:r>
      <w:r>
        <w:t>Theotokos forever, or ever-Theotokos?</w:t>
      </w:r>
    </w:p>
  </w:comment>
  <w:comment w:id="1439" w:author="Windows User" w:date="2015-11-19T22:12:00Z" w:initials="WU">
    <w:p w14:paraId="7E2C6DDB" w14:textId="77777777" w:rsidR="00AB78C6" w:rsidRDefault="00AB78C6">
      <w:pPr>
        <w:pStyle w:val="CommentText"/>
      </w:pPr>
      <w:r>
        <w:rPr>
          <w:rStyle w:val="CommentReference"/>
        </w:rPr>
        <w:annotationRef/>
      </w:r>
      <w:r>
        <w:t>What does this mean?</w:t>
      </w:r>
    </w:p>
  </w:comment>
  <w:comment w:id="1440" w:author="Windows User" w:date="2015-11-19T22:12:00Z" w:initials="WU">
    <w:p w14:paraId="71146019" w14:textId="77777777" w:rsidR="00AB78C6" w:rsidRDefault="00AB78C6">
      <w:pPr>
        <w:pStyle w:val="CommentText"/>
      </w:pPr>
      <w:r>
        <w:rPr>
          <w:rStyle w:val="CommentReference"/>
        </w:rPr>
        <w:annotationRef/>
      </w:r>
      <w:r>
        <w:t>What does this mean?</w:t>
      </w:r>
    </w:p>
  </w:comment>
  <w:comment w:id="1441" w:author="Windows User" w:date="2015-11-19T22:12:00Z" w:initials="WU">
    <w:p w14:paraId="24E4F57A" w14:textId="77777777" w:rsidR="00AB78C6" w:rsidRDefault="00AB78C6">
      <w:pPr>
        <w:pStyle w:val="CommentText"/>
      </w:pPr>
      <w:r>
        <w:rPr>
          <w:rStyle w:val="CommentReference"/>
        </w:rPr>
        <w:annotationRef/>
      </w:r>
      <w:r>
        <w:t>Praying or interceding?</w:t>
      </w:r>
    </w:p>
  </w:comment>
  <w:comment w:id="1450" w:author="Windows User" w:date="2015-10-30T08:56:00Z" w:initials="WU">
    <w:p w14:paraId="36116F5D" w14:textId="77777777" w:rsidR="00AB78C6" w:rsidRPr="00F905FE" w:rsidRDefault="00AB78C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451" w:author="Windows User" w:date="2015-10-30T08:56:00Z" w:initials="WU">
    <w:p w14:paraId="55EA204B" w14:textId="77777777" w:rsidR="00AB78C6" w:rsidRDefault="00AB78C6">
      <w:pPr>
        <w:pStyle w:val="CommentText"/>
      </w:pPr>
      <w:r>
        <w:rPr>
          <w:rStyle w:val="CommentReference"/>
        </w:rPr>
        <w:annotationRef/>
      </w:r>
      <w:r>
        <w:t>Typo?</w:t>
      </w:r>
    </w:p>
  </w:comment>
  <w:comment w:id="1468" w:author="Windows User" w:date="2015-10-30T08:56:00Z" w:initials="WU">
    <w:p w14:paraId="11E5D177" w14:textId="77777777" w:rsidR="00AB78C6" w:rsidRPr="00DD5DBC" w:rsidRDefault="00AB78C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470" w:author="Windows User" w:date="2015-10-30T08:56:00Z" w:initials="WU">
    <w:p w14:paraId="38A16B24" w14:textId="77777777" w:rsidR="00AB78C6" w:rsidRDefault="00AB78C6">
      <w:pPr>
        <w:pStyle w:val="CommentText"/>
      </w:pPr>
      <w:r>
        <w:rPr>
          <w:rStyle w:val="CommentReference"/>
        </w:rPr>
        <w:annotationRef/>
      </w:r>
      <w:r>
        <w:t>What does the Coptic say?</w:t>
      </w:r>
    </w:p>
  </w:comment>
  <w:comment w:id="1471" w:author="Windows User" w:date="2015-10-30T08:56:00Z" w:initials="WU">
    <w:p w14:paraId="239824AA" w14:textId="77777777" w:rsidR="00AB78C6" w:rsidRDefault="00AB78C6">
      <w:pPr>
        <w:pStyle w:val="CommentText"/>
      </w:pPr>
      <w:r>
        <w:rPr>
          <w:rStyle w:val="CommentReference"/>
        </w:rPr>
        <w:annotationRef/>
      </w:r>
      <w:r>
        <w:t>What is being quoted? 2Cor 5?</w:t>
      </w:r>
    </w:p>
  </w:comment>
  <w:comment w:id="1474" w:author="Windows User" w:date="2015-10-30T08:56:00Z" w:initials="WU">
    <w:p w14:paraId="1EC34668" w14:textId="77777777" w:rsidR="00AB78C6" w:rsidRDefault="00AB78C6">
      <w:pPr>
        <w:pStyle w:val="CommentText"/>
      </w:pPr>
      <w:r>
        <w:rPr>
          <w:rStyle w:val="CommentReference"/>
        </w:rPr>
        <w:annotationRef/>
      </w:r>
      <w:r>
        <w:t>This is clearly a late composition, bastardizing other hymns. “our father in heaven, the sinless one, with your good father…” right.</w:t>
      </w:r>
    </w:p>
  </w:comment>
  <w:comment w:id="1475" w:author="Windows User" w:date="2015-10-30T08:56:00Z" w:initials="WU">
    <w:p w14:paraId="4470C38C" w14:textId="77777777" w:rsidR="00AB78C6" w:rsidRDefault="00AB78C6">
      <w:pPr>
        <w:pStyle w:val="CommentText"/>
      </w:pPr>
      <w:r>
        <w:rPr>
          <w:rStyle w:val="CommentReference"/>
        </w:rPr>
        <w:annotationRef/>
      </w:r>
      <w:r>
        <w:t>Coptic is different from previous verse. What should English be?</w:t>
      </w:r>
    </w:p>
  </w:comment>
  <w:comment w:id="1476" w:author="Windows User" w:date="2015-10-30T08:56:00Z" w:initials="WU">
    <w:p w14:paraId="350A9B71" w14:textId="77777777" w:rsidR="00AB78C6" w:rsidRDefault="00AB78C6">
      <w:pPr>
        <w:pStyle w:val="CommentText"/>
      </w:pPr>
      <w:r>
        <w:rPr>
          <w:rStyle w:val="CommentReference"/>
        </w:rPr>
        <w:annotationRef/>
      </w:r>
      <w:r>
        <w:t>Or athletes? Or athletic martyrs?</w:t>
      </w:r>
    </w:p>
  </w:comment>
  <w:comment w:id="1477" w:author="Windows User" w:date="2015-10-30T08:56:00Z" w:initials="WU">
    <w:p w14:paraId="72F9FFC3" w14:textId="77777777" w:rsidR="00AB78C6" w:rsidRDefault="00AB78C6">
      <w:pPr>
        <w:pStyle w:val="CommentText"/>
      </w:pPr>
      <w:r>
        <w:rPr>
          <w:rStyle w:val="CommentReference"/>
        </w:rPr>
        <w:annotationRef/>
      </w:r>
      <w:r>
        <w:t>Or of the martyrs?</w:t>
      </w:r>
    </w:p>
  </w:comment>
  <w:comment w:id="1478" w:author="Windows User" w:date="2015-10-30T08:56:00Z" w:initials="WU">
    <w:p w14:paraId="7BD5C124" w14:textId="77777777" w:rsidR="00AB78C6" w:rsidRDefault="00AB78C6">
      <w:pPr>
        <w:pStyle w:val="CommentText"/>
      </w:pPr>
      <w:r>
        <w:rPr>
          <w:rStyle w:val="CommentReference"/>
        </w:rPr>
        <w:annotationRef/>
      </w:r>
      <w:r>
        <w:t>Carries or lifts?</w:t>
      </w:r>
    </w:p>
  </w:comment>
  <w:comment w:id="1479" w:author="Windows User" w:date="2015-10-30T08:56:00Z" w:initials="WU">
    <w:p w14:paraId="525F7218" w14:textId="77777777" w:rsidR="00AB78C6" w:rsidRDefault="00AB78C6">
      <w:pPr>
        <w:pStyle w:val="CommentText"/>
      </w:pPr>
      <w:r>
        <w:rPr>
          <w:rStyle w:val="CommentReference"/>
        </w:rPr>
        <w:annotationRef/>
      </w:r>
      <w:r>
        <w:t>Churches?</w:t>
      </w:r>
    </w:p>
    <w:p w14:paraId="32A8F1D7" w14:textId="77777777" w:rsidR="00AB78C6" w:rsidRDefault="00AB78C6">
      <w:pPr>
        <w:pStyle w:val="CommentText"/>
      </w:pPr>
    </w:p>
  </w:comment>
  <w:comment w:id="1480" w:author="Windows User" w:date="2015-10-30T08:56:00Z" w:initials="WU">
    <w:p w14:paraId="165286E5" w14:textId="77777777" w:rsidR="00AB78C6" w:rsidRDefault="00AB78C6">
      <w:pPr>
        <w:pStyle w:val="CommentText"/>
      </w:pPr>
      <w:r>
        <w:rPr>
          <w:rStyle w:val="CommentReference"/>
        </w:rPr>
        <w:annotationRef/>
      </w:r>
      <w:r>
        <w:t>End?</w:t>
      </w:r>
    </w:p>
  </w:comment>
  <w:comment w:id="1488" w:author="Windows User" w:date="2015-10-30T08:56:00Z" w:initials="WU">
    <w:p w14:paraId="770DC519" w14:textId="77777777" w:rsidR="00AB78C6" w:rsidRDefault="00AB78C6">
      <w:pPr>
        <w:pStyle w:val="CommentText"/>
      </w:pPr>
      <w:r>
        <w:rPr>
          <w:rStyle w:val="CommentReference"/>
        </w:rPr>
        <w:annotationRef/>
      </w:r>
      <w:r>
        <w:t>Or full stop. You are worthy of the glory,</w:t>
      </w:r>
    </w:p>
  </w:comment>
  <w:comment w:id="1493" w:author="Windows User" w:date="2015-10-30T08:56:00Z" w:initials="WU">
    <w:p w14:paraId="664F3BFA" w14:textId="77777777" w:rsidR="00AB78C6" w:rsidRDefault="00AB78C6">
      <w:pPr>
        <w:pStyle w:val="CommentText"/>
      </w:pPr>
      <w:r>
        <w:rPr>
          <w:rStyle w:val="CommentReference"/>
        </w:rPr>
        <w:annotationRef/>
      </w:r>
      <w:r>
        <w:t>?</w:t>
      </w:r>
    </w:p>
  </w:comment>
  <w:comment w:id="1496" w:author="Windows User" w:date="2015-10-30T08:56:00Z" w:initials="WU">
    <w:p w14:paraId="08BCD53E" w14:textId="77777777" w:rsidR="00AB78C6" w:rsidRDefault="00AB78C6">
      <w:pPr>
        <w:pStyle w:val="CommentText"/>
      </w:pPr>
      <w:r>
        <w:rPr>
          <w:rStyle w:val="CommentReference"/>
        </w:rPr>
        <w:annotationRef/>
      </w:r>
      <w:r>
        <w:t>Is? Or will be? Exalted, or highly exalted?</w:t>
      </w:r>
    </w:p>
  </w:comment>
  <w:comment w:id="1498" w:author="Windows User" w:date="2015-10-30T08:56:00Z" w:initials="WU">
    <w:p w14:paraId="4F4D62D2" w14:textId="77777777" w:rsidR="00AB78C6" w:rsidRDefault="00AB78C6">
      <w:pPr>
        <w:pStyle w:val="CommentText"/>
      </w:pPr>
      <w:r>
        <w:rPr>
          <w:rStyle w:val="CommentReference"/>
        </w:rPr>
        <w:annotationRef/>
      </w:r>
      <w:r>
        <w:t>Bring or offer</w:t>
      </w:r>
    </w:p>
  </w:comment>
  <w:comment w:id="1499" w:author="Windows User" w:date="2015-10-30T08:56:00Z" w:initials="WU">
    <w:p w14:paraId="66D4EE13" w14:textId="77777777" w:rsidR="00AB78C6" w:rsidRDefault="00AB78C6">
      <w:pPr>
        <w:pStyle w:val="CommentText"/>
      </w:pPr>
      <w:r>
        <w:rPr>
          <w:rStyle w:val="CommentReference"/>
        </w:rPr>
        <w:annotationRef/>
      </w:r>
      <w:r>
        <w:t>Spelling?</w:t>
      </w:r>
    </w:p>
  </w:comment>
  <w:comment w:id="1504" w:author="Windows User" w:date="2015-11-17T22:12:00Z" w:initials="WU">
    <w:p w14:paraId="412F0631" w14:textId="77777777" w:rsidR="00AB78C6" w:rsidRDefault="00AB78C6">
      <w:pPr>
        <w:pStyle w:val="CommentText"/>
      </w:pPr>
      <w:r>
        <w:rPr>
          <w:rStyle w:val="CommentReference"/>
        </w:rPr>
        <w:annotationRef/>
      </w:r>
      <w:r>
        <w:t>Literally trampled, right? Or crushed?</w:t>
      </w:r>
    </w:p>
  </w:comment>
  <w:comment w:id="1505" w:author="Windows User" w:date="2015-11-17T22:12:00Z" w:initials="WU">
    <w:p w14:paraId="135DCC31" w14:textId="77777777" w:rsidR="00AB78C6" w:rsidRDefault="00AB78C6">
      <w:pPr>
        <w:pStyle w:val="CommentText"/>
      </w:pPr>
      <w:r>
        <w:rPr>
          <w:rStyle w:val="CommentReference"/>
        </w:rPr>
        <w:annotationRef/>
      </w:r>
      <w:r>
        <w:t>Authority? Might? Reign?</w:t>
      </w:r>
    </w:p>
  </w:comment>
  <w:comment w:id="1507" w:author="Windows User" w:date="2015-10-30T08:56:00Z" w:initials="WU">
    <w:p w14:paraId="11BE3C4D" w14:textId="77777777" w:rsidR="00AB78C6" w:rsidRDefault="00AB78C6">
      <w:pPr>
        <w:pStyle w:val="CommentText"/>
      </w:pPr>
      <w:r>
        <w:rPr>
          <w:rStyle w:val="CommentReference"/>
        </w:rPr>
        <w:annotationRef/>
      </w:r>
      <w:r>
        <w:t>Name or Holy Name?</w:t>
      </w:r>
    </w:p>
  </w:comment>
  <w:comment w:id="1516" w:author="Windows User" w:date="2015-10-30T08:56:00Z" w:initials="WU">
    <w:p w14:paraId="4A1C10F1" w14:textId="77777777" w:rsidR="00AB78C6" w:rsidRDefault="00AB78C6">
      <w:pPr>
        <w:pStyle w:val="CommentText"/>
      </w:pPr>
      <w:r>
        <w:rPr>
          <w:rStyle w:val="CommentReference"/>
        </w:rPr>
        <w:annotationRef/>
      </w:r>
      <w:r>
        <w:t>Christ or Jesus Christ?</w:t>
      </w:r>
    </w:p>
  </w:comment>
  <w:comment w:id="1521" w:author="Windows User" w:date="2015-10-30T08:56:00Z" w:initials="WU">
    <w:p w14:paraId="31C2C585" w14:textId="77777777" w:rsidR="00AB78C6" w:rsidRDefault="00AB78C6">
      <w:pPr>
        <w:pStyle w:val="CommentText"/>
      </w:pPr>
      <w:r>
        <w:rPr>
          <w:rStyle w:val="CommentReference"/>
        </w:rPr>
        <w:annotationRef/>
      </w:r>
      <w:r>
        <w:t>Name or Holy Name?</w:t>
      </w:r>
    </w:p>
  </w:comment>
  <w:comment w:id="1522" w:author="Windows User" w:date="2015-10-30T08:56:00Z" w:initials="WU">
    <w:p w14:paraId="18203C3C" w14:textId="77777777" w:rsidR="00AB78C6" w:rsidRDefault="00AB78C6">
      <w:pPr>
        <w:pStyle w:val="CommentText"/>
      </w:pPr>
      <w:r>
        <w:rPr>
          <w:rStyle w:val="CommentReference"/>
        </w:rPr>
        <w:annotationRef/>
      </w:r>
      <w:r>
        <w:t>To Him? Or by His might/power?</w:t>
      </w:r>
    </w:p>
  </w:comment>
  <w:comment w:id="1523" w:author="Windows User" w:date="2015-10-30T08:56:00Z" w:initials="WU">
    <w:p w14:paraId="27B39720" w14:textId="77777777" w:rsidR="00AB78C6" w:rsidRDefault="00AB78C6">
      <w:pPr>
        <w:pStyle w:val="CommentText"/>
      </w:pPr>
      <w:r>
        <w:rPr>
          <w:rStyle w:val="CommentReference"/>
        </w:rPr>
        <w:annotationRef/>
      </w:r>
      <w:r>
        <w:t>Might, or may?</w:t>
      </w:r>
    </w:p>
  </w:comment>
  <w:comment w:id="1524" w:author="Windows User" w:date="2015-10-30T08:56:00Z" w:initials="WU">
    <w:p w14:paraId="2FB96B7C" w14:textId="77777777" w:rsidR="00AB78C6" w:rsidRDefault="00AB78C6" w:rsidP="00F77A5B">
      <w:pPr>
        <w:pStyle w:val="CommentText"/>
      </w:pPr>
      <w:r>
        <w:rPr>
          <w:rStyle w:val="CommentReference"/>
        </w:rPr>
        <w:annotationRef/>
      </w:r>
      <w:r>
        <w:t>Christ or Jesus Christ?</w:t>
      </w:r>
    </w:p>
  </w:comment>
  <w:comment w:id="1527" w:author="Windows User" w:date="2015-10-30T08:56:00Z" w:initials="WU">
    <w:p w14:paraId="775D4B1C" w14:textId="77777777" w:rsidR="00AB78C6" w:rsidRDefault="00AB78C6">
      <w:pPr>
        <w:pStyle w:val="CommentText"/>
      </w:pPr>
      <w:r>
        <w:rPr>
          <w:rStyle w:val="CommentReference"/>
        </w:rPr>
        <w:annotationRef/>
      </w:r>
      <w:r>
        <w:t>Miracles?</w:t>
      </w:r>
    </w:p>
  </w:comment>
  <w:comment w:id="1532" w:author="Windows User" w:date="2015-10-30T08:56:00Z" w:initials="WU">
    <w:p w14:paraId="511773EC" w14:textId="77777777" w:rsidR="00AB78C6" w:rsidRDefault="00AB78C6">
      <w:pPr>
        <w:pStyle w:val="CommentText"/>
      </w:pPr>
      <w:r>
        <w:rPr>
          <w:rStyle w:val="CommentReference"/>
        </w:rPr>
        <w:annotationRef/>
      </w:r>
      <w:r>
        <w:t>Name or Holy Name?</w:t>
      </w:r>
    </w:p>
  </w:comment>
  <w:comment w:id="1533" w:author="Windows User" w:date="2015-10-30T08:56:00Z" w:initials="WU">
    <w:p w14:paraId="0BC6FD3A" w14:textId="77777777" w:rsidR="00AB78C6" w:rsidRDefault="00AB78C6">
      <w:pPr>
        <w:pStyle w:val="CommentText"/>
      </w:pPr>
      <w:r>
        <w:rPr>
          <w:rStyle w:val="CommentReference"/>
        </w:rPr>
        <w:annotationRef/>
      </w:r>
      <w:r>
        <w:t>To Him? Or by His might/power?</w:t>
      </w:r>
    </w:p>
  </w:comment>
  <w:comment w:id="1534" w:author="Windows User" w:date="2015-10-30T08:56:00Z" w:initials="WU">
    <w:p w14:paraId="6BED6166" w14:textId="77777777" w:rsidR="00AB78C6" w:rsidRDefault="00AB78C6">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516B357E" w15:done="0"/>
  <w15:commentEx w15:paraId="18EFFA71" w15:done="0"/>
  <w15:commentEx w15:paraId="49678875" w15:done="0"/>
  <w15:commentEx w15:paraId="23EACE51" w15:done="0"/>
  <w15:commentEx w15:paraId="01F9BCCA" w15:done="0"/>
  <w15:commentEx w15:paraId="64CC502C" w15:done="0"/>
  <w15:commentEx w15:paraId="0D2C8A12" w15:done="0"/>
  <w15:commentEx w15:paraId="00B9961B"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43E0E253" w15:done="0"/>
  <w15:commentEx w15:paraId="25576ABD" w15:done="0"/>
  <w15:commentEx w15:paraId="25A68D4F" w15:done="0"/>
  <w15:commentEx w15:paraId="0187CF78" w15:done="0"/>
  <w15:commentEx w15:paraId="522ED1CF" w15:done="0"/>
  <w15:commentEx w15:paraId="6933DA46" w15:done="0"/>
  <w15:commentEx w15:paraId="0549A033" w15:done="0"/>
  <w15:commentEx w15:paraId="74938629" w15:done="0"/>
  <w15:commentEx w15:paraId="5A8ED797" w15:done="0"/>
  <w15:commentEx w15:paraId="34F1B012" w15:done="0"/>
  <w15:commentEx w15:paraId="36FC71D0" w15:done="0"/>
  <w15:commentEx w15:paraId="0DA71926" w15:done="0"/>
  <w15:commentEx w15:paraId="5E7C7F73"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695AC7CA" w15:done="0"/>
  <w15:commentEx w15:paraId="5AAF82A6"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27C88DDC" w15:done="0"/>
  <w15:commentEx w15:paraId="53F7084A" w15:done="0"/>
  <w15:commentEx w15:paraId="4705E7C8" w15:done="0"/>
  <w15:commentEx w15:paraId="4899C8E2" w15:done="0"/>
  <w15:commentEx w15:paraId="4EBC6F27" w15:done="0"/>
  <w15:commentEx w15:paraId="2E00F7F9" w15:done="0"/>
  <w15:commentEx w15:paraId="7635C5E6" w15:done="0"/>
  <w15:commentEx w15:paraId="07F5FC79" w15:done="0"/>
  <w15:commentEx w15:paraId="02E36170"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57EB5113" w15:done="0"/>
  <w15:commentEx w15:paraId="79923BFC" w15:done="0"/>
  <w15:commentEx w15:paraId="7A143CF0"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41579CB8" w15:done="0"/>
  <w15:commentEx w15:paraId="592417C8" w15:done="0"/>
  <w15:commentEx w15:paraId="58B144CC" w15:done="0"/>
  <w15:commentEx w15:paraId="23A92A97" w15:done="0"/>
  <w15:commentEx w15:paraId="2BD3AC96" w15:done="0"/>
  <w15:commentEx w15:paraId="7290C623"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0BA41F" w14:textId="77777777" w:rsidR="00D42FE5" w:rsidRDefault="00D42FE5" w:rsidP="006D61CA">
      <w:pPr>
        <w:spacing w:after="0" w:line="240" w:lineRule="auto"/>
      </w:pPr>
      <w:r>
        <w:separator/>
      </w:r>
    </w:p>
  </w:endnote>
  <w:endnote w:type="continuationSeparator" w:id="0">
    <w:p w14:paraId="650A20C2" w14:textId="77777777" w:rsidR="00D42FE5" w:rsidRDefault="00D42FE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77777777" w:rsidR="00AB78C6" w:rsidRPr="009654EE" w:rsidRDefault="00AB78C6"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B6528">
      <w:rPr>
        <w:noProof/>
        <w:lang w:val="en-US"/>
      </w:rPr>
      <w:t>40</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AB78C6" w:rsidRPr="006D61CA" w:rsidRDefault="00AB78C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B6528">
      <w:rPr>
        <w:noProof/>
        <w:lang w:val="en-US"/>
      </w:rPr>
      <w:t>46</w:t>
    </w:r>
    <w:r w:rsidRPr="006D61CA">
      <w:rPr>
        <w:lang w:val="en-US"/>
      </w:rPr>
      <w:fldChar w:fldCharType="end"/>
    </w:r>
  </w:p>
  <w:p w14:paraId="1546C8BA" w14:textId="77777777" w:rsidR="00AB78C6" w:rsidRDefault="00AB78C6"/>
  <w:p w14:paraId="578F45FC" w14:textId="77777777" w:rsidR="00AB78C6" w:rsidRDefault="00AB78C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333102" w14:textId="77777777" w:rsidR="00D42FE5" w:rsidRDefault="00D42FE5" w:rsidP="006D61CA">
      <w:pPr>
        <w:spacing w:after="0" w:line="240" w:lineRule="auto"/>
      </w:pPr>
      <w:r>
        <w:separator/>
      </w:r>
    </w:p>
  </w:footnote>
  <w:footnote w:type="continuationSeparator" w:id="0">
    <w:p w14:paraId="136B2736" w14:textId="77777777" w:rsidR="00D42FE5" w:rsidRDefault="00D42FE5" w:rsidP="006D61CA">
      <w:pPr>
        <w:spacing w:after="0" w:line="240" w:lineRule="auto"/>
      </w:pPr>
      <w:r>
        <w:continuationSeparator/>
      </w:r>
    </w:p>
  </w:footnote>
  <w:footnote w:id="1">
    <w:p w14:paraId="0E848071" w14:textId="77777777" w:rsidR="00AB78C6" w:rsidRDefault="00AB78C6"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AB78C6" w:rsidRDefault="00AB78C6"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AB78C6" w:rsidRPr="00260CA9" w:rsidRDefault="00AB78C6"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AB78C6" w:rsidRDefault="00AB78C6"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AB78C6" w:rsidRDefault="00AB78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AB78C6" w:rsidRDefault="00AB78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AB78C6" w:rsidRDefault="00AB78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AB78C6" w:rsidRDefault="00AB78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AB78C6" w:rsidRPr="00B021F8" w:rsidRDefault="00AB78C6"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AB78C6" w:rsidRDefault="00AB78C6"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AB78C6" w:rsidRDefault="00AB78C6"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AB78C6" w:rsidRDefault="00AB78C6" w:rsidP="00323889">
      <w:pPr>
        <w:pStyle w:val="footnote"/>
      </w:pPr>
      <w:r>
        <w:rPr>
          <w:rStyle w:val="FootnoteReference"/>
        </w:rPr>
        <w:footnoteRef/>
      </w:r>
      <w:r>
        <w:t xml:space="preserve"> Or “The Lord’s Annointed”</w:t>
      </w:r>
    </w:p>
  </w:footnote>
  <w:footnote w:id="13">
    <w:p w14:paraId="3B76CFD3" w14:textId="77777777" w:rsidR="00AB78C6" w:rsidRDefault="00AB78C6"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AB78C6" w:rsidRDefault="00AB78C6" w:rsidP="00130E47">
      <w:pPr>
        <w:pStyle w:val="footnote"/>
      </w:pPr>
      <w:r>
        <w:rPr>
          <w:rStyle w:val="FootnoteReference"/>
        </w:rPr>
        <w:footnoteRef/>
      </w:r>
      <w:r>
        <w:t xml:space="preserve"> Or “The Lord’s Annointed”</w:t>
      </w:r>
    </w:p>
  </w:footnote>
  <w:footnote w:id="15">
    <w:p w14:paraId="6CB42CA0" w14:textId="77777777" w:rsidR="00AB78C6" w:rsidRDefault="00AB78C6"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AB78C6" w:rsidRDefault="00AB78C6"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AB78C6" w:rsidRDefault="00AB78C6"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AB78C6" w:rsidRDefault="00AB78C6"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AB78C6" w:rsidRDefault="00AB78C6"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AB78C6" w:rsidRDefault="00AB78C6"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AB78C6" w:rsidRDefault="00AB78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AB78C6" w:rsidRDefault="00AB78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AB78C6" w:rsidRDefault="00AB78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AB78C6" w:rsidRDefault="00AB78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AB78C6" w:rsidRDefault="00AB78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AB78C6" w:rsidRDefault="00AB78C6"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AB78C6" w:rsidRDefault="00AB78C6" w:rsidP="006800D4">
      <w:pPr>
        <w:pStyle w:val="footnote"/>
      </w:pPr>
      <w:r>
        <w:rPr>
          <w:rStyle w:val="FootnoteReference"/>
        </w:rPr>
        <w:footnoteRef/>
      </w:r>
      <w:r>
        <w:t xml:space="preserve"> Or ‘Unique’</w:t>
      </w:r>
    </w:p>
  </w:footnote>
  <w:footnote w:id="28">
    <w:p w14:paraId="4D9AA31B" w14:textId="77777777" w:rsidR="00AB78C6" w:rsidRDefault="00AB78C6"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AB78C6" w:rsidRDefault="00AB78C6">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AB78C6" w:rsidRDefault="00AB78C6"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AB78C6" w:rsidRDefault="00AB78C6"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AB78C6" w:rsidRDefault="00AB78C6"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D74F7B" w:rsidRDefault="00D74F7B"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AB78C6" w:rsidRPr="004A3E27" w:rsidRDefault="00AB78C6"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AB78C6" w:rsidRPr="004A3E27" w:rsidRDefault="00AB78C6"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AB78C6" w:rsidRPr="004A3E27" w:rsidRDefault="00AB78C6"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AB78C6" w:rsidRPr="004A3E27" w:rsidRDefault="00AB78C6"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AB78C6" w:rsidRPr="004A3E27" w:rsidRDefault="00AB78C6"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AB78C6" w:rsidRPr="004A3E27" w:rsidRDefault="00AB78C6"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AB78C6" w:rsidRPr="004A3E27" w:rsidRDefault="00AB78C6"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AB78C6" w:rsidRPr="004A3E27" w:rsidRDefault="00AB78C6"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AB78C6" w:rsidRPr="004A3E27" w:rsidRDefault="00AB78C6"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AB78C6" w:rsidRPr="004A3E27" w:rsidRDefault="00AB78C6"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AB78C6" w:rsidRPr="004A3E27" w:rsidRDefault="00AB78C6"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AB78C6" w:rsidRPr="004A3E27" w:rsidRDefault="00AB78C6" w:rsidP="00C06875">
      <w:pPr>
        <w:pStyle w:val="footnote"/>
      </w:pPr>
      <w:r w:rsidRPr="004A3E27">
        <w:rPr>
          <w:rStyle w:val="FootnoteReference"/>
        </w:rPr>
        <w:footnoteRef/>
      </w:r>
      <w:r w:rsidRPr="004A3E27">
        <w:t xml:space="preserve"> Or: I rest in peace and fall asleep at once.</w:t>
      </w:r>
    </w:p>
  </w:footnote>
  <w:footnote w:id="46">
    <w:p w14:paraId="005F68B1" w14:textId="77777777" w:rsidR="00AB78C6" w:rsidRPr="004A3E27" w:rsidRDefault="00AB78C6" w:rsidP="00C06875">
      <w:pPr>
        <w:pStyle w:val="footnote"/>
      </w:pPr>
      <w:r w:rsidRPr="004A3E27">
        <w:rPr>
          <w:rStyle w:val="FootnoteReference"/>
        </w:rPr>
        <w:footnoteRef/>
      </w:r>
      <w:r w:rsidRPr="004A3E27">
        <w:t xml:space="preserve"> Following the Ethiopian version, which is based on the Septuagint.</w:t>
      </w:r>
    </w:p>
  </w:footnote>
  <w:footnote w:id="47">
    <w:p w14:paraId="673FFF4D" w14:textId="77777777" w:rsidR="00AB78C6" w:rsidRPr="004A3E27" w:rsidRDefault="00AB78C6"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8">
    <w:p w14:paraId="1D32253D" w14:textId="77777777" w:rsidR="00AB78C6" w:rsidRPr="004A3E27" w:rsidRDefault="00AB78C6" w:rsidP="00C06875">
      <w:pPr>
        <w:pStyle w:val="footnote"/>
      </w:pPr>
      <w:r w:rsidRPr="004A3E27">
        <w:rPr>
          <w:rStyle w:val="FootnoteReference"/>
        </w:rPr>
        <w:footnoteRef/>
      </w:r>
      <w:r w:rsidRPr="004A3E27">
        <w:t xml:space="preserve"> cp. Psalm 37:2; Jeremiah 10:24.</w:t>
      </w:r>
    </w:p>
  </w:footnote>
  <w:footnote w:id="49">
    <w:p w14:paraId="27CB451E" w14:textId="738E30CE" w:rsidR="00AB78C6" w:rsidRPr="004A3E27" w:rsidRDefault="00AB78C6" w:rsidP="00C06875">
      <w:pPr>
        <w:pStyle w:val="footnote"/>
      </w:pPr>
      <w:r w:rsidRPr="004A3E27">
        <w:rPr>
          <w:rStyle w:val="FootnoteReference"/>
        </w:rPr>
        <w:footnoteRef/>
      </w:r>
      <w:r w:rsidRPr="004A3E27">
        <w:t xml:space="preserve"> Meaning: ‘But where </w:t>
      </w:r>
      <w:r>
        <w:t>are</w:t>
      </w:r>
      <w:r w:rsidRPr="004A3E27">
        <w:t xml:space="preserve">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50">
    <w:p w14:paraId="3C274CF7" w14:textId="77777777" w:rsidR="00AB78C6" w:rsidRPr="004A3E27" w:rsidRDefault="00AB78C6" w:rsidP="00C06875">
      <w:pPr>
        <w:pStyle w:val="footnote"/>
      </w:pPr>
      <w:r w:rsidRPr="004A3E27">
        <w:rPr>
          <w:rStyle w:val="FootnoteReference"/>
        </w:rPr>
        <w:footnoteRef/>
      </w:r>
      <w:r w:rsidRPr="004A3E27">
        <w:t xml:space="preserve"> cp. Mt. 7:23.</w:t>
      </w:r>
    </w:p>
  </w:footnote>
  <w:footnote w:id="51">
    <w:p w14:paraId="4AC07AFE" w14:textId="77777777" w:rsidR="00AB78C6" w:rsidRPr="004A3E27" w:rsidRDefault="00AB78C6" w:rsidP="00C06875">
      <w:pPr>
        <w:pStyle w:val="footnote"/>
      </w:pPr>
      <w:r w:rsidRPr="004A3E27">
        <w:rPr>
          <w:rStyle w:val="FootnoteReference"/>
        </w:rPr>
        <w:footnoteRef/>
      </w:r>
      <w:r w:rsidRPr="004A3E27">
        <w:t xml:space="preserve"> cp. 1 Pet. 5:8.</w:t>
      </w:r>
    </w:p>
  </w:footnote>
  <w:footnote w:id="52">
    <w:p w14:paraId="553B4541" w14:textId="77777777" w:rsidR="00AB78C6" w:rsidRPr="004A3E27" w:rsidRDefault="00AB78C6" w:rsidP="00C06875">
      <w:pPr>
        <w:pStyle w:val="footnote"/>
      </w:pPr>
      <w:r w:rsidRPr="004A3E27">
        <w:rPr>
          <w:rStyle w:val="FootnoteReference"/>
        </w:rPr>
        <w:footnoteRef/>
      </w:r>
      <w:r w:rsidRPr="004A3E27">
        <w:t xml:space="preserve"> Empties fall (Ephes. 5:18).</w:t>
      </w:r>
    </w:p>
  </w:footnote>
  <w:footnote w:id="53">
    <w:p w14:paraId="5DDCA66E" w14:textId="77777777" w:rsidR="00AB78C6" w:rsidRPr="004A3E27" w:rsidRDefault="00AB78C6"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4">
    <w:p w14:paraId="74E99F4D" w14:textId="77777777" w:rsidR="00AB78C6" w:rsidRPr="004A3E27" w:rsidRDefault="00AB78C6"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5">
    <w:p w14:paraId="419148E7" w14:textId="77777777" w:rsidR="00AB78C6" w:rsidRPr="004A3E27" w:rsidRDefault="00AB78C6" w:rsidP="00C06875">
      <w:pPr>
        <w:pStyle w:val="footnote"/>
      </w:pPr>
      <w:r w:rsidRPr="004A3E27">
        <w:rPr>
          <w:rStyle w:val="FootnoteReference"/>
        </w:rPr>
        <w:footnoteRef/>
      </w:r>
      <w:r w:rsidRPr="004A3E27">
        <w:t xml:space="preserve"> Mt. 21:16.</w:t>
      </w:r>
    </w:p>
  </w:footnote>
  <w:footnote w:id="56">
    <w:p w14:paraId="7DA6B08A" w14:textId="77777777" w:rsidR="00AB78C6" w:rsidRPr="004A3E27" w:rsidRDefault="00AB78C6"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7">
    <w:p w14:paraId="7ECF8A2D" w14:textId="77777777" w:rsidR="00AB78C6" w:rsidRPr="004A3E27" w:rsidRDefault="00AB78C6" w:rsidP="00C06875">
      <w:pPr>
        <w:pStyle w:val="footnote"/>
      </w:pPr>
      <w:r w:rsidRPr="004A3E27">
        <w:rPr>
          <w:rStyle w:val="FootnoteReference"/>
        </w:rPr>
        <w:footnoteRef/>
      </w:r>
      <w:r w:rsidRPr="004A3E27">
        <w:t xml:space="preserve"> Heb. 2:6-8. The Sovereignty of the Son of Man (Messiah).</w:t>
      </w:r>
    </w:p>
  </w:footnote>
  <w:footnote w:id="58">
    <w:p w14:paraId="7AF4DDD9" w14:textId="77777777" w:rsidR="00AB78C6" w:rsidRPr="004A3E27" w:rsidRDefault="00AB78C6"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AB78C6" w:rsidRPr="004A3E27" w:rsidRDefault="00AB78C6" w:rsidP="00435BD3">
      <w:pPr>
        <w:pStyle w:val="FootnoteText"/>
      </w:pPr>
    </w:p>
  </w:footnote>
  <w:footnote w:id="59">
    <w:p w14:paraId="722FF076" w14:textId="77777777" w:rsidR="00AB78C6" w:rsidRPr="004A3E27" w:rsidRDefault="00AB78C6"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0">
    <w:p w14:paraId="3428C8D1" w14:textId="77777777" w:rsidR="00AB78C6" w:rsidRPr="004A3E27" w:rsidRDefault="00AB78C6"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1">
    <w:p w14:paraId="1BACCDC6" w14:textId="77777777" w:rsidR="00AB78C6" w:rsidRPr="004A3E27" w:rsidRDefault="00AB78C6"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2">
    <w:p w14:paraId="4F5EE238" w14:textId="77777777" w:rsidR="00AB78C6" w:rsidRPr="004A3E27" w:rsidRDefault="00AB78C6" w:rsidP="00BD5BBE">
      <w:pPr>
        <w:pStyle w:val="footnote"/>
      </w:pPr>
      <w:r w:rsidRPr="004A3E27">
        <w:rPr>
          <w:rStyle w:val="FootnoteReference"/>
        </w:rPr>
        <w:footnoteRef/>
      </w:r>
      <w:r w:rsidRPr="004A3E27">
        <w:t xml:space="preserve"> cp. 2 Cor. 6:16; 1 Cor. 6:19.</w:t>
      </w:r>
    </w:p>
  </w:footnote>
  <w:footnote w:id="63">
    <w:p w14:paraId="06196E84" w14:textId="77777777" w:rsidR="00AB78C6" w:rsidRPr="004A3E27" w:rsidRDefault="00AB78C6" w:rsidP="00BD5BBE">
      <w:pPr>
        <w:pStyle w:val="footnote"/>
      </w:pPr>
      <w:r w:rsidRPr="004A3E27">
        <w:rPr>
          <w:rStyle w:val="FootnoteReference"/>
        </w:rPr>
        <w:footnoteRef/>
      </w:r>
      <w:r w:rsidRPr="004A3E27">
        <w:t xml:space="preserve"> cp. Mt. 10:19, 20; Luke 21:12-19.</w:t>
      </w:r>
    </w:p>
  </w:footnote>
  <w:footnote w:id="64">
    <w:p w14:paraId="18B16E36" w14:textId="77777777" w:rsidR="00AB78C6" w:rsidRPr="004A3E27" w:rsidRDefault="00AB78C6" w:rsidP="00BD5BBE">
      <w:pPr>
        <w:pStyle w:val="footnote"/>
      </w:pPr>
      <w:r w:rsidRPr="004A3E27">
        <w:rPr>
          <w:rStyle w:val="FootnoteReference"/>
        </w:rPr>
        <w:footnoteRef/>
      </w:r>
      <w:r w:rsidRPr="004A3E27">
        <w:t xml:space="preserve"> Psalm 13 differs only slightly from Psalm 52. cp. Romans 1:20-25.</w:t>
      </w:r>
    </w:p>
  </w:footnote>
  <w:footnote w:id="65">
    <w:p w14:paraId="69DDC031" w14:textId="77777777" w:rsidR="00AB78C6" w:rsidRPr="004A3E27" w:rsidRDefault="00AB78C6"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66">
    <w:p w14:paraId="7B2308F0" w14:textId="77777777" w:rsidR="00AB78C6" w:rsidRPr="004A3E27" w:rsidRDefault="00AB78C6"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67">
    <w:p w14:paraId="0A1AEA09" w14:textId="77777777" w:rsidR="00AB78C6" w:rsidRPr="004A3E27" w:rsidRDefault="00AB78C6"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68">
    <w:p w14:paraId="4590FEB6" w14:textId="77777777" w:rsidR="00AB78C6" w:rsidRPr="004A3E27" w:rsidRDefault="00AB78C6"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AB78C6" w:rsidRPr="004A3E27" w:rsidRDefault="00AB78C6" w:rsidP="00BD5BBE">
      <w:pPr>
        <w:pStyle w:val="footnote"/>
      </w:pPr>
      <w:r w:rsidRPr="004A3E27">
        <w:rPr>
          <w:rStyle w:val="FootnoteReference"/>
        </w:rPr>
        <w:footnoteRef/>
      </w:r>
      <w:r w:rsidRPr="004A3E27">
        <w:t xml:space="preserve"> i.e. Hear Christ who intercedes on our behalf (1 Cor. 1:30; Rom. 8: 34).</w:t>
      </w:r>
    </w:p>
  </w:footnote>
  <w:footnote w:id="70">
    <w:p w14:paraId="19409F3D" w14:textId="77777777" w:rsidR="00AB78C6" w:rsidRPr="004A3E27" w:rsidRDefault="00AB78C6" w:rsidP="00BD5BBE">
      <w:pPr>
        <w:pStyle w:val="footnote"/>
      </w:pPr>
      <w:r w:rsidRPr="004A3E27">
        <w:rPr>
          <w:rStyle w:val="FootnoteReference"/>
        </w:rPr>
        <w:footnoteRef/>
      </w:r>
      <w:r w:rsidRPr="004A3E27">
        <w:t xml:space="preserve"> cp. 2 Tim. 2:3, 12.</w:t>
      </w:r>
    </w:p>
  </w:footnote>
  <w:footnote w:id="71">
    <w:p w14:paraId="5F29B1F0" w14:textId="77777777" w:rsidR="00AB78C6" w:rsidRPr="004A3E27" w:rsidRDefault="00AB78C6"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AB78C6" w:rsidRPr="004A3E27" w:rsidRDefault="00AB78C6"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AB78C6" w:rsidRPr="004A3E27" w:rsidRDefault="00AB78C6"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4CDB07D8" w14:textId="77777777" w:rsidR="00AB78C6" w:rsidRPr="004A3E27" w:rsidRDefault="00AB78C6" w:rsidP="00BD5BBE">
      <w:pPr>
        <w:pStyle w:val="footnote"/>
      </w:pPr>
      <w:r w:rsidRPr="004A3E27">
        <w:rPr>
          <w:rStyle w:val="FootnoteReference"/>
        </w:rPr>
        <w:footnoteRef/>
      </w:r>
      <w:r w:rsidRPr="004A3E27">
        <w:t xml:space="preserve"> Cp. Acts 2:24.</w:t>
      </w:r>
    </w:p>
  </w:footnote>
  <w:footnote w:id="75">
    <w:p w14:paraId="09C8C689" w14:textId="77777777" w:rsidR="00AB78C6" w:rsidRPr="004A3E27" w:rsidRDefault="00AB78C6" w:rsidP="00BD5BBE">
      <w:pPr>
        <w:pStyle w:val="footnote"/>
      </w:pPr>
      <w:r w:rsidRPr="004A3E27">
        <w:rPr>
          <w:rStyle w:val="FootnoteReference"/>
        </w:rPr>
        <w:footnoteRef/>
      </w:r>
      <w:r w:rsidRPr="004A3E27">
        <w:t xml:space="preserve"> cp. Exodus 9:23.</w:t>
      </w:r>
    </w:p>
  </w:footnote>
  <w:footnote w:id="76">
    <w:p w14:paraId="767519CF" w14:textId="77777777" w:rsidR="00AB78C6" w:rsidRPr="004A3E27" w:rsidRDefault="00AB78C6"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77">
    <w:p w14:paraId="056C0234" w14:textId="77777777" w:rsidR="00AB78C6" w:rsidRPr="004A3E27" w:rsidRDefault="00AB78C6" w:rsidP="00BD5BBE">
      <w:pPr>
        <w:pStyle w:val="footnote"/>
      </w:pPr>
      <w:r w:rsidRPr="004A3E27">
        <w:rPr>
          <w:rStyle w:val="FootnoteReference"/>
        </w:rPr>
        <w:footnoteRef/>
      </w:r>
      <w:r w:rsidRPr="004A3E27">
        <w:t xml:space="preserve"> Twist and wrestle (Gen. 32: 4). And he will untwist the twister and the twisted (144:15).</w:t>
      </w:r>
    </w:p>
  </w:footnote>
  <w:footnote w:id="78">
    <w:p w14:paraId="1B9D3CDD" w14:textId="77777777" w:rsidR="00AB78C6" w:rsidRPr="004A3E27" w:rsidRDefault="00AB78C6" w:rsidP="00BD5BBE">
      <w:pPr>
        <w:pStyle w:val="footnote"/>
      </w:pPr>
      <w:r w:rsidRPr="004A3E27">
        <w:rPr>
          <w:rStyle w:val="FootnoteReference"/>
        </w:rPr>
        <w:footnoteRef/>
      </w:r>
      <w:r w:rsidRPr="004A3E27">
        <w:t xml:space="preserve"> cp. Rev. 21:23.</w:t>
      </w:r>
    </w:p>
  </w:footnote>
  <w:footnote w:id="79">
    <w:p w14:paraId="7A34B80F" w14:textId="77777777" w:rsidR="00AB78C6" w:rsidRPr="004A3E27" w:rsidRDefault="00AB78C6"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0">
    <w:p w14:paraId="5386061E" w14:textId="77777777" w:rsidR="00AB78C6" w:rsidRPr="004A3E27" w:rsidRDefault="00AB78C6"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1">
    <w:p w14:paraId="57A591AD" w14:textId="77777777" w:rsidR="00AB78C6" w:rsidRPr="004A3E27" w:rsidRDefault="00AB78C6" w:rsidP="00BD5BBE">
      <w:pPr>
        <w:pStyle w:val="footnote"/>
      </w:pPr>
      <w:r w:rsidRPr="004A3E27">
        <w:rPr>
          <w:rStyle w:val="FootnoteReference"/>
        </w:rPr>
        <w:footnoteRef/>
      </w:r>
      <w:r w:rsidRPr="004A3E27">
        <w:t xml:space="preserve"> Rom. 15:9. Christ in David, Apostles, nations. (cp. Ps. 66:2-6).</w:t>
      </w:r>
    </w:p>
  </w:footnote>
  <w:footnote w:id="82">
    <w:p w14:paraId="05D27F74" w14:textId="77777777" w:rsidR="00AB78C6" w:rsidRPr="004A3E27" w:rsidRDefault="00AB78C6"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3">
    <w:p w14:paraId="7770444D" w14:textId="77777777" w:rsidR="00AB78C6" w:rsidRPr="004A3E27" w:rsidRDefault="00AB78C6" w:rsidP="00BD5BBE">
      <w:pPr>
        <w:pStyle w:val="footnote"/>
      </w:pPr>
      <w:r w:rsidRPr="004A3E27">
        <w:rPr>
          <w:rStyle w:val="FootnoteReference"/>
        </w:rPr>
        <w:footnoteRef/>
      </w:r>
      <w:r w:rsidRPr="004A3E27">
        <w:t xml:space="preserve"> Rom. 10:18.</w:t>
      </w:r>
    </w:p>
  </w:footnote>
  <w:footnote w:id="84">
    <w:p w14:paraId="28F942E6" w14:textId="77777777" w:rsidR="00AB78C6" w:rsidRPr="004A3E27" w:rsidRDefault="00AB78C6" w:rsidP="00BD5BBE">
      <w:pPr>
        <w:pStyle w:val="footnote"/>
      </w:pPr>
      <w:r w:rsidRPr="004A3E27">
        <w:rPr>
          <w:rStyle w:val="FootnoteReference"/>
        </w:rPr>
        <w:footnoteRef/>
      </w:r>
      <w:r w:rsidRPr="004A3E27">
        <w:t xml:space="preserve"> cp. Ps. 88:38.</w:t>
      </w:r>
    </w:p>
  </w:footnote>
  <w:footnote w:id="85">
    <w:p w14:paraId="7D882E05" w14:textId="77777777" w:rsidR="00AB78C6" w:rsidRPr="004A3E27" w:rsidRDefault="00AB78C6" w:rsidP="00BD5BBE">
      <w:pPr>
        <w:pStyle w:val="footnote"/>
      </w:pPr>
      <w:r w:rsidRPr="004A3E27">
        <w:rPr>
          <w:rStyle w:val="FootnoteReference"/>
        </w:rPr>
        <w:footnoteRef/>
      </w:r>
      <w:r w:rsidRPr="004A3E27">
        <w:t xml:space="preserve"> cp. Ps. 118:72.</w:t>
      </w:r>
    </w:p>
  </w:footnote>
  <w:footnote w:id="86">
    <w:p w14:paraId="6C5A660E" w14:textId="77777777" w:rsidR="00AB78C6" w:rsidRPr="004A3E27" w:rsidRDefault="00AB78C6"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87">
    <w:p w14:paraId="630A2B2F" w14:textId="77777777" w:rsidR="00AB78C6" w:rsidRPr="004A3E27" w:rsidRDefault="00AB78C6" w:rsidP="00BD5BBE">
      <w:pPr>
        <w:pStyle w:val="footnote"/>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88">
    <w:p w14:paraId="18278CE8" w14:textId="77777777" w:rsidR="00AB78C6" w:rsidRPr="004A3E27" w:rsidRDefault="00AB78C6"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89">
    <w:p w14:paraId="40556A29" w14:textId="77777777" w:rsidR="00AB78C6" w:rsidRPr="004A3E27" w:rsidRDefault="00AB78C6"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90">
    <w:p w14:paraId="27D6847B" w14:textId="77777777" w:rsidR="00AB78C6" w:rsidRPr="004A3E27" w:rsidRDefault="00AB78C6" w:rsidP="00BD5BBE">
      <w:pPr>
        <w:pStyle w:val="footnote"/>
      </w:pPr>
      <w:r w:rsidRPr="004A3E27">
        <w:rPr>
          <w:rStyle w:val="FootnoteReference"/>
        </w:rPr>
        <w:footnoteRef/>
      </w:r>
      <w:r w:rsidRPr="004A3E27">
        <w:t xml:space="preserve"> ‘Christ died that we might live’ (1 Thess. 5:10; 1 Pet. 2:24).</w:t>
      </w:r>
    </w:p>
  </w:footnote>
  <w:footnote w:id="91">
    <w:p w14:paraId="6BA53780" w14:textId="77777777" w:rsidR="00AB78C6" w:rsidRPr="004A3E27" w:rsidRDefault="00AB78C6" w:rsidP="00BD5BBE">
      <w:pPr>
        <w:pStyle w:val="footnote"/>
      </w:pPr>
      <w:r w:rsidRPr="004A3E27">
        <w:rPr>
          <w:rStyle w:val="FootnoteReference"/>
        </w:rPr>
        <w:footnoteRef/>
      </w:r>
      <w:r w:rsidRPr="004A3E27">
        <w:t xml:space="preserve"> Dawn is one of Christ’s names (cp. Lk. 1:78; Mal. 4:2).</w:t>
      </w:r>
    </w:p>
  </w:footnote>
  <w:footnote w:id="92">
    <w:p w14:paraId="3C4F1B04" w14:textId="77777777" w:rsidR="00AB78C6" w:rsidRPr="004A3E27" w:rsidRDefault="00AB78C6"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93">
    <w:p w14:paraId="41CC497C" w14:textId="77777777" w:rsidR="00AB78C6" w:rsidRPr="004A3E27" w:rsidRDefault="00AB78C6" w:rsidP="00BD5BBE">
      <w:pPr>
        <w:pStyle w:val="footnote"/>
      </w:pPr>
      <w:r w:rsidRPr="004A3E27">
        <w:rPr>
          <w:rStyle w:val="FootnoteReference"/>
        </w:rPr>
        <w:footnoteRef/>
      </w:r>
      <w:r w:rsidRPr="004A3E27">
        <w:t xml:space="preserve"> Mt. 27:39,43; Wis. 2:12-20.</w:t>
      </w:r>
    </w:p>
  </w:footnote>
  <w:footnote w:id="94">
    <w:p w14:paraId="552BFC80" w14:textId="77777777" w:rsidR="00AB78C6" w:rsidRPr="004A3E27" w:rsidRDefault="00AB78C6" w:rsidP="00BD5BBE">
      <w:pPr>
        <w:pStyle w:val="footnote"/>
      </w:pPr>
      <w:r w:rsidRPr="004A3E27">
        <w:rPr>
          <w:rStyle w:val="FootnoteReference"/>
        </w:rPr>
        <w:footnoteRef/>
      </w:r>
      <w:r w:rsidRPr="004A3E27">
        <w:t xml:space="preserve"> Lam. 2:16; 3:46.</w:t>
      </w:r>
    </w:p>
  </w:footnote>
  <w:footnote w:id="95">
    <w:p w14:paraId="1382AE44" w14:textId="77777777" w:rsidR="00AB78C6" w:rsidRPr="004A3E27" w:rsidRDefault="00AB78C6" w:rsidP="00BD5BBE">
      <w:pPr>
        <w:pStyle w:val="footnote"/>
      </w:pPr>
      <w:r w:rsidRPr="004A3E27">
        <w:rPr>
          <w:rStyle w:val="FootnoteReference"/>
        </w:rPr>
        <w:footnoteRef/>
      </w:r>
      <w:r w:rsidRPr="004A3E27">
        <w:t xml:space="preserve"> Jn. 19:37.</w:t>
      </w:r>
    </w:p>
  </w:footnote>
  <w:footnote w:id="96">
    <w:p w14:paraId="17643289" w14:textId="77777777" w:rsidR="00AB78C6" w:rsidRPr="004A3E27" w:rsidRDefault="00AB78C6" w:rsidP="00BD5BBE">
      <w:pPr>
        <w:pStyle w:val="footnote"/>
      </w:pPr>
      <w:r w:rsidRPr="004A3E27">
        <w:rPr>
          <w:rStyle w:val="FootnoteReference"/>
        </w:rPr>
        <w:footnoteRef/>
      </w:r>
      <w:r w:rsidRPr="004A3E27">
        <w:t xml:space="preserve"> Jn. 19:24.</w:t>
      </w:r>
    </w:p>
  </w:footnote>
  <w:footnote w:id="97">
    <w:p w14:paraId="79F35E59" w14:textId="77777777" w:rsidR="00AB78C6" w:rsidRPr="004A3E27" w:rsidRDefault="00AB78C6"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98">
    <w:p w14:paraId="08777F76" w14:textId="77777777" w:rsidR="00AB78C6" w:rsidRPr="004A3E27" w:rsidRDefault="00AB78C6" w:rsidP="00BD5BBE">
      <w:pPr>
        <w:pStyle w:val="footnote"/>
      </w:pPr>
      <w:r w:rsidRPr="004A3E27">
        <w:rPr>
          <w:rStyle w:val="FootnoteReference"/>
        </w:rPr>
        <w:footnoteRef/>
      </w:r>
      <w:r w:rsidRPr="004A3E27">
        <w:t xml:space="preserve"> Hebrews 2:12.</w:t>
      </w:r>
    </w:p>
  </w:footnote>
  <w:footnote w:id="99">
    <w:p w14:paraId="6B61808C" w14:textId="77777777" w:rsidR="00AB78C6" w:rsidRPr="004A3E27" w:rsidRDefault="00AB78C6"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00">
    <w:p w14:paraId="168D5AEC" w14:textId="77777777" w:rsidR="00AB78C6" w:rsidRPr="004A3E27" w:rsidRDefault="00AB78C6" w:rsidP="00BD5BBE">
      <w:pPr>
        <w:pStyle w:val="footnote"/>
      </w:pPr>
      <w:r w:rsidRPr="004A3E27">
        <w:rPr>
          <w:rStyle w:val="FootnoteReference"/>
        </w:rPr>
        <w:footnoteRef/>
      </w:r>
      <w:r w:rsidRPr="004A3E27">
        <w:t xml:space="preserve"> Romans 3:24-26; John 17:4; 19:30.</w:t>
      </w:r>
    </w:p>
  </w:footnote>
  <w:footnote w:id="101">
    <w:p w14:paraId="47E5BE1D" w14:textId="77777777" w:rsidR="00AB78C6" w:rsidRPr="004A3E27" w:rsidRDefault="00AB78C6"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02">
    <w:p w14:paraId="53BB4915" w14:textId="77777777" w:rsidR="00AB78C6" w:rsidRPr="004A3E27" w:rsidRDefault="00AB78C6" w:rsidP="00BD5BBE">
      <w:pPr>
        <w:pStyle w:val="footnote"/>
      </w:pPr>
      <w:r w:rsidRPr="004A3E27">
        <w:rPr>
          <w:rStyle w:val="FootnoteReference"/>
        </w:rPr>
        <w:footnoteRef/>
      </w:r>
      <w:r w:rsidRPr="004A3E27">
        <w:t xml:space="preserve"> cp. Ephes. 5:18.</w:t>
      </w:r>
    </w:p>
  </w:footnote>
  <w:footnote w:id="103">
    <w:p w14:paraId="52EF8FB5" w14:textId="77777777" w:rsidR="00AB78C6" w:rsidRPr="004A3E27" w:rsidRDefault="00AB78C6" w:rsidP="00BD5BBE">
      <w:pPr>
        <w:pStyle w:val="footnote"/>
      </w:pPr>
      <w:r w:rsidRPr="004A3E27">
        <w:rPr>
          <w:rStyle w:val="FootnoteReference"/>
        </w:rPr>
        <w:footnoteRef/>
      </w:r>
      <w:r w:rsidRPr="004A3E27">
        <w:t xml:space="preserve"> cp. Ps. 26:4.</w:t>
      </w:r>
    </w:p>
  </w:footnote>
  <w:footnote w:id="104">
    <w:p w14:paraId="4B68EDDE" w14:textId="77777777" w:rsidR="00AB78C6" w:rsidRPr="004A3E27" w:rsidRDefault="00AB78C6" w:rsidP="00BD5BBE">
      <w:pPr>
        <w:pStyle w:val="footnote"/>
      </w:pPr>
      <w:r w:rsidRPr="004A3E27">
        <w:rPr>
          <w:rStyle w:val="FootnoteReference"/>
        </w:rPr>
        <w:footnoteRef/>
      </w:r>
      <w:r w:rsidRPr="004A3E27">
        <w:t xml:space="preserve"> 1 Cor. 10:26-28; cp. Psalm 49:12.</w:t>
      </w:r>
    </w:p>
  </w:footnote>
  <w:footnote w:id="105">
    <w:p w14:paraId="137A32B2" w14:textId="77777777" w:rsidR="00AB78C6" w:rsidRPr="004A3E27" w:rsidRDefault="00AB78C6" w:rsidP="00BD5BBE">
      <w:pPr>
        <w:pStyle w:val="footnote"/>
      </w:pPr>
      <w:r w:rsidRPr="004A3E27">
        <w:rPr>
          <w:rStyle w:val="FootnoteReference"/>
        </w:rPr>
        <w:footnoteRef/>
      </w:r>
      <w:r w:rsidRPr="004A3E27">
        <w:t xml:space="preserve"> Is. 2:2; Dan. 2:35; 1 Cor. 10:4.</w:t>
      </w:r>
    </w:p>
  </w:footnote>
  <w:footnote w:id="106">
    <w:p w14:paraId="51F7905C" w14:textId="77777777" w:rsidR="00AB78C6" w:rsidRPr="004A3E27" w:rsidRDefault="00AB78C6"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07">
    <w:p w14:paraId="2169EE05" w14:textId="77777777" w:rsidR="00AB78C6" w:rsidRPr="004A3E27" w:rsidRDefault="00AB78C6" w:rsidP="00BD5BBE">
      <w:pPr>
        <w:pStyle w:val="footnote"/>
      </w:pPr>
      <w:r w:rsidRPr="004A3E27">
        <w:rPr>
          <w:rStyle w:val="FootnoteReference"/>
        </w:rPr>
        <w:footnoteRef/>
      </w:r>
      <w:r w:rsidRPr="004A3E27">
        <w:t xml:space="preserve"> seek: </w:t>
      </w:r>
      <w:r w:rsidRPr="004A3E27">
        <w:rPr>
          <w:i/>
        </w:rPr>
        <w:t>Heb</w:t>
      </w:r>
      <w:r w:rsidRPr="004A3E27">
        <w:t>. keep</w:t>
      </w:r>
    </w:p>
  </w:footnote>
  <w:footnote w:id="108">
    <w:p w14:paraId="77DCEC10" w14:textId="77777777" w:rsidR="00AB78C6" w:rsidRPr="004A3E27" w:rsidRDefault="00AB78C6"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109">
    <w:p w14:paraId="71590F21" w14:textId="77777777" w:rsidR="00AB78C6" w:rsidRPr="004A3E27" w:rsidRDefault="00AB78C6"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10">
    <w:p w14:paraId="00A665CB" w14:textId="77777777" w:rsidR="00AB78C6" w:rsidRPr="004A3E27" w:rsidRDefault="00AB78C6"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11">
    <w:p w14:paraId="0A9BD984" w14:textId="77777777" w:rsidR="00AB78C6" w:rsidRPr="004A3E27" w:rsidRDefault="00AB78C6"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12">
    <w:p w14:paraId="17F45C59" w14:textId="77777777" w:rsidR="00AB78C6" w:rsidRPr="004A3E27" w:rsidRDefault="00AB78C6"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13">
    <w:p w14:paraId="14877493" w14:textId="77777777" w:rsidR="00AB78C6" w:rsidRPr="004A3E27" w:rsidRDefault="00AB78C6"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14">
    <w:p w14:paraId="2B8FEA02" w14:textId="77777777" w:rsidR="00AB78C6" w:rsidRPr="004A3E27" w:rsidRDefault="00AB78C6" w:rsidP="00BD5BBE">
      <w:pPr>
        <w:pStyle w:val="footnote"/>
      </w:pPr>
      <w:r w:rsidRPr="004A3E27">
        <w:rPr>
          <w:rStyle w:val="FootnoteReference"/>
        </w:rPr>
        <w:footnoteRef/>
      </w:r>
      <w:r w:rsidRPr="004A3E27">
        <w:t xml:space="preserve"> churches: assemblies, gatherings, congregations (not buildings).</w:t>
      </w:r>
    </w:p>
  </w:footnote>
  <w:footnote w:id="115">
    <w:p w14:paraId="4B110C34" w14:textId="77777777" w:rsidR="00AB78C6" w:rsidRPr="004A3E27" w:rsidRDefault="00AB78C6"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16">
    <w:p w14:paraId="680E154C" w14:textId="77777777" w:rsidR="00AB78C6" w:rsidRPr="004A3E27" w:rsidRDefault="00AB78C6"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AB78C6" w:rsidRPr="004A3E27" w:rsidRDefault="00AB78C6" w:rsidP="00BD5BBE">
      <w:pPr>
        <w:pStyle w:val="footnote"/>
      </w:pPr>
      <w:r w:rsidRPr="004A3E27">
        <w:tab/>
        <w:t>‘No sweeter fragrance than to follow Christ,</w:t>
      </w:r>
    </w:p>
    <w:p w14:paraId="506149C0" w14:textId="77777777" w:rsidR="00AB78C6" w:rsidRPr="004A3E27" w:rsidRDefault="00AB78C6" w:rsidP="00BD5BBE">
      <w:pPr>
        <w:pStyle w:val="footnote"/>
      </w:pPr>
      <w:r w:rsidRPr="004A3E27">
        <w:tab/>
        <w:t>when man makes offerings of a holy life,</w:t>
      </w:r>
    </w:p>
    <w:p w14:paraId="3F57220B" w14:textId="77777777" w:rsidR="00AB78C6" w:rsidRPr="004A3E27" w:rsidRDefault="00AB78C6" w:rsidP="00BD5BBE">
      <w:pPr>
        <w:pStyle w:val="footnote"/>
      </w:pPr>
      <w:r w:rsidRPr="004A3E27">
        <w:tab/>
        <w:t>and offers golden deeds in sacrifice’ (St. Prosper).</w:t>
      </w:r>
    </w:p>
  </w:footnote>
  <w:footnote w:id="117">
    <w:p w14:paraId="0CC1CAEE" w14:textId="77777777" w:rsidR="00AB78C6" w:rsidRPr="004A3E27" w:rsidRDefault="00AB78C6" w:rsidP="00BD5BBE">
      <w:pPr>
        <w:pStyle w:val="footnote"/>
      </w:pPr>
      <w:r w:rsidRPr="004A3E27">
        <w:rPr>
          <w:rStyle w:val="FootnoteReference"/>
        </w:rPr>
        <w:footnoteRef/>
      </w:r>
      <w:r w:rsidRPr="004A3E27">
        <w:t xml:space="preserve"> cp. Psalm 21:11.</w:t>
      </w:r>
    </w:p>
  </w:footnote>
  <w:footnote w:id="118">
    <w:p w14:paraId="0192B227" w14:textId="77777777" w:rsidR="00AB78C6" w:rsidRPr="004A3E27" w:rsidRDefault="00AB78C6" w:rsidP="00BD5BBE">
      <w:pPr>
        <w:pStyle w:val="footnote"/>
      </w:pPr>
      <w:r w:rsidRPr="004A3E27">
        <w:rPr>
          <w:rStyle w:val="FootnoteReference"/>
        </w:rPr>
        <w:footnoteRef/>
      </w:r>
      <w:r w:rsidRPr="004A3E27">
        <w:t xml:space="preserve"> cp. Isaiah 5:12.</w:t>
      </w:r>
    </w:p>
  </w:footnote>
  <w:footnote w:id="119">
    <w:p w14:paraId="73C943A7" w14:textId="77777777" w:rsidR="00AB78C6" w:rsidRPr="004A3E27" w:rsidRDefault="00AB78C6" w:rsidP="00BD5BBE">
      <w:pPr>
        <w:pStyle w:val="footnote"/>
      </w:pPr>
      <w:r w:rsidRPr="004A3E27">
        <w:rPr>
          <w:rStyle w:val="FootnoteReference"/>
        </w:rPr>
        <w:footnoteRef/>
      </w:r>
      <w:r w:rsidRPr="004A3E27">
        <w:t xml:space="preserve"> Cp. Isaiah 40:11; John 10:11.</w:t>
      </w:r>
    </w:p>
  </w:footnote>
  <w:footnote w:id="120">
    <w:p w14:paraId="0B35546F" w14:textId="77777777" w:rsidR="00AB78C6" w:rsidRPr="004A3E27" w:rsidRDefault="00AB78C6" w:rsidP="00BD5BBE">
      <w:pPr>
        <w:pStyle w:val="footnote"/>
      </w:pPr>
      <w:r w:rsidRPr="004A3E27">
        <w:rPr>
          <w:rStyle w:val="FootnoteReference"/>
        </w:rPr>
        <w:footnoteRef/>
      </w:r>
      <w:r w:rsidRPr="004A3E27">
        <w:t xml:space="preserve"> Cp. Exodus 9:23. In thunderstorms deer often cast their young.</w:t>
      </w:r>
    </w:p>
  </w:footnote>
  <w:footnote w:id="121">
    <w:p w14:paraId="17F4E198" w14:textId="77777777" w:rsidR="00AB78C6" w:rsidRPr="004A3E27" w:rsidRDefault="00AB78C6"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22">
    <w:p w14:paraId="287F51B2" w14:textId="77777777" w:rsidR="00AB78C6" w:rsidRPr="004A3E27" w:rsidRDefault="00AB78C6"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23">
    <w:p w14:paraId="376DEC76" w14:textId="77777777" w:rsidR="00AB78C6" w:rsidRPr="004A3E27" w:rsidRDefault="00AB78C6"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24">
    <w:p w14:paraId="0F1539B2" w14:textId="77777777" w:rsidR="00AB78C6" w:rsidRPr="004A3E27" w:rsidRDefault="00AB78C6" w:rsidP="00BD5BBE">
      <w:pPr>
        <w:pStyle w:val="footnote"/>
      </w:pPr>
      <w:r w:rsidRPr="004A3E27">
        <w:rPr>
          <w:rStyle w:val="FootnoteReference"/>
        </w:rPr>
        <w:footnoteRef/>
      </w:r>
      <w:r w:rsidRPr="004A3E27">
        <w:t xml:space="preserve"> Blood signifies death (cp. Lev. 17:14).</w:t>
      </w:r>
    </w:p>
  </w:footnote>
  <w:footnote w:id="125">
    <w:p w14:paraId="3C531870" w14:textId="77777777" w:rsidR="00AB78C6" w:rsidRPr="004A3E27" w:rsidRDefault="00AB78C6"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26">
    <w:p w14:paraId="5ADD520F" w14:textId="77777777" w:rsidR="00AB78C6" w:rsidRPr="004A3E27" w:rsidRDefault="00AB78C6"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27">
    <w:p w14:paraId="77A1ED53" w14:textId="77777777" w:rsidR="00AB78C6" w:rsidRPr="004A3E27" w:rsidRDefault="00AB78C6" w:rsidP="00BD5BBE">
      <w:pPr>
        <w:pStyle w:val="footnote"/>
      </w:pPr>
      <w:r w:rsidRPr="004A3E27">
        <w:rPr>
          <w:rStyle w:val="FootnoteReference"/>
        </w:rPr>
        <w:footnoteRef/>
      </w:r>
      <w:r w:rsidRPr="004A3E27">
        <w:t xml:space="preserve"> Luke 23:46.</w:t>
      </w:r>
    </w:p>
  </w:footnote>
  <w:footnote w:id="128">
    <w:p w14:paraId="1A1A8E3A" w14:textId="77777777" w:rsidR="00AB78C6" w:rsidRPr="004A3E27" w:rsidRDefault="00AB78C6"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29">
    <w:p w14:paraId="07CF1154" w14:textId="77777777" w:rsidR="00AB78C6" w:rsidRPr="004A3E27" w:rsidRDefault="00AB78C6"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30">
    <w:p w14:paraId="2DD87738" w14:textId="77777777" w:rsidR="00AB78C6" w:rsidRPr="004A3E27" w:rsidRDefault="00AB78C6" w:rsidP="00BD5BBE">
      <w:pPr>
        <w:pStyle w:val="footnote"/>
      </w:pPr>
      <w:r w:rsidRPr="004A3E27">
        <w:rPr>
          <w:rStyle w:val="FootnoteReference"/>
        </w:rPr>
        <w:footnoteRef/>
      </w:r>
      <w:r w:rsidRPr="004A3E27">
        <w:t xml:space="preserve"> The sense of separation from God is the great illusion and madness.</w:t>
      </w:r>
    </w:p>
  </w:footnote>
  <w:footnote w:id="131">
    <w:p w14:paraId="64625F8E" w14:textId="77777777" w:rsidR="00AB78C6" w:rsidRPr="004A3E27" w:rsidRDefault="00AB78C6"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32">
    <w:p w14:paraId="2CF8BDFA" w14:textId="77777777" w:rsidR="00AB78C6" w:rsidRPr="004A3E27" w:rsidRDefault="00AB78C6"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33">
    <w:p w14:paraId="5D9CEF2B" w14:textId="77777777" w:rsidR="00AB78C6" w:rsidRPr="004A3E27" w:rsidRDefault="00AB78C6"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34">
    <w:p w14:paraId="68902C2B" w14:textId="77777777" w:rsidR="00AB78C6" w:rsidRPr="004A3E27" w:rsidRDefault="00AB78C6" w:rsidP="00BD5BBE">
      <w:pPr>
        <w:pStyle w:val="footnote"/>
      </w:pPr>
      <w:r w:rsidRPr="004A3E27">
        <w:rPr>
          <w:rStyle w:val="FootnoteReference"/>
        </w:rPr>
        <w:footnoteRef/>
      </w:r>
      <w:r w:rsidRPr="004A3E27">
        <w:t xml:space="preserve"> Man is made for happiness, fruit of grace, forgiveness, right relations, holiness.</w:t>
      </w:r>
    </w:p>
  </w:footnote>
  <w:footnote w:id="135">
    <w:p w14:paraId="7DFB6EDE" w14:textId="77777777" w:rsidR="00AB78C6" w:rsidRPr="004A3E27" w:rsidRDefault="00AB78C6"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36">
    <w:p w14:paraId="31D94784" w14:textId="77777777" w:rsidR="00AB78C6" w:rsidRPr="004A3E27" w:rsidRDefault="00AB78C6"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37">
    <w:p w14:paraId="77995902" w14:textId="77777777" w:rsidR="00AB78C6" w:rsidRPr="004A3E27" w:rsidRDefault="00AB78C6" w:rsidP="00BD5BBE">
      <w:pPr>
        <w:pStyle w:val="footnote"/>
      </w:pPr>
      <w:r w:rsidRPr="004A3E27">
        <w:rPr>
          <w:rStyle w:val="FootnoteReference"/>
        </w:rPr>
        <w:footnoteRef/>
      </w:r>
      <w:r w:rsidRPr="004A3E27">
        <w:t xml:space="preserve"> Naturally and spiritually (Jn. 3:3-6).</w:t>
      </w:r>
    </w:p>
  </w:footnote>
  <w:footnote w:id="138">
    <w:p w14:paraId="50F89B8F" w14:textId="77777777" w:rsidR="00AB78C6" w:rsidRPr="004A3E27" w:rsidRDefault="00AB78C6"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39">
    <w:p w14:paraId="6C74A446" w14:textId="77777777" w:rsidR="00AB78C6" w:rsidRPr="004A3E27" w:rsidRDefault="00AB78C6" w:rsidP="00BD5BBE">
      <w:pPr>
        <w:pStyle w:val="footnote"/>
      </w:pPr>
      <w:r w:rsidRPr="004A3E27">
        <w:rPr>
          <w:rStyle w:val="FootnoteReference"/>
        </w:rPr>
        <w:footnoteRef/>
      </w:r>
      <w:r w:rsidRPr="004A3E27">
        <w:t xml:space="preserve"> ‘The land of the living.’</w:t>
      </w:r>
    </w:p>
  </w:footnote>
  <w:footnote w:id="140">
    <w:p w14:paraId="51CEFDC6" w14:textId="77777777" w:rsidR="00AB78C6" w:rsidRPr="004A3E27" w:rsidRDefault="00AB78C6"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41">
    <w:p w14:paraId="0CEA87F3" w14:textId="77777777" w:rsidR="00AB78C6" w:rsidRPr="004A3E27" w:rsidRDefault="00AB78C6" w:rsidP="00BD5BBE">
      <w:pPr>
        <w:pStyle w:val="footnote"/>
      </w:pPr>
      <w:r w:rsidRPr="004A3E27">
        <w:rPr>
          <w:rStyle w:val="FootnoteReference"/>
        </w:rPr>
        <w:footnoteRef/>
      </w:r>
      <w:r w:rsidRPr="004A3E27">
        <w:t xml:space="preserve"> John 19:1; Mt. 27:26.</w:t>
      </w:r>
    </w:p>
  </w:footnote>
  <w:footnote w:id="142">
    <w:p w14:paraId="1C6E21CA" w14:textId="77777777" w:rsidR="00AB78C6" w:rsidRPr="004A3E27" w:rsidRDefault="00AB78C6" w:rsidP="00BD5BBE">
      <w:pPr>
        <w:pStyle w:val="footnote"/>
      </w:pPr>
      <w:r w:rsidRPr="004A3E27">
        <w:rPr>
          <w:rStyle w:val="FootnoteReference"/>
        </w:rPr>
        <w:footnoteRef/>
      </w:r>
      <w:r w:rsidRPr="004A3E27">
        <w:t xml:space="preserve"> cp. Psalm 21:21.</w:t>
      </w:r>
    </w:p>
  </w:footnote>
  <w:footnote w:id="143">
    <w:p w14:paraId="4812F1D0" w14:textId="77777777" w:rsidR="00AB78C6" w:rsidRPr="004A3E27" w:rsidRDefault="00AB78C6" w:rsidP="00BD5BBE">
      <w:pPr>
        <w:pStyle w:val="footnote"/>
      </w:pPr>
      <w:r w:rsidRPr="004A3E27">
        <w:rPr>
          <w:rStyle w:val="FootnoteReference"/>
        </w:rPr>
        <w:footnoteRef/>
      </w:r>
      <w:r w:rsidRPr="004A3E27">
        <w:t xml:space="preserve"> cp. John 15:25.</w:t>
      </w:r>
    </w:p>
  </w:footnote>
  <w:footnote w:id="144">
    <w:p w14:paraId="19D39194" w14:textId="77777777" w:rsidR="00AB78C6" w:rsidRPr="004A3E27" w:rsidRDefault="00AB78C6" w:rsidP="00BD5BBE">
      <w:pPr>
        <w:pStyle w:val="footnote"/>
      </w:pPr>
      <w:r w:rsidRPr="004A3E27">
        <w:rPr>
          <w:rStyle w:val="FootnoteReference"/>
        </w:rPr>
        <w:footnoteRef/>
      </w:r>
      <w:r w:rsidRPr="004A3E27">
        <w:t xml:space="preserve"> cp. Psalm 36:30.</w:t>
      </w:r>
    </w:p>
  </w:footnote>
  <w:footnote w:id="145">
    <w:p w14:paraId="6484AC83" w14:textId="77777777" w:rsidR="00AB78C6" w:rsidRPr="004A3E27" w:rsidRDefault="00AB78C6" w:rsidP="00BD5BBE">
      <w:pPr>
        <w:pStyle w:val="footnote"/>
      </w:pPr>
      <w:r w:rsidRPr="004A3E27">
        <w:rPr>
          <w:rStyle w:val="FootnoteReference"/>
        </w:rPr>
        <w:footnoteRef/>
      </w:r>
      <w:r w:rsidRPr="004A3E27">
        <w:t xml:space="preserve"> cp. Psalm 109:7.</w:t>
      </w:r>
    </w:p>
  </w:footnote>
  <w:footnote w:id="146">
    <w:p w14:paraId="50DAFDF2" w14:textId="77777777" w:rsidR="00AB78C6" w:rsidRPr="004A3E27" w:rsidRDefault="00AB78C6"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47">
    <w:p w14:paraId="7C4D1D61" w14:textId="77777777" w:rsidR="00AB78C6" w:rsidRPr="004A3E27" w:rsidRDefault="00AB78C6" w:rsidP="00BD5BBE">
      <w:pPr>
        <w:pStyle w:val="footnote"/>
      </w:pPr>
      <w:r w:rsidRPr="004A3E27">
        <w:rPr>
          <w:rStyle w:val="FootnoteReference"/>
        </w:rPr>
        <w:footnoteRef/>
      </w:r>
      <w:r w:rsidRPr="004A3E27">
        <w:t xml:space="preserve"> ‘The Prophet asks to be free from passion’ (St. Athanasius).</w:t>
      </w:r>
    </w:p>
  </w:footnote>
  <w:footnote w:id="148">
    <w:p w14:paraId="356D04BB" w14:textId="77777777" w:rsidR="00AB78C6" w:rsidRPr="004A3E27" w:rsidRDefault="00AB78C6" w:rsidP="00BD5BBE">
      <w:pPr>
        <w:pStyle w:val="footnote"/>
      </w:pPr>
      <w:r w:rsidRPr="004A3E27">
        <w:rPr>
          <w:rStyle w:val="FootnoteReference"/>
        </w:rPr>
        <w:footnoteRef/>
      </w:r>
      <w:r w:rsidRPr="004A3E27">
        <w:t xml:space="preserve"> Prov. 24:19.</w:t>
      </w:r>
    </w:p>
  </w:footnote>
  <w:footnote w:id="149">
    <w:p w14:paraId="325B4264" w14:textId="77777777" w:rsidR="00AB78C6" w:rsidRPr="004A3E27" w:rsidRDefault="00AB78C6"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50">
    <w:p w14:paraId="720EC29A" w14:textId="77777777" w:rsidR="00AB78C6" w:rsidRPr="004A3E27" w:rsidRDefault="00AB78C6"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51">
    <w:p w14:paraId="3B4C8AB4" w14:textId="77777777" w:rsidR="00AB78C6" w:rsidRPr="004A3E27" w:rsidRDefault="00AB78C6"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52">
    <w:p w14:paraId="0271DF81" w14:textId="77777777" w:rsidR="00AB78C6" w:rsidRPr="004A3E27" w:rsidRDefault="00AB78C6"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53">
    <w:p w14:paraId="65980F9C" w14:textId="77777777" w:rsidR="00AB78C6" w:rsidRPr="004A3E27" w:rsidRDefault="00AB78C6"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54">
    <w:p w14:paraId="159BB2E9" w14:textId="77777777" w:rsidR="00AB78C6" w:rsidRPr="004A3E27" w:rsidRDefault="00AB78C6"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55">
    <w:p w14:paraId="112B59F5" w14:textId="77777777" w:rsidR="00AB78C6" w:rsidRPr="004A3E27" w:rsidRDefault="00AB78C6" w:rsidP="00BD5BBE">
      <w:pPr>
        <w:pStyle w:val="footnote"/>
      </w:pPr>
      <w:r w:rsidRPr="004A3E27">
        <w:rPr>
          <w:rStyle w:val="FootnoteReference"/>
        </w:rPr>
        <w:footnoteRef/>
      </w:r>
      <w:r w:rsidRPr="004A3E27">
        <w:t xml:space="preserve"> ‘Remove sin, and then whatever you see in man is of God’ (St. Augustine)</w:t>
      </w:r>
    </w:p>
  </w:footnote>
  <w:footnote w:id="156">
    <w:p w14:paraId="4726C027" w14:textId="77777777" w:rsidR="00AB78C6" w:rsidRPr="004A3E27" w:rsidRDefault="00AB78C6" w:rsidP="00BD5BBE">
      <w:pPr>
        <w:pStyle w:val="footnote"/>
      </w:pPr>
      <w:r w:rsidRPr="004A3E27">
        <w:rPr>
          <w:rStyle w:val="FootnoteReference"/>
        </w:rPr>
        <w:footnoteRef/>
      </w:r>
      <w:r w:rsidRPr="004A3E27">
        <w:t xml:space="preserve"> Compare Ps. 36:1, 37 with Proverbs 24: 19-20 (RSV) and Mt. 5:5-9.</w:t>
      </w:r>
    </w:p>
  </w:footnote>
  <w:footnote w:id="157">
    <w:p w14:paraId="34A68231" w14:textId="77777777" w:rsidR="00AB78C6" w:rsidRPr="004A3E27" w:rsidRDefault="00AB78C6" w:rsidP="00BD5BBE">
      <w:pPr>
        <w:pStyle w:val="footnote"/>
      </w:pPr>
      <w:r w:rsidRPr="004A3E27">
        <w:rPr>
          <w:rStyle w:val="FootnoteReference"/>
        </w:rPr>
        <w:footnoteRef/>
      </w:r>
      <w:r w:rsidRPr="004A3E27">
        <w:t xml:space="preserve"> cp. Heb. 12:5-13. Psalm 6:2 is identical with 37:2.</w:t>
      </w:r>
    </w:p>
  </w:footnote>
  <w:footnote w:id="158">
    <w:p w14:paraId="72DD6C76" w14:textId="77777777" w:rsidR="00AB78C6" w:rsidRPr="004A3E27" w:rsidRDefault="00AB78C6" w:rsidP="00BD5BBE">
      <w:pPr>
        <w:pStyle w:val="footnote"/>
      </w:pPr>
      <w:r w:rsidRPr="004A3E27">
        <w:rPr>
          <w:rStyle w:val="FootnoteReference"/>
        </w:rPr>
        <w:footnoteRef/>
      </w:r>
      <w:r w:rsidRPr="004A3E27">
        <w:t xml:space="preserve"> cp. Mt. 19:20. ‘One thing you lack’ (Mk. 10:21).</w:t>
      </w:r>
    </w:p>
  </w:footnote>
  <w:footnote w:id="159">
    <w:p w14:paraId="3396E2D4" w14:textId="77777777" w:rsidR="00AB78C6" w:rsidRPr="004A3E27" w:rsidRDefault="00AB78C6"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60">
    <w:p w14:paraId="3E88B183" w14:textId="77777777" w:rsidR="00AB78C6" w:rsidRPr="004A3E27" w:rsidRDefault="00AB78C6"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61">
    <w:p w14:paraId="1D0EC7E8" w14:textId="77777777" w:rsidR="00AB78C6" w:rsidRPr="004A3E27" w:rsidRDefault="00AB78C6" w:rsidP="00BD5BBE">
      <w:pPr>
        <w:pStyle w:val="footnote"/>
      </w:pPr>
      <w:r w:rsidRPr="004A3E27">
        <w:rPr>
          <w:rStyle w:val="FootnoteReference"/>
        </w:rPr>
        <w:footnoteRef/>
      </w:r>
      <w:r w:rsidRPr="004A3E27">
        <w:t xml:space="preserve"> cp. 1 Sam. 15:22. Love shown in obedience is the true sacrifice.</w:t>
      </w:r>
    </w:p>
  </w:footnote>
  <w:footnote w:id="162">
    <w:p w14:paraId="5B17D689" w14:textId="77777777" w:rsidR="00AB78C6" w:rsidRPr="004A3E27" w:rsidRDefault="00AB78C6"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63">
    <w:p w14:paraId="3C8E3C02" w14:textId="77777777" w:rsidR="00AB78C6" w:rsidRPr="004A3E27" w:rsidRDefault="00AB78C6" w:rsidP="00BD5BBE">
      <w:pPr>
        <w:pStyle w:val="footnote"/>
      </w:pPr>
      <w:r w:rsidRPr="004A3E27">
        <w:rPr>
          <w:rStyle w:val="FootnoteReference"/>
        </w:rPr>
        <w:footnoteRef/>
      </w:r>
      <w:r w:rsidRPr="004A3E27">
        <w:t xml:space="preserve"> The great universal Church (cp. St. Athanasius).</w:t>
      </w:r>
    </w:p>
  </w:footnote>
  <w:footnote w:id="164">
    <w:p w14:paraId="37A0E454" w14:textId="77777777" w:rsidR="00AB78C6" w:rsidRPr="004A3E27" w:rsidRDefault="00AB78C6" w:rsidP="00BD5BBE">
      <w:pPr>
        <w:pStyle w:val="footnote"/>
      </w:pPr>
      <w:r w:rsidRPr="004A3E27">
        <w:rPr>
          <w:rStyle w:val="FootnoteReference"/>
        </w:rPr>
        <w:footnoteRef/>
      </w:r>
      <w:r w:rsidRPr="004A3E27">
        <w:t xml:space="preserve"> John 13:30.</w:t>
      </w:r>
    </w:p>
  </w:footnote>
  <w:footnote w:id="165">
    <w:p w14:paraId="32644EEC" w14:textId="77777777" w:rsidR="00AB78C6" w:rsidRPr="004A3E27" w:rsidRDefault="00AB78C6"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66">
    <w:p w14:paraId="4D34767F" w14:textId="77777777" w:rsidR="00AB78C6" w:rsidRPr="004A3E27" w:rsidRDefault="00AB78C6"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67">
    <w:p w14:paraId="70B2B9E7" w14:textId="77777777" w:rsidR="00AB78C6" w:rsidRPr="004A3E27" w:rsidRDefault="00AB78C6" w:rsidP="00BD5BBE">
      <w:pPr>
        <w:pStyle w:val="footnote"/>
      </w:pPr>
      <w:r w:rsidRPr="004A3E27">
        <w:rPr>
          <w:rStyle w:val="FootnoteReference"/>
        </w:rPr>
        <w:footnoteRef/>
      </w:r>
      <w:r w:rsidRPr="004A3E27">
        <w:t xml:space="preserve"> With the Gospel of forgiveness (1 Sam. 24:17-20; Lk. 23:34).</w:t>
      </w:r>
    </w:p>
  </w:footnote>
  <w:footnote w:id="168">
    <w:p w14:paraId="1392D5F8" w14:textId="77777777" w:rsidR="00AB78C6" w:rsidRPr="004A3E27" w:rsidRDefault="00AB78C6"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69">
    <w:p w14:paraId="03275919" w14:textId="77777777" w:rsidR="00AB78C6" w:rsidRPr="004A3E27" w:rsidRDefault="00AB78C6"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70">
    <w:p w14:paraId="1791CAEF" w14:textId="77777777" w:rsidR="00AB78C6" w:rsidRPr="004A3E27" w:rsidRDefault="00AB78C6"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71">
    <w:p w14:paraId="4F22E4CE" w14:textId="77777777" w:rsidR="00AB78C6" w:rsidRPr="004A3E27" w:rsidRDefault="00AB78C6"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72">
    <w:p w14:paraId="08B0833D" w14:textId="77777777" w:rsidR="00AB78C6" w:rsidRPr="004A3E27" w:rsidRDefault="00AB78C6"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73">
    <w:p w14:paraId="76A76AD0" w14:textId="77777777" w:rsidR="00AB78C6" w:rsidRPr="004A3E27" w:rsidRDefault="00AB78C6"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74">
    <w:p w14:paraId="0FB99B7C" w14:textId="77777777" w:rsidR="00AB78C6" w:rsidRPr="004A3E27" w:rsidRDefault="00AB78C6" w:rsidP="00BD5BBE">
      <w:pPr>
        <w:pStyle w:val="footnote"/>
      </w:pPr>
      <w:r w:rsidRPr="004A3E27">
        <w:rPr>
          <w:rStyle w:val="FootnoteReference"/>
        </w:rPr>
        <w:footnoteRef/>
      </w:r>
      <w:r w:rsidRPr="004A3E27">
        <w:t xml:space="preserve"> cp. Rev. 19:11-16.</w:t>
      </w:r>
    </w:p>
  </w:footnote>
  <w:footnote w:id="175">
    <w:p w14:paraId="5E8EA981" w14:textId="77777777" w:rsidR="00AB78C6" w:rsidRPr="004A3E27" w:rsidRDefault="00AB78C6"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76">
    <w:p w14:paraId="2209A251" w14:textId="77777777" w:rsidR="00AB78C6" w:rsidRPr="004A3E27" w:rsidRDefault="00AB78C6"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77">
    <w:p w14:paraId="66A4B8D8" w14:textId="77777777" w:rsidR="00AB78C6" w:rsidRPr="004A3E27" w:rsidRDefault="00AB78C6"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78">
    <w:p w14:paraId="585411E1" w14:textId="77777777" w:rsidR="00AB78C6" w:rsidRPr="004A3E27" w:rsidRDefault="00AB78C6" w:rsidP="00BD5BBE">
      <w:pPr>
        <w:pStyle w:val="footnote"/>
      </w:pPr>
      <w:r w:rsidRPr="004A3E27">
        <w:rPr>
          <w:rStyle w:val="FootnoteReference"/>
        </w:rPr>
        <w:footnoteRef/>
      </w:r>
      <w:r w:rsidRPr="004A3E27">
        <w:t xml:space="preserve"> Rev. 22:1.</w:t>
      </w:r>
    </w:p>
  </w:footnote>
  <w:footnote w:id="179">
    <w:p w14:paraId="2C3ED5A8" w14:textId="77777777" w:rsidR="00AB78C6" w:rsidRPr="004A3E27" w:rsidRDefault="00AB78C6" w:rsidP="00BD5BBE">
      <w:pPr>
        <w:pStyle w:val="footnote"/>
      </w:pPr>
      <w:r w:rsidRPr="004A3E27">
        <w:rPr>
          <w:rStyle w:val="FootnoteReference"/>
        </w:rPr>
        <w:footnoteRef/>
      </w:r>
      <w:r w:rsidRPr="004A3E27">
        <w:t xml:space="preserve"> Security of citizens of the Holy City. Break of Dawn is Christ’s death. (cp. Is. 30:26).</w:t>
      </w:r>
    </w:p>
  </w:footnote>
  <w:footnote w:id="180">
    <w:p w14:paraId="01975D9C" w14:textId="77777777" w:rsidR="00AB78C6" w:rsidRPr="004A3E27" w:rsidRDefault="00AB78C6" w:rsidP="00BD5BBE">
      <w:pPr>
        <w:pStyle w:val="footnote"/>
      </w:pPr>
      <w:r w:rsidRPr="004A3E27">
        <w:rPr>
          <w:rStyle w:val="FootnoteReference"/>
        </w:rPr>
        <w:footnoteRef/>
      </w:r>
      <w:r w:rsidRPr="004A3E27">
        <w:t xml:space="preserve"> cp. 75:4; Is. 2:4; 11:9; 65:25; Hos. 2:18; Zac. 9:10.</w:t>
      </w:r>
    </w:p>
  </w:footnote>
  <w:footnote w:id="181">
    <w:p w14:paraId="26EED967" w14:textId="77777777" w:rsidR="00AB78C6" w:rsidRPr="004A3E27" w:rsidRDefault="00AB78C6"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82">
    <w:p w14:paraId="341712F2" w14:textId="77777777" w:rsidR="00AB78C6" w:rsidRPr="004A3E27" w:rsidRDefault="00AB78C6" w:rsidP="00BD5BBE">
      <w:pPr>
        <w:pStyle w:val="footnote"/>
      </w:pPr>
      <w:r w:rsidRPr="004A3E27">
        <w:rPr>
          <w:rStyle w:val="FootnoteReference"/>
        </w:rPr>
        <w:footnoteRef/>
      </w:r>
      <w:r w:rsidRPr="004A3E27">
        <w:t xml:space="preserve"> ‘The calling of the Gentiles is to be understood, as in 71:9’ (St. Athanasius).</w:t>
      </w:r>
    </w:p>
  </w:footnote>
  <w:footnote w:id="183">
    <w:p w14:paraId="743E9AAD" w14:textId="77777777" w:rsidR="00AB78C6" w:rsidRPr="004A3E27" w:rsidRDefault="00AB78C6" w:rsidP="00BD5BBE">
      <w:pPr>
        <w:pStyle w:val="footnote"/>
      </w:pPr>
      <w:r w:rsidRPr="004A3E27">
        <w:rPr>
          <w:rStyle w:val="FootnoteReference"/>
        </w:rPr>
        <w:footnoteRef/>
      </w:r>
      <w:r w:rsidRPr="004A3E27">
        <w:t xml:space="preserve"> Cp. Heb. 12:28,29; Deut. 4:24; 9:3; 10:17-21; Neh. 1:5; Zeph. 2:11.</w:t>
      </w:r>
    </w:p>
  </w:footnote>
  <w:footnote w:id="184">
    <w:p w14:paraId="20C0CF5B" w14:textId="77777777" w:rsidR="00AB78C6" w:rsidRPr="004A3E27" w:rsidRDefault="00AB78C6" w:rsidP="00BD5BBE">
      <w:pPr>
        <w:pStyle w:val="footnote"/>
      </w:pPr>
      <w:r w:rsidRPr="004A3E27">
        <w:rPr>
          <w:rStyle w:val="FootnoteReference"/>
        </w:rPr>
        <w:footnoteRef/>
      </w:r>
      <w:r w:rsidRPr="004A3E27">
        <w:t xml:space="preserve"> Cp. Ex. 15:17; Is. 58:14: I Pet. 1:4.</w:t>
      </w:r>
    </w:p>
  </w:footnote>
  <w:footnote w:id="185">
    <w:p w14:paraId="1FDF9287" w14:textId="77777777" w:rsidR="00AB78C6" w:rsidRPr="004A3E27" w:rsidRDefault="00AB78C6"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86">
    <w:p w14:paraId="5F050EEC" w14:textId="77777777" w:rsidR="00AB78C6" w:rsidRPr="004A3E27" w:rsidRDefault="00AB78C6" w:rsidP="00BD5BBE">
      <w:pPr>
        <w:pStyle w:val="footnote"/>
      </w:pPr>
      <w:r w:rsidRPr="004A3E27">
        <w:rPr>
          <w:rStyle w:val="FootnoteReference"/>
        </w:rPr>
        <w:footnoteRef/>
      </w:r>
      <w:r w:rsidRPr="004A3E27">
        <w:t xml:space="preserve"> ‘Jerusalem is the city of the great King’ (Mt. 5:35). cp. Lam. 2:15.</w:t>
      </w:r>
    </w:p>
  </w:footnote>
  <w:footnote w:id="187">
    <w:p w14:paraId="601A5151" w14:textId="77777777" w:rsidR="00AB78C6" w:rsidRPr="004A3E27" w:rsidRDefault="00AB78C6"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188">
    <w:p w14:paraId="6CAE8B9B" w14:textId="77777777" w:rsidR="00AB78C6" w:rsidRPr="004A3E27" w:rsidRDefault="00AB78C6"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89">
    <w:p w14:paraId="7F2EAAD2" w14:textId="77777777" w:rsidR="00AB78C6" w:rsidRPr="004A3E27" w:rsidRDefault="00AB78C6"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190">
    <w:p w14:paraId="3C5C41AF" w14:textId="77777777" w:rsidR="00AB78C6" w:rsidRPr="004A3E27" w:rsidRDefault="00AB78C6"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191">
    <w:p w14:paraId="3A50B91B" w14:textId="77777777" w:rsidR="00AB78C6" w:rsidRPr="004A3E27" w:rsidRDefault="00AB78C6"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92">
    <w:p w14:paraId="45DA152E" w14:textId="77777777" w:rsidR="00AB78C6" w:rsidRPr="004A3E27" w:rsidRDefault="00AB78C6"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193">
    <w:p w14:paraId="5A6B4D6B" w14:textId="77777777" w:rsidR="00AB78C6" w:rsidRPr="004A3E27" w:rsidRDefault="00AB78C6"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94">
    <w:p w14:paraId="6185D531" w14:textId="77777777" w:rsidR="00AB78C6" w:rsidRPr="004A3E27" w:rsidRDefault="00AB78C6" w:rsidP="00BD5BBE">
      <w:pPr>
        <w:pStyle w:val="footnote"/>
      </w:pPr>
      <w:r w:rsidRPr="004A3E27">
        <w:rPr>
          <w:rStyle w:val="FootnoteReference"/>
        </w:rPr>
        <w:footnoteRef/>
      </w:r>
      <w:r w:rsidRPr="004A3E27">
        <w:t xml:space="preserve"> Exodus 12:22; John 19:29; Hebrews 9:19.</w:t>
      </w:r>
    </w:p>
  </w:footnote>
  <w:footnote w:id="195">
    <w:p w14:paraId="6650920A" w14:textId="77777777" w:rsidR="00AB78C6" w:rsidRPr="004A3E27" w:rsidRDefault="00AB78C6"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96">
    <w:p w14:paraId="3BFF7049" w14:textId="77777777" w:rsidR="00AB78C6" w:rsidRPr="004A3E27" w:rsidRDefault="00AB78C6"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97">
    <w:p w14:paraId="51837483" w14:textId="77777777" w:rsidR="00AB78C6" w:rsidRPr="004A3E27" w:rsidRDefault="00AB78C6" w:rsidP="00BD5BBE">
      <w:pPr>
        <w:pStyle w:val="footnote"/>
      </w:pPr>
      <w:r w:rsidRPr="004A3E27">
        <w:rPr>
          <w:rStyle w:val="FootnoteReference"/>
        </w:rPr>
        <w:footnoteRef/>
      </w:r>
      <w:r w:rsidRPr="004A3E27">
        <w:t xml:space="preserve"> We rejoice in praising God because God is our joy and to praise Him is itself a joy.</w:t>
      </w:r>
    </w:p>
  </w:footnote>
  <w:footnote w:id="198">
    <w:p w14:paraId="3B19B72F" w14:textId="77777777" w:rsidR="00AB78C6" w:rsidRPr="004A3E27" w:rsidRDefault="00AB78C6" w:rsidP="00BD5BBE">
      <w:pPr>
        <w:pStyle w:val="footnote"/>
      </w:pPr>
      <w:r w:rsidRPr="004A3E27">
        <w:rPr>
          <w:rStyle w:val="FootnoteReference"/>
        </w:rPr>
        <w:footnoteRef/>
      </w:r>
      <w:r w:rsidRPr="004A3E27">
        <w:t xml:space="preserve"> Lk. 10:18; 2 Thess. 1:6.</w:t>
      </w:r>
    </w:p>
  </w:footnote>
  <w:footnote w:id="199">
    <w:p w14:paraId="649547A2" w14:textId="77777777" w:rsidR="00AB78C6" w:rsidRPr="004A3E27" w:rsidRDefault="00AB78C6"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00">
    <w:p w14:paraId="4DEA0F95" w14:textId="77777777" w:rsidR="00AB78C6" w:rsidRPr="004A3E27" w:rsidRDefault="00AB78C6" w:rsidP="00BD5BBE">
      <w:pPr>
        <w:pStyle w:val="footnote"/>
      </w:pPr>
      <w:r w:rsidRPr="004A3E27">
        <w:rPr>
          <w:rStyle w:val="FootnoteReference"/>
        </w:rPr>
        <w:footnoteRef/>
      </w:r>
      <w:r w:rsidRPr="004A3E27">
        <w:t xml:space="preserve"> cp. 1 Peter 5:7.</w:t>
      </w:r>
    </w:p>
  </w:footnote>
  <w:footnote w:id="201">
    <w:p w14:paraId="27649907" w14:textId="77777777" w:rsidR="00AB78C6" w:rsidRPr="004A3E27" w:rsidRDefault="00AB78C6" w:rsidP="00BD5BBE">
      <w:pPr>
        <w:pStyle w:val="footnote"/>
      </w:pPr>
      <w:r w:rsidRPr="004A3E27">
        <w:rPr>
          <w:rStyle w:val="FootnoteReference"/>
        </w:rPr>
        <w:footnoteRef/>
      </w:r>
      <w:r w:rsidRPr="004A3E27">
        <w:t xml:space="preserve"> cp. Ephes 6:12; 1 Tim 4:1; Rev. 16:14.</w:t>
      </w:r>
    </w:p>
  </w:footnote>
  <w:footnote w:id="202">
    <w:p w14:paraId="594F6979" w14:textId="77777777" w:rsidR="00AB78C6" w:rsidRPr="004A3E27" w:rsidRDefault="00AB78C6"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03">
    <w:p w14:paraId="568E2F2E" w14:textId="77777777" w:rsidR="00AB78C6" w:rsidRPr="004A3E27" w:rsidRDefault="00AB78C6"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04">
    <w:p w14:paraId="27B4EAF4" w14:textId="77777777" w:rsidR="00AB78C6" w:rsidRPr="004A3E27" w:rsidRDefault="00AB78C6"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05">
    <w:p w14:paraId="62A6540D" w14:textId="77777777" w:rsidR="00AB78C6" w:rsidRPr="004A3E27" w:rsidRDefault="00AB78C6" w:rsidP="00BD5BBE">
      <w:pPr>
        <w:pStyle w:val="footnote"/>
      </w:pPr>
      <w:r w:rsidRPr="004A3E27">
        <w:rPr>
          <w:rStyle w:val="FootnoteReference"/>
        </w:rPr>
        <w:footnoteRef/>
      </w:r>
      <w:r w:rsidRPr="004A3E27">
        <w:t xml:space="preserve"> Verses 8-12 are repeated almost verbatim in Ps. 107:2-6.</w:t>
      </w:r>
    </w:p>
  </w:footnote>
  <w:footnote w:id="206">
    <w:p w14:paraId="21F36685" w14:textId="77777777" w:rsidR="00AB78C6" w:rsidRPr="004A3E27" w:rsidRDefault="00AB78C6" w:rsidP="00BD5BBE">
      <w:pPr>
        <w:pStyle w:val="footnote"/>
      </w:pPr>
      <w:r w:rsidRPr="004A3E27">
        <w:rPr>
          <w:rStyle w:val="FootnoteReference"/>
        </w:rPr>
        <w:footnoteRef/>
      </w:r>
      <w:r w:rsidRPr="004A3E27">
        <w:t xml:space="preserve"> Mercy: love (Luke 10:37).</w:t>
      </w:r>
    </w:p>
  </w:footnote>
  <w:footnote w:id="207">
    <w:p w14:paraId="11B0B018" w14:textId="77777777" w:rsidR="00AB78C6" w:rsidRPr="004A3E27" w:rsidRDefault="00AB78C6" w:rsidP="00BD5BBE">
      <w:pPr>
        <w:pStyle w:val="footnote"/>
      </w:pPr>
      <w:r w:rsidRPr="004A3E27">
        <w:rPr>
          <w:rStyle w:val="FootnoteReference"/>
        </w:rPr>
        <w:footnoteRef/>
      </w:r>
      <w:r w:rsidRPr="004A3E27">
        <w:t xml:space="preserve"> cp. Lk. 21:20-24. Warning signals were lit on mountain tops in times of danger.</w:t>
      </w:r>
    </w:p>
  </w:footnote>
  <w:footnote w:id="208">
    <w:p w14:paraId="42604FE7" w14:textId="77777777" w:rsidR="00AB78C6" w:rsidRPr="004A3E27" w:rsidRDefault="00AB78C6" w:rsidP="00BD5BBE">
      <w:pPr>
        <w:pStyle w:val="footnote"/>
      </w:pPr>
      <w:r w:rsidRPr="004A3E27">
        <w:rPr>
          <w:rStyle w:val="FootnoteReference"/>
        </w:rPr>
        <w:footnoteRef/>
      </w:r>
      <w:r w:rsidRPr="004A3E27">
        <w:t xml:space="preserve"> Washbowl: i.e. reduced to the most menial servitude.</w:t>
      </w:r>
    </w:p>
  </w:footnote>
  <w:footnote w:id="209">
    <w:p w14:paraId="03E619D4" w14:textId="77777777" w:rsidR="00AB78C6" w:rsidRPr="004A3E27" w:rsidRDefault="00AB78C6"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10">
    <w:p w14:paraId="2D798361" w14:textId="77777777" w:rsidR="00AB78C6" w:rsidRPr="004A3E27" w:rsidRDefault="00AB78C6"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11">
    <w:p w14:paraId="29B1DDE8" w14:textId="77777777" w:rsidR="00AB78C6" w:rsidRPr="004A3E27" w:rsidRDefault="00AB78C6" w:rsidP="00BD5BBE">
      <w:pPr>
        <w:pStyle w:val="footnote"/>
      </w:pPr>
      <w:r w:rsidRPr="004A3E27">
        <w:rPr>
          <w:rStyle w:val="FootnoteReference"/>
        </w:rPr>
        <w:footnoteRef/>
      </w:r>
      <w:r w:rsidRPr="004A3E27">
        <w:t xml:space="preserve"> Cp. Lev. 19:35-37; Deut. 25:13-16; Ezek.45:10; Mic. 6:10,11; Prov. 11:1.</w:t>
      </w:r>
    </w:p>
  </w:footnote>
  <w:footnote w:id="212">
    <w:p w14:paraId="279AD391" w14:textId="77777777" w:rsidR="00AB78C6" w:rsidRPr="004A3E27" w:rsidRDefault="00AB78C6" w:rsidP="00BD5BBE">
      <w:pPr>
        <w:pStyle w:val="footnote"/>
      </w:pPr>
      <w:r w:rsidRPr="004A3E27">
        <w:rPr>
          <w:rStyle w:val="FootnoteReference"/>
        </w:rPr>
        <w:footnoteRef/>
      </w:r>
      <w:r w:rsidRPr="004A3E27">
        <w:t xml:space="preserve"> Cp. ‘brood of vipers’ (Matt. 12:34; 23:33).</w:t>
      </w:r>
    </w:p>
  </w:footnote>
  <w:footnote w:id="213">
    <w:p w14:paraId="79B323AF" w14:textId="77777777" w:rsidR="00AB78C6" w:rsidRPr="004A3E27" w:rsidRDefault="00AB78C6" w:rsidP="00BD5BBE">
      <w:pPr>
        <w:pStyle w:val="footnote"/>
      </w:pPr>
      <w:r w:rsidRPr="004A3E27">
        <w:rPr>
          <w:rStyle w:val="FootnoteReference"/>
        </w:rPr>
        <w:footnoteRef/>
      </w:r>
      <w:r w:rsidRPr="004A3E27">
        <w:t xml:space="preserve"> Job. 33:14.</w:t>
      </w:r>
    </w:p>
  </w:footnote>
  <w:footnote w:id="214">
    <w:p w14:paraId="686CF1C0" w14:textId="77777777" w:rsidR="00AB78C6" w:rsidRPr="004A3E27" w:rsidRDefault="00AB78C6" w:rsidP="00BD5BBE">
      <w:pPr>
        <w:pStyle w:val="footnote"/>
      </w:pPr>
      <w:r w:rsidRPr="004A3E27">
        <w:rPr>
          <w:rStyle w:val="FootnoteReference"/>
        </w:rPr>
        <w:footnoteRef/>
      </w:r>
      <w:r w:rsidRPr="004A3E27">
        <w:t xml:space="preserve"> ‘What is this glue? It is love.’ says St. Augustine.</w:t>
      </w:r>
    </w:p>
  </w:footnote>
  <w:footnote w:id="215">
    <w:p w14:paraId="36833249" w14:textId="77777777" w:rsidR="00AB78C6" w:rsidRPr="004A3E27" w:rsidRDefault="00AB78C6"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16">
    <w:p w14:paraId="622CE4B2" w14:textId="77777777" w:rsidR="00AB78C6" w:rsidRPr="004A3E27" w:rsidRDefault="00AB78C6" w:rsidP="00BD5BBE">
      <w:pPr>
        <w:pStyle w:val="footnote"/>
      </w:pPr>
      <w:r w:rsidRPr="004A3E27">
        <w:rPr>
          <w:rStyle w:val="FootnoteReference"/>
        </w:rPr>
        <w:footnoteRef/>
      </w:r>
      <w:r w:rsidRPr="004A3E27">
        <w:t xml:space="preserve"> So the Slavonic (Greek often omits ‘stillest’).</w:t>
      </w:r>
    </w:p>
  </w:footnote>
  <w:footnote w:id="217">
    <w:p w14:paraId="6F4E7A1F" w14:textId="77777777" w:rsidR="00AB78C6" w:rsidRPr="004A3E27" w:rsidRDefault="00AB78C6"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18">
    <w:p w14:paraId="30AFE1F6" w14:textId="77777777" w:rsidR="00AB78C6" w:rsidRPr="004A3E27" w:rsidRDefault="00AB78C6"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19">
    <w:p w14:paraId="667C6704" w14:textId="77777777" w:rsidR="00AB78C6" w:rsidRPr="004A3E27" w:rsidRDefault="00AB78C6"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20">
    <w:p w14:paraId="4D88FDB0" w14:textId="77777777" w:rsidR="00AB78C6" w:rsidRPr="004A3E27" w:rsidRDefault="00AB78C6" w:rsidP="00BD5BBE">
      <w:pPr>
        <w:pStyle w:val="footnote"/>
      </w:pPr>
      <w:r w:rsidRPr="004A3E27">
        <w:rPr>
          <w:rStyle w:val="FootnoteReference"/>
        </w:rPr>
        <w:footnoteRef/>
      </w:r>
      <w:r w:rsidRPr="004A3E27">
        <w:t xml:space="preserve"> See footnote 62. &lt;2 previously&gt;</w:t>
      </w:r>
    </w:p>
  </w:footnote>
  <w:footnote w:id="221">
    <w:p w14:paraId="1B791EBC" w14:textId="77777777" w:rsidR="00AB78C6" w:rsidRPr="004A3E27" w:rsidRDefault="00AB78C6"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22">
    <w:p w14:paraId="109CC4F4" w14:textId="77777777" w:rsidR="00AB78C6" w:rsidRPr="004A3E27" w:rsidRDefault="00AB78C6" w:rsidP="00BD5BBE">
      <w:pPr>
        <w:pStyle w:val="footnote"/>
      </w:pPr>
      <w:r w:rsidRPr="004A3E27">
        <w:rPr>
          <w:rStyle w:val="FootnoteReference"/>
        </w:rPr>
        <w:footnoteRef/>
      </w:r>
      <w:r w:rsidRPr="004A3E27">
        <w:t xml:space="preserve"> ‘What God has planned for His lovers’ (1 Cor. 2:9).</w:t>
      </w:r>
    </w:p>
  </w:footnote>
  <w:footnote w:id="223">
    <w:p w14:paraId="693C7006" w14:textId="4BAA4AB8" w:rsidR="00AB78C6" w:rsidRPr="004A3E27" w:rsidRDefault="00AB78C6"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24">
    <w:p w14:paraId="4EA27689" w14:textId="77777777" w:rsidR="00AB78C6" w:rsidRPr="004A3E27" w:rsidRDefault="00AB78C6"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25">
    <w:p w14:paraId="49AA563D" w14:textId="77777777" w:rsidR="00AB78C6" w:rsidRPr="004A3E27" w:rsidRDefault="00AB78C6"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26">
    <w:p w14:paraId="26BB2E4A" w14:textId="77777777" w:rsidR="00AB78C6" w:rsidRPr="004A3E27" w:rsidRDefault="00AB78C6"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27">
    <w:p w14:paraId="75EB9556" w14:textId="77777777" w:rsidR="00AB78C6" w:rsidRPr="004A3E27" w:rsidRDefault="00AB78C6"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28">
    <w:p w14:paraId="69CCF6E1" w14:textId="77777777" w:rsidR="00AB78C6" w:rsidRPr="004A3E27" w:rsidRDefault="00AB78C6" w:rsidP="00BD5BBE">
      <w:pPr>
        <w:pStyle w:val="footnote"/>
      </w:pPr>
      <w:r w:rsidRPr="004A3E27">
        <w:rPr>
          <w:rStyle w:val="FootnoteReference"/>
        </w:rPr>
        <w:footnoteRef/>
      </w:r>
      <w:r w:rsidRPr="004A3E27">
        <w:t xml:space="preserve"> Numbers 10:35. Cp. Exodus 14.</w:t>
      </w:r>
    </w:p>
  </w:footnote>
  <w:footnote w:id="229">
    <w:p w14:paraId="772812A4" w14:textId="77777777" w:rsidR="00AB78C6" w:rsidRPr="004A3E27" w:rsidRDefault="00AB78C6"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30">
    <w:p w14:paraId="576015E9" w14:textId="77777777" w:rsidR="00AB78C6" w:rsidRPr="004A3E27" w:rsidRDefault="00AB78C6" w:rsidP="00BD5BBE">
      <w:pPr>
        <w:pStyle w:val="footnote"/>
      </w:pPr>
      <w:r w:rsidRPr="004A3E27">
        <w:rPr>
          <w:rStyle w:val="FootnoteReference"/>
        </w:rPr>
        <w:footnoteRef/>
      </w:r>
      <w:r w:rsidRPr="004A3E27">
        <w:t xml:space="preserve"> Luke 4:32.</w:t>
      </w:r>
    </w:p>
  </w:footnote>
  <w:footnote w:id="231">
    <w:p w14:paraId="1C35810F" w14:textId="77777777" w:rsidR="00AB78C6" w:rsidRPr="004A3E27" w:rsidRDefault="00AB78C6"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32">
    <w:p w14:paraId="4BA4E820" w14:textId="77777777" w:rsidR="00AB78C6" w:rsidRPr="004A3E27" w:rsidRDefault="00AB78C6" w:rsidP="00BD5BBE">
      <w:pPr>
        <w:pStyle w:val="footnote"/>
      </w:pPr>
      <w:r w:rsidRPr="004A3E27">
        <w:rPr>
          <w:rStyle w:val="FootnoteReference"/>
        </w:rPr>
        <w:footnoteRef/>
      </w:r>
      <w:r w:rsidRPr="004A3E27">
        <w:t xml:space="preserve"> Cp. Ephes. 4:8.</w:t>
      </w:r>
    </w:p>
  </w:footnote>
  <w:footnote w:id="233">
    <w:p w14:paraId="1069FF00" w14:textId="77777777" w:rsidR="00AB78C6" w:rsidRPr="004A3E27" w:rsidRDefault="00AB78C6"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34">
    <w:p w14:paraId="4D6861A4" w14:textId="77777777" w:rsidR="00AB78C6" w:rsidRPr="004A3E27" w:rsidRDefault="00AB78C6"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35">
    <w:p w14:paraId="3876A4B9" w14:textId="77777777" w:rsidR="00AB78C6" w:rsidRPr="004A3E27" w:rsidRDefault="00AB78C6"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36">
    <w:p w14:paraId="3A9A265F" w14:textId="622FDAFA" w:rsidR="00AB78C6" w:rsidRPr="004A3E27" w:rsidRDefault="00AB78C6"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37">
    <w:p w14:paraId="46BEEA32" w14:textId="77777777" w:rsidR="00AB78C6" w:rsidRPr="004A3E27" w:rsidRDefault="00AB78C6" w:rsidP="00BD5BBE">
      <w:pPr>
        <w:pStyle w:val="footnote"/>
      </w:pPr>
      <w:r w:rsidRPr="004A3E27">
        <w:rPr>
          <w:rStyle w:val="FootnoteReference"/>
        </w:rPr>
        <w:footnoteRef/>
      </w:r>
      <w:r w:rsidRPr="004A3E27">
        <w:t xml:space="preserve"> Mk. 15:29; Jn. 2:17; Rom. 15:3.</w:t>
      </w:r>
    </w:p>
  </w:footnote>
  <w:footnote w:id="238">
    <w:p w14:paraId="252B5848" w14:textId="77777777" w:rsidR="00AB78C6" w:rsidRPr="004A3E27" w:rsidRDefault="00AB78C6" w:rsidP="00BD5BBE">
      <w:pPr>
        <w:pStyle w:val="footnote"/>
      </w:pPr>
      <w:r w:rsidRPr="004A3E27">
        <w:rPr>
          <w:rStyle w:val="FootnoteReference"/>
        </w:rPr>
        <w:footnoteRef/>
      </w:r>
      <w:r w:rsidRPr="004A3E27">
        <w:t xml:space="preserve"> The elders and chief priests.</w:t>
      </w:r>
    </w:p>
  </w:footnote>
  <w:footnote w:id="239">
    <w:p w14:paraId="0AE68D03" w14:textId="77777777" w:rsidR="00AB78C6" w:rsidRPr="004A3E27" w:rsidRDefault="00AB78C6"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40">
    <w:p w14:paraId="49BC712C" w14:textId="77777777" w:rsidR="00AB78C6" w:rsidRPr="004A3E27" w:rsidRDefault="00AB78C6" w:rsidP="00BD5BBE">
      <w:pPr>
        <w:pStyle w:val="footnote"/>
      </w:pPr>
      <w:r w:rsidRPr="004A3E27">
        <w:rPr>
          <w:rStyle w:val="FootnoteReference"/>
        </w:rPr>
        <w:footnoteRef/>
      </w:r>
      <w:r w:rsidRPr="004A3E27">
        <w:t xml:space="preserve"> Mt. 16:21; Mk. 8:31.</w:t>
      </w:r>
    </w:p>
  </w:footnote>
  <w:footnote w:id="241">
    <w:p w14:paraId="5D4E90F4" w14:textId="77777777" w:rsidR="00AB78C6" w:rsidRPr="004A3E27" w:rsidRDefault="00AB78C6" w:rsidP="00BD5BBE">
      <w:pPr>
        <w:pStyle w:val="footnote"/>
      </w:pPr>
      <w:r w:rsidRPr="004A3E27">
        <w:rPr>
          <w:rStyle w:val="FootnoteReference"/>
        </w:rPr>
        <w:footnoteRef/>
      </w:r>
      <w:r w:rsidRPr="004A3E27">
        <w:t xml:space="preserve"> Mt. 27:34.</w:t>
      </w:r>
    </w:p>
  </w:footnote>
  <w:footnote w:id="242">
    <w:p w14:paraId="2A1BD707" w14:textId="77777777" w:rsidR="00AB78C6" w:rsidRPr="004A3E27" w:rsidRDefault="00AB78C6" w:rsidP="00BD5BBE">
      <w:pPr>
        <w:pStyle w:val="footnote"/>
      </w:pPr>
      <w:r w:rsidRPr="004A3E27">
        <w:rPr>
          <w:rStyle w:val="FootnoteReference"/>
        </w:rPr>
        <w:footnoteRef/>
      </w:r>
      <w:r w:rsidRPr="004A3E27">
        <w:t xml:space="preserve"> Cp. Rom. 11:9,10.</w:t>
      </w:r>
    </w:p>
  </w:footnote>
  <w:footnote w:id="243">
    <w:p w14:paraId="09150116" w14:textId="77777777" w:rsidR="00AB78C6" w:rsidRPr="004A3E27" w:rsidRDefault="00AB78C6"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44">
    <w:p w14:paraId="05D75ECB" w14:textId="77777777" w:rsidR="00AB78C6" w:rsidRPr="004A3E27" w:rsidRDefault="00AB78C6" w:rsidP="00BD5BBE">
      <w:pPr>
        <w:pStyle w:val="footnote"/>
      </w:pPr>
      <w:r w:rsidRPr="004A3E27">
        <w:rPr>
          <w:rStyle w:val="FootnoteReference"/>
        </w:rPr>
        <w:footnoteRef/>
      </w:r>
      <w:r w:rsidRPr="004A3E27">
        <w:t xml:space="preserve"> Ps. 69:3-7 differs only slightly from Ps. 39:15-18.</w:t>
      </w:r>
    </w:p>
  </w:footnote>
  <w:footnote w:id="245">
    <w:p w14:paraId="325C5542" w14:textId="77777777" w:rsidR="00AB78C6" w:rsidRPr="004A3E27" w:rsidRDefault="00AB78C6" w:rsidP="00BD5BBE">
      <w:pPr>
        <w:pStyle w:val="footnote"/>
      </w:pPr>
      <w:r w:rsidRPr="004A3E27">
        <w:rPr>
          <w:rStyle w:val="FootnoteReference"/>
        </w:rPr>
        <w:footnoteRef/>
      </w:r>
      <w:r w:rsidRPr="004A3E27">
        <w:t xml:space="preserve"> The first three lines of Psalms 70 and 30 are identical. See footnote there.</w:t>
      </w:r>
    </w:p>
  </w:footnote>
  <w:footnote w:id="246">
    <w:p w14:paraId="1B3F91B5" w14:textId="77777777" w:rsidR="00AB78C6" w:rsidRPr="004A3E27" w:rsidRDefault="00AB78C6"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47">
    <w:p w14:paraId="70C5803A" w14:textId="77777777" w:rsidR="00AB78C6" w:rsidRPr="004A3E27" w:rsidRDefault="00AB78C6" w:rsidP="00BD5BBE">
      <w:pPr>
        <w:pStyle w:val="footnote"/>
      </w:pPr>
      <w:r w:rsidRPr="004A3E27">
        <w:rPr>
          <w:rStyle w:val="FootnoteReference"/>
        </w:rPr>
        <w:footnoteRef/>
      </w:r>
      <w:r w:rsidRPr="004A3E27">
        <w:t xml:space="preserve"> Ephes. 3:10; 4:8.</w:t>
      </w:r>
    </w:p>
  </w:footnote>
  <w:footnote w:id="248">
    <w:p w14:paraId="63D5291B" w14:textId="77777777" w:rsidR="00AB78C6" w:rsidRPr="004A3E27" w:rsidRDefault="00AB78C6"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49">
    <w:p w14:paraId="0396CA5A" w14:textId="77777777" w:rsidR="00AB78C6" w:rsidRPr="004A3E27" w:rsidRDefault="00AB78C6"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50">
    <w:p w14:paraId="4ADD947E" w14:textId="77777777" w:rsidR="00AB78C6" w:rsidRPr="004A3E27" w:rsidRDefault="00AB78C6"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51">
    <w:p w14:paraId="31968FA6" w14:textId="77777777" w:rsidR="00AB78C6" w:rsidRPr="004A3E27" w:rsidRDefault="00AB78C6" w:rsidP="00BD5BBE">
      <w:pPr>
        <w:pStyle w:val="footnote"/>
      </w:pPr>
      <w:r w:rsidRPr="004A3E27">
        <w:rPr>
          <w:rStyle w:val="FootnoteReference"/>
        </w:rPr>
        <w:footnoteRef/>
      </w:r>
      <w:r w:rsidRPr="004A3E27">
        <w:t xml:space="preserve"> Rivers: Tigris and Euphrates.</w:t>
      </w:r>
    </w:p>
  </w:footnote>
  <w:footnote w:id="252">
    <w:p w14:paraId="7811A007" w14:textId="77777777" w:rsidR="00AB78C6" w:rsidRPr="004A3E27" w:rsidRDefault="00AB78C6" w:rsidP="00BD5BBE">
      <w:pPr>
        <w:pStyle w:val="footnote"/>
      </w:pPr>
      <w:r w:rsidRPr="004A3E27">
        <w:rPr>
          <w:rStyle w:val="FootnoteReference"/>
        </w:rPr>
        <w:footnoteRef/>
      </w:r>
      <w:r w:rsidRPr="004A3E27">
        <w:t xml:space="preserve"> Cp. Ps. 47:8.</w:t>
      </w:r>
    </w:p>
  </w:footnote>
  <w:footnote w:id="253">
    <w:p w14:paraId="57352CBF" w14:textId="77777777" w:rsidR="00AB78C6" w:rsidRPr="004A3E27" w:rsidRDefault="00AB78C6" w:rsidP="00BD5BBE">
      <w:pPr>
        <w:pStyle w:val="footnote"/>
      </w:pPr>
      <w:r w:rsidRPr="004A3E27">
        <w:rPr>
          <w:rStyle w:val="FootnoteReference"/>
        </w:rPr>
        <w:footnoteRef/>
      </w:r>
      <w:r w:rsidRPr="004A3E27">
        <w:t xml:space="preserve"> Cp. Rev. 1:18; Heb. 7:25; Num. 14:28.</w:t>
      </w:r>
    </w:p>
  </w:footnote>
  <w:footnote w:id="254">
    <w:p w14:paraId="2E026D23" w14:textId="77777777" w:rsidR="00AB78C6" w:rsidRPr="004A3E27" w:rsidRDefault="00AB78C6"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55">
    <w:p w14:paraId="2E2191B6" w14:textId="77777777" w:rsidR="00AB78C6" w:rsidRPr="004A3E27" w:rsidRDefault="00AB78C6"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56">
    <w:p w14:paraId="58DFBD38" w14:textId="77777777" w:rsidR="00AB78C6" w:rsidRPr="004A3E27" w:rsidRDefault="00AB78C6"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AB78C6" w:rsidRPr="004A3E27" w:rsidRDefault="00AB78C6" w:rsidP="00BD5BBE">
      <w:pPr>
        <w:pStyle w:val="footnote"/>
      </w:pPr>
      <w:r w:rsidRPr="004A3E27">
        <w:tab/>
        <w:t>For them there are no pains;</w:t>
      </w:r>
    </w:p>
    <w:p w14:paraId="15E57D33" w14:textId="77777777" w:rsidR="00AB78C6" w:rsidRPr="004A3E27" w:rsidRDefault="00AB78C6" w:rsidP="00BD5BBE">
      <w:pPr>
        <w:pStyle w:val="footnote"/>
      </w:pPr>
      <w:r w:rsidRPr="004A3E27">
        <w:tab/>
        <w:t>fit and strong are their bodies.</w:t>
      </w:r>
    </w:p>
  </w:footnote>
  <w:footnote w:id="257">
    <w:p w14:paraId="2000D9CE" w14:textId="77777777" w:rsidR="00AB78C6" w:rsidRPr="004A3E27" w:rsidRDefault="00AB78C6" w:rsidP="00BD5BBE">
      <w:pPr>
        <w:pStyle w:val="footnote"/>
      </w:pPr>
      <w:r w:rsidRPr="004A3E27">
        <w:rPr>
          <w:rStyle w:val="FootnoteReference"/>
        </w:rPr>
        <w:footnoteRef/>
      </w:r>
      <w:r w:rsidRPr="004A3E27">
        <w:t xml:space="preserve"> The apparent success and prosperity of the godless is transitory and short-lived.</w:t>
      </w:r>
    </w:p>
  </w:footnote>
  <w:footnote w:id="258">
    <w:p w14:paraId="5BB08A3A" w14:textId="77777777" w:rsidR="00AB78C6" w:rsidRPr="004A3E27" w:rsidRDefault="00AB78C6"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59">
    <w:p w14:paraId="1EB3BD79" w14:textId="77777777" w:rsidR="00AB78C6" w:rsidRPr="004A3E27" w:rsidRDefault="00AB78C6"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60">
    <w:p w14:paraId="70787BBC" w14:textId="77777777" w:rsidR="00AB78C6" w:rsidRPr="004A3E27" w:rsidRDefault="00AB78C6" w:rsidP="00BD5BBE">
      <w:pPr>
        <w:pStyle w:val="footnote"/>
      </w:pPr>
      <w:r w:rsidRPr="004A3E27">
        <w:rPr>
          <w:rStyle w:val="FootnoteReference"/>
        </w:rPr>
        <w:footnoteRef/>
      </w:r>
      <w:r w:rsidRPr="004A3E27">
        <w:t xml:space="preserve"> Hebrew: ‘The nearness of God is my good.’ Cp. Wisdom 3:9; Ecclesiasticus 2:3.</w:t>
      </w:r>
    </w:p>
  </w:footnote>
  <w:footnote w:id="261">
    <w:p w14:paraId="592FBEA7" w14:textId="77777777" w:rsidR="00AB78C6" w:rsidRPr="004A3E27" w:rsidRDefault="00AB78C6"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62">
    <w:p w14:paraId="17B1E11D" w14:textId="77777777" w:rsidR="00AB78C6" w:rsidRPr="004A3E27" w:rsidRDefault="00AB78C6"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63">
    <w:p w14:paraId="1E15E436" w14:textId="77777777" w:rsidR="00AB78C6" w:rsidRPr="004A3E27" w:rsidRDefault="00AB78C6"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64">
    <w:p w14:paraId="48E0BAD1" w14:textId="77777777" w:rsidR="00AB78C6" w:rsidRPr="004A3E27" w:rsidRDefault="00AB78C6" w:rsidP="00BD5BBE">
      <w:pPr>
        <w:pStyle w:val="footnote"/>
      </w:pPr>
      <w:r w:rsidRPr="004A3E27">
        <w:rPr>
          <w:rStyle w:val="FootnoteReference"/>
        </w:rPr>
        <w:footnoteRef/>
      </w:r>
      <w:r w:rsidRPr="004A3E27">
        <w:t xml:space="preserve"> Signs and miracles of God’s presence, protection and deliverance.</w:t>
      </w:r>
    </w:p>
  </w:footnote>
  <w:footnote w:id="265">
    <w:p w14:paraId="706BBD8A" w14:textId="77777777" w:rsidR="00AB78C6" w:rsidRPr="004A3E27" w:rsidRDefault="00AB78C6"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66">
    <w:p w14:paraId="70533A43" w14:textId="77777777" w:rsidR="00AB78C6" w:rsidRPr="004A3E27" w:rsidRDefault="00AB78C6"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67">
    <w:p w14:paraId="43EF022B" w14:textId="77777777" w:rsidR="00AB78C6" w:rsidRPr="004A3E27" w:rsidRDefault="00AB78C6"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68">
    <w:p w14:paraId="4332FFC4" w14:textId="77777777" w:rsidR="00AB78C6" w:rsidRPr="004A3E27" w:rsidRDefault="00AB78C6" w:rsidP="00BD5BBE">
      <w:pPr>
        <w:pStyle w:val="footnote"/>
      </w:pPr>
      <w:r w:rsidRPr="004A3E27">
        <w:rPr>
          <w:rStyle w:val="FootnoteReference"/>
        </w:rPr>
        <w:footnoteRef/>
      </w:r>
      <w:r w:rsidRPr="004A3E27">
        <w:t xml:space="preserve"> Cp. Ps. 45:10; Is. 2:4; 11:9; 65:25; Hos. 2:18; Zac. 9:10.</w:t>
      </w:r>
    </w:p>
  </w:footnote>
  <w:footnote w:id="269">
    <w:p w14:paraId="168ADB5F" w14:textId="77777777" w:rsidR="00AB78C6" w:rsidRPr="004A3E27" w:rsidRDefault="00AB78C6" w:rsidP="00BD5BBE">
      <w:pPr>
        <w:pStyle w:val="footnote"/>
      </w:pPr>
      <w:r w:rsidRPr="004A3E27">
        <w:rPr>
          <w:rStyle w:val="FootnoteReference"/>
        </w:rPr>
        <w:footnoteRef/>
      </w:r>
      <w:r w:rsidRPr="004A3E27">
        <w:t xml:space="preserve"> Sinai and Zion, Moses and Christ, the Law and the Gospel enlighten the earth.</w:t>
      </w:r>
    </w:p>
  </w:footnote>
  <w:footnote w:id="270">
    <w:p w14:paraId="680E84D4" w14:textId="77777777" w:rsidR="00AB78C6" w:rsidRPr="004A3E27" w:rsidRDefault="00AB78C6"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71">
    <w:p w14:paraId="100AB77F" w14:textId="77777777" w:rsidR="00AB78C6" w:rsidRPr="004A3E27" w:rsidRDefault="00AB78C6"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72">
    <w:p w14:paraId="062E4DFE" w14:textId="77777777" w:rsidR="00AB78C6" w:rsidRDefault="00AB78C6"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AB78C6" w:rsidRDefault="00AB78C6" w:rsidP="00BD5BBE">
      <w:pPr>
        <w:pStyle w:val="footnote"/>
      </w:pPr>
      <w:r>
        <w:tab/>
        <w:t>‘I will speak My mind in parables,</w:t>
      </w:r>
    </w:p>
    <w:p w14:paraId="04636509" w14:textId="77777777" w:rsidR="00AB78C6" w:rsidRDefault="00AB78C6" w:rsidP="00BD5BBE">
      <w:pPr>
        <w:pStyle w:val="footnote"/>
      </w:pPr>
      <w:r>
        <w:tab/>
        <w:t>divulge secrets hidden since creation’ (cp. Rev. 3:14).</w:t>
      </w:r>
    </w:p>
  </w:footnote>
  <w:footnote w:id="273">
    <w:p w14:paraId="7427B3ED" w14:textId="77777777" w:rsidR="00AB78C6" w:rsidRDefault="00AB78C6"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74">
    <w:p w14:paraId="322E8B00" w14:textId="77777777" w:rsidR="00AB78C6" w:rsidRDefault="00AB78C6" w:rsidP="00BD5BBE">
      <w:pPr>
        <w:pStyle w:val="footnote"/>
      </w:pPr>
      <w:r>
        <w:rPr>
          <w:rStyle w:val="FootnoteReference"/>
        </w:rPr>
        <w:footnoteRef/>
      </w:r>
      <w:r>
        <w:t xml:space="preserve"> Ephraim = Israel (cp. Hos. 7; Num. 14; 1 Sam. 4).</w:t>
      </w:r>
    </w:p>
  </w:footnote>
  <w:footnote w:id="275">
    <w:p w14:paraId="3E975B3D" w14:textId="77777777" w:rsidR="00AB78C6" w:rsidRDefault="00AB78C6" w:rsidP="00BD5BBE">
      <w:pPr>
        <w:pStyle w:val="footnote"/>
      </w:pPr>
      <w:r>
        <w:rPr>
          <w:rStyle w:val="FootnoteReference"/>
        </w:rPr>
        <w:footnoteRef/>
      </w:r>
      <w:r>
        <w:t xml:space="preserve"> He deferred giving them the promised food and the Promised Land.</w:t>
      </w:r>
    </w:p>
  </w:footnote>
  <w:footnote w:id="276">
    <w:p w14:paraId="4F93FDA3" w14:textId="77777777" w:rsidR="00AB78C6" w:rsidRDefault="00AB78C6"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77">
    <w:p w14:paraId="7B76452E" w14:textId="77777777" w:rsidR="00AB78C6" w:rsidRDefault="00AB78C6" w:rsidP="00BD5BBE">
      <w:pPr>
        <w:pStyle w:val="footnote"/>
      </w:pPr>
      <w:r>
        <w:rPr>
          <w:rStyle w:val="FootnoteReference"/>
        </w:rPr>
        <w:footnoteRef/>
      </w:r>
      <w:r>
        <w:t xml:space="preserve"> sanctuary: </w:t>
      </w:r>
      <w:r w:rsidRPr="00636EF6">
        <w:rPr>
          <w:i/>
        </w:rPr>
        <w:t>lit</w:t>
      </w:r>
      <w:r>
        <w:t>. place. Cp. Psalm 131:5 and footnote there.</w:t>
      </w:r>
    </w:p>
  </w:footnote>
  <w:footnote w:id="278">
    <w:p w14:paraId="0348F64B" w14:textId="77777777" w:rsidR="00AB78C6" w:rsidRDefault="00AB78C6" w:rsidP="00BD5BBE">
      <w:pPr>
        <w:pStyle w:val="footnote"/>
      </w:pPr>
      <w:r>
        <w:rPr>
          <w:rStyle w:val="FootnoteReference"/>
        </w:rPr>
        <w:footnoteRef/>
      </w:r>
      <w:r>
        <w:t xml:space="preserve"> John 15.</w:t>
      </w:r>
    </w:p>
  </w:footnote>
  <w:footnote w:id="279">
    <w:p w14:paraId="211D4309" w14:textId="77777777" w:rsidR="00AB78C6" w:rsidRDefault="00AB78C6" w:rsidP="00BD5BBE">
      <w:pPr>
        <w:pStyle w:val="footnote"/>
      </w:pPr>
      <w:r>
        <w:rPr>
          <w:rStyle w:val="FootnoteReference"/>
        </w:rPr>
        <w:footnoteRef/>
      </w:r>
      <w:r>
        <w:t xml:space="preserve"> Joseph = Israel (Gen. 40:23; 48:15; Amos 6:6).</w:t>
      </w:r>
    </w:p>
  </w:footnote>
  <w:footnote w:id="280">
    <w:p w14:paraId="7AA1750E" w14:textId="77777777" w:rsidR="00AB78C6" w:rsidRDefault="00AB78C6" w:rsidP="00BD5BBE">
      <w:pPr>
        <w:pStyle w:val="footnote"/>
      </w:pPr>
      <w:r>
        <w:rPr>
          <w:rStyle w:val="FootnoteReference"/>
        </w:rPr>
        <w:footnoteRef/>
      </w:r>
      <w:r>
        <w:t xml:space="preserve"> 2 Sam. 6:2 (LXX).</w:t>
      </w:r>
    </w:p>
  </w:footnote>
  <w:footnote w:id="281">
    <w:p w14:paraId="1F148131" w14:textId="77777777" w:rsidR="00AB78C6" w:rsidRDefault="00AB78C6"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82">
    <w:p w14:paraId="70ACE5E0" w14:textId="77777777" w:rsidR="00AB78C6" w:rsidRDefault="00AB78C6" w:rsidP="00BD5BBE">
      <w:pPr>
        <w:pStyle w:val="footnote"/>
      </w:pPr>
      <w:r>
        <w:rPr>
          <w:rStyle w:val="FootnoteReference"/>
        </w:rPr>
        <w:footnoteRef/>
      </w:r>
      <w:r>
        <w:t xml:space="preserve"> ‘What tongue? The voice of God’ (St Athanasius).</w:t>
      </w:r>
    </w:p>
  </w:footnote>
  <w:footnote w:id="283">
    <w:p w14:paraId="33FBC19B" w14:textId="77777777" w:rsidR="00AB78C6" w:rsidRDefault="00AB78C6" w:rsidP="00BD5BBE">
      <w:pPr>
        <w:pStyle w:val="footnote"/>
      </w:pPr>
      <w:r>
        <w:rPr>
          <w:rStyle w:val="FootnoteReference"/>
        </w:rPr>
        <w:footnoteRef/>
      </w:r>
      <w:r>
        <w:t xml:space="preserve"> Exodus 9:23; 19:16.</w:t>
      </w:r>
    </w:p>
  </w:footnote>
  <w:footnote w:id="284">
    <w:p w14:paraId="5C3F1B44" w14:textId="77777777" w:rsidR="00AB78C6" w:rsidRDefault="00AB78C6" w:rsidP="00BD5BBE">
      <w:pPr>
        <w:pStyle w:val="footnote"/>
      </w:pPr>
      <w:r>
        <w:rPr>
          <w:rStyle w:val="FootnoteReference"/>
        </w:rPr>
        <w:footnoteRef/>
      </w:r>
      <w:r>
        <w:t xml:space="preserve"> ‘You have always been deaf to His voice, blind to the vision of Him’ (Jn. 5:37; cp. Deut. 18:16; Isaiah 48:18).</w:t>
      </w:r>
    </w:p>
  </w:footnote>
  <w:footnote w:id="285">
    <w:p w14:paraId="7C05F63D" w14:textId="77777777" w:rsidR="00AB78C6" w:rsidRDefault="00AB78C6"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86">
    <w:p w14:paraId="0BC469A4" w14:textId="77777777" w:rsidR="00AB78C6" w:rsidRDefault="00AB78C6" w:rsidP="00BD5BBE">
      <w:pPr>
        <w:pStyle w:val="footnote"/>
      </w:pPr>
      <w:r>
        <w:rPr>
          <w:rStyle w:val="FootnoteReference"/>
        </w:rPr>
        <w:footnoteRef/>
      </w:r>
      <w:r>
        <w:t xml:space="preserve"> </w:t>
      </w:r>
      <w:r>
        <w:rPr>
          <w:i/>
        </w:rPr>
        <w:t>See the previous footnote</w:t>
      </w:r>
      <w:r>
        <w:t>.</w:t>
      </w:r>
    </w:p>
  </w:footnote>
  <w:footnote w:id="287">
    <w:p w14:paraId="09156637" w14:textId="77777777" w:rsidR="00AB78C6" w:rsidRDefault="00AB78C6" w:rsidP="00BD5BBE">
      <w:pPr>
        <w:pStyle w:val="footnote"/>
      </w:pPr>
      <w:r>
        <w:rPr>
          <w:rStyle w:val="FootnoteReference"/>
        </w:rPr>
        <w:footnoteRef/>
      </w:r>
      <w:r>
        <w:t xml:space="preserve"> Cp. Isaiah 36:6; 2 Chron. 32:8; 1 Tim. 6:17; Ps. 74:4; Gal. 2:9; 1 Sam. 2:8.</w:t>
      </w:r>
    </w:p>
  </w:footnote>
  <w:footnote w:id="288">
    <w:p w14:paraId="14FEF0D9" w14:textId="77777777" w:rsidR="00AB78C6" w:rsidRDefault="00AB78C6" w:rsidP="00BD5BBE">
      <w:pPr>
        <w:pStyle w:val="footnote"/>
      </w:pPr>
      <w:r>
        <w:rPr>
          <w:rStyle w:val="FootnoteReference"/>
        </w:rPr>
        <w:footnoteRef/>
      </w:r>
      <w:r>
        <w:t xml:space="preserve"> John 10:34-36.</w:t>
      </w:r>
    </w:p>
  </w:footnote>
  <w:footnote w:id="289">
    <w:p w14:paraId="136A7666" w14:textId="77777777" w:rsidR="00AB78C6" w:rsidRDefault="00AB78C6" w:rsidP="00BD5BBE">
      <w:pPr>
        <w:pStyle w:val="footnote"/>
      </w:pPr>
      <w:r>
        <w:rPr>
          <w:rStyle w:val="FootnoteReference"/>
        </w:rPr>
        <w:footnoteRef/>
      </w:r>
      <w:r>
        <w:t xml:space="preserve"> This prayer is already answered (John 3:18; 9:39; 12:31; Acts 17:31).</w:t>
      </w:r>
    </w:p>
  </w:footnote>
  <w:footnote w:id="290">
    <w:p w14:paraId="764CD80E" w14:textId="77777777" w:rsidR="00AB78C6" w:rsidRDefault="00AB78C6" w:rsidP="00BD5BBE">
      <w:pPr>
        <w:pStyle w:val="footnote"/>
      </w:pPr>
      <w:r>
        <w:rPr>
          <w:rStyle w:val="FootnoteReference"/>
        </w:rPr>
        <w:footnoteRef/>
      </w:r>
      <w:r>
        <w:t xml:space="preserve"> </w:t>
      </w:r>
      <w:r w:rsidRPr="003111C9">
        <w:rPr>
          <w:i/>
        </w:rPr>
        <w:t>Lit</w:t>
      </w:r>
      <w:r>
        <w:t>. ‘How beloved are Your dwellings.’</w:t>
      </w:r>
    </w:p>
  </w:footnote>
  <w:footnote w:id="291">
    <w:p w14:paraId="7D098958" w14:textId="77777777" w:rsidR="00AB78C6" w:rsidRDefault="00AB78C6" w:rsidP="00BD5BBE">
      <w:pPr>
        <w:pStyle w:val="footnote"/>
      </w:pPr>
      <w:r>
        <w:rPr>
          <w:rStyle w:val="FootnoteReference"/>
        </w:rPr>
        <w:footnoteRef/>
      </w:r>
      <w:r>
        <w:t xml:space="preserve"> Man has made a mess of the earth (Gen. 3; Isaiah 24:4-6 etc.)</w:t>
      </w:r>
    </w:p>
  </w:footnote>
  <w:footnote w:id="292">
    <w:p w14:paraId="71E6E356" w14:textId="77777777" w:rsidR="00AB78C6" w:rsidRDefault="00AB78C6" w:rsidP="00BD5BBE">
      <w:pPr>
        <w:pStyle w:val="footnote"/>
      </w:pPr>
      <w:r>
        <w:rPr>
          <w:rStyle w:val="FootnoteReference"/>
        </w:rPr>
        <w:footnoteRef/>
      </w:r>
      <w:r>
        <w:t xml:space="preserve"> Cp. Lk. 13:25; Mk. 4:11; Col. 4:5; Rev. 22:15.</w:t>
      </w:r>
    </w:p>
  </w:footnote>
  <w:footnote w:id="293">
    <w:p w14:paraId="41AC4983" w14:textId="77777777" w:rsidR="00AB78C6" w:rsidRDefault="00AB78C6" w:rsidP="00BD5BBE">
      <w:pPr>
        <w:pStyle w:val="footnote"/>
      </w:pPr>
      <w:r>
        <w:rPr>
          <w:rStyle w:val="FootnoteReference"/>
        </w:rPr>
        <w:footnoteRef/>
      </w:r>
      <w:r>
        <w:t xml:space="preserve"> God is love. Love covers all sins (see 1 Jn. 4:16; 1 Pet. 4:8; Prov. 10:12; Jas. 5:20; Lk. 7:47).</w:t>
      </w:r>
    </w:p>
  </w:footnote>
  <w:footnote w:id="294">
    <w:p w14:paraId="098CF664" w14:textId="77777777" w:rsidR="00AB78C6" w:rsidRDefault="00AB78C6" w:rsidP="00BD5BBE">
      <w:pPr>
        <w:pStyle w:val="footnote"/>
      </w:pPr>
      <w:r>
        <w:rPr>
          <w:rStyle w:val="FootnoteReference"/>
        </w:rPr>
        <w:footnoteRef/>
      </w:r>
      <w:r>
        <w:t xml:space="preserve"> holy: cp. 1 Cor. 3:16,17; 6:15-19; Heb. 3:1; 12:10; 1 Pet. 1:15,16; 2 Pet. 1-4.</w:t>
      </w:r>
    </w:p>
  </w:footnote>
  <w:footnote w:id="295">
    <w:p w14:paraId="7FD51EF5" w14:textId="77777777" w:rsidR="00AB78C6" w:rsidRDefault="00AB78C6" w:rsidP="00BD5BBE">
      <w:pPr>
        <w:pStyle w:val="footnote"/>
      </w:pPr>
      <w:r>
        <w:rPr>
          <w:rStyle w:val="FootnoteReference"/>
        </w:rPr>
        <w:footnoteRef/>
      </w:r>
      <w:r>
        <w:t xml:space="preserve"> Powers of the soul are will, desire, intellect, understanding, memory, imagination.</w:t>
      </w:r>
    </w:p>
  </w:footnote>
  <w:footnote w:id="296">
    <w:p w14:paraId="2E11ABE5" w14:textId="77777777" w:rsidR="00AB78C6" w:rsidRDefault="00AB78C6" w:rsidP="00BD5BBE">
      <w:pPr>
        <w:pStyle w:val="footnote"/>
      </w:pPr>
      <w:r>
        <w:rPr>
          <w:rStyle w:val="FootnoteReference"/>
        </w:rPr>
        <w:footnoteRef/>
      </w:r>
      <w:r>
        <w:t xml:space="preserve"> ‘The song of the Lamb.’ (Rev. 15:3-5; John 12:32).</w:t>
      </w:r>
    </w:p>
  </w:footnote>
  <w:footnote w:id="297">
    <w:p w14:paraId="76FC32A6" w14:textId="77777777" w:rsidR="00AB78C6" w:rsidRDefault="00AB78C6"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98">
    <w:p w14:paraId="44300EEE" w14:textId="77777777" w:rsidR="00AB78C6" w:rsidRDefault="00AB78C6"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99">
    <w:p w14:paraId="02B9876C" w14:textId="77777777" w:rsidR="00AB78C6" w:rsidRDefault="00AB78C6"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00">
    <w:p w14:paraId="228CEE3D" w14:textId="77777777" w:rsidR="00AB78C6" w:rsidRDefault="00AB78C6"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01">
    <w:p w14:paraId="139C4FE4" w14:textId="05D71ED0" w:rsidR="00AB78C6" w:rsidRDefault="00AB78C6" w:rsidP="00BD5BBE">
      <w:pPr>
        <w:pStyle w:val="footnote"/>
      </w:pPr>
      <w:r>
        <w:rPr>
          <w:rStyle w:val="FootnoteReference"/>
        </w:rPr>
        <w:footnoteRef/>
      </w:r>
      <w:r>
        <w:t xml:space="preserve"> ‘No eye has seen, no ear has heard... what God has planned for His lovers’ (1 Cor. 2:9).</w:t>
      </w:r>
    </w:p>
  </w:footnote>
  <w:footnote w:id="302">
    <w:p w14:paraId="6EB18B02" w14:textId="77777777" w:rsidR="00AB78C6" w:rsidRDefault="00AB78C6" w:rsidP="00BD5BBE">
      <w:pPr>
        <w:pStyle w:val="footnote"/>
      </w:pPr>
      <w:r>
        <w:rPr>
          <w:rStyle w:val="FootnoteReference"/>
        </w:rPr>
        <w:footnoteRef/>
      </w:r>
      <w:r>
        <w:t xml:space="preserve"> ‘God’s mercy is the salvation and grace granted by Christ’ (St. Athanasius).</w:t>
      </w:r>
    </w:p>
  </w:footnote>
  <w:footnote w:id="303">
    <w:p w14:paraId="2C2EB9DF" w14:textId="77777777" w:rsidR="00AB78C6" w:rsidRDefault="00AB78C6"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04">
    <w:p w14:paraId="179D7A74" w14:textId="04A38D47" w:rsidR="00AB78C6" w:rsidRDefault="00AB78C6"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05">
    <w:p w14:paraId="0F6F70D6" w14:textId="77777777" w:rsidR="00AB78C6" w:rsidRDefault="00AB78C6" w:rsidP="00BD5BBE">
      <w:pPr>
        <w:pStyle w:val="footnote"/>
      </w:pPr>
      <w:r>
        <w:rPr>
          <w:rStyle w:val="FootnoteReference"/>
        </w:rPr>
        <w:footnoteRef/>
      </w:r>
      <w:r>
        <w:t xml:space="preserve"> Cp. 2 Samuel 7:4-17; 1 Chron. 17:3-14.</w:t>
      </w:r>
    </w:p>
  </w:footnote>
  <w:footnote w:id="306">
    <w:p w14:paraId="41487A2A" w14:textId="77777777" w:rsidR="00AB78C6" w:rsidRDefault="00AB78C6"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07">
    <w:p w14:paraId="14836E7C" w14:textId="77777777" w:rsidR="00AB78C6" w:rsidRDefault="00AB78C6" w:rsidP="00C544D6">
      <w:pPr>
        <w:pStyle w:val="footnote"/>
      </w:pPr>
      <w:r>
        <w:rPr>
          <w:rStyle w:val="FootnoteReference"/>
        </w:rPr>
        <w:footnoteRef/>
      </w:r>
      <w:r>
        <w:t xml:space="preserve"> dynasty: </w:t>
      </w:r>
      <w:r w:rsidRPr="0090411D">
        <w:rPr>
          <w:i/>
        </w:rPr>
        <w:t>lit</w:t>
      </w:r>
      <w:r>
        <w:t>. seed (Gal. 3:16; Is. 9:7).</w:t>
      </w:r>
    </w:p>
  </w:footnote>
  <w:footnote w:id="308">
    <w:p w14:paraId="11323AA1" w14:textId="77777777" w:rsidR="00AB78C6" w:rsidRDefault="00AB78C6"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09">
    <w:p w14:paraId="4EFFF313" w14:textId="77777777" w:rsidR="00AB78C6" w:rsidRDefault="00AB78C6" w:rsidP="00C544D6">
      <w:pPr>
        <w:pStyle w:val="footnote"/>
      </w:pPr>
      <w:r>
        <w:rPr>
          <w:rStyle w:val="FootnoteReference"/>
        </w:rPr>
        <w:footnoteRef/>
      </w:r>
      <w:r>
        <w:t xml:space="preserve"> dynasty: </w:t>
      </w:r>
      <w:r w:rsidRPr="0090411D">
        <w:rPr>
          <w:i/>
        </w:rPr>
        <w:t>lit</w:t>
      </w:r>
      <w:r>
        <w:t>. seed.</w:t>
      </w:r>
    </w:p>
  </w:footnote>
  <w:footnote w:id="310">
    <w:p w14:paraId="4C1D0FC5" w14:textId="77777777" w:rsidR="00AB78C6" w:rsidRDefault="00AB78C6" w:rsidP="00C544D6">
      <w:pPr>
        <w:pStyle w:val="footnote"/>
      </w:pPr>
      <w:r>
        <w:rPr>
          <w:rStyle w:val="FootnoteReference"/>
        </w:rPr>
        <w:footnoteRef/>
      </w:r>
      <w:r>
        <w:t xml:space="preserve"> Rev. 1:5; 3:14.</w:t>
      </w:r>
    </w:p>
  </w:footnote>
  <w:footnote w:id="311">
    <w:p w14:paraId="11F2D9AD" w14:textId="77777777" w:rsidR="00AB78C6" w:rsidRDefault="00AB78C6"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12">
    <w:p w14:paraId="2C9584E9" w14:textId="77777777" w:rsidR="00AB78C6" w:rsidRDefault="00AB78C6"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13">
    <w:p w14:paraId="7F18A7EC" w14:textId="77777777" w:rsidR="00AB78C6" w:rsidRDefault="00AB78C6" w:rsidP="00C544D6">
      <w:pPr>
        <w:pStyle w:val="footnote"/>
      </w:pPr>
      <w:r>
        <w:rPr>
          <w:rStyle w:val="FootnoteReference"/>
        </w:rPr>
        <w:footnoteRef/>
      </w:r>
      <w:r>
        <w:t xml:space="preserve"> That is, in the Kingdom (1 Cor. 4:20).</w:t>
      </w:r>
    </w:p>
  </w:footnote>
  <w:footnote w:id="314">
    <w:p w14:paraId="6FEEFB4C" w14:textId="77777777" w:rsidR="00AB78C6" w:rsidRDefault="00AB78C6" w:rsidP="00C544D6">
      <w:pPr>
        <w:pStyle w:val="footnote"/>
      </w:pPr>
      <w:r>
        <w:rPr>
          <w:rStyle w:val="FootnoteReference"/>
        </w:rPr>
        <w:footnoteRef/>
      </w:r>
      <w:r>
        <w:t xml:space="preserve"> Verses 11 and 12 were quoted by Satan to tempt Christ (Matt. 4:6; Lk. 4:10).</w:t>
      </w:r>
    </w:p>
  </w:footnote>
  <w:footnote w:id="315">
    <w:p w14:paraId="3E2B8879" w14:textId="77777777" w:rsidR="00AB78C6" w:rsidRDefault="00AB78C6" w:rsidP="00C544D6">
      <w:pPr>
        <w:pStyle w:val="footnote"/>
      </w:pPr>
      <w:r>
        <w:rPr>
          <w:rStyle w:val="FootnoteReference"/>
        </w:rPr>
        <w:footnoteRef/>
      </w:r>
      <w:r>
        <w:t xml:space="preserve"> dragon: </w:t>
      </w:r>
      <w:r w:rsidRPr="0090411D">
        <w:rPr>
          <w:i/>
        </w:rPr>
        <w:t>or</w:t>
      </w:r>
      <w:r>
        <w:t xml:space="preserve"> serpent.</w:t>
      </w:r>
    </w:p>
  </w:footnote>
  <w:footnote w:id="316">
    <w:p w14:paraId="271F5928" w14:textId="77777777" w:rsidR="00AB78C6" w:rsidRDefault="00AB78C6" w:rsidP="00C544D6">
      <w:pPr>
        <w:pStyle w:val="footnote"/>
      </w:pPr>
      <w:r>
        <w:rPr>
          <w:rStyle w:val="FootnoteReference"/>
        </w:rPr>
        <w:footnoteRef/>
      </w:r>
      <w:r>
        <w:t xml:space="preserve"> House—Home, Family, Church, Kingdom: where God’s will is done (1 Tim. 3:15; Heb. 3:2-6; Lk. 2:49; Mt. 6:10).</w:t>
      </w:r>
    </w:p>
  </w:footnote>
  <w:footnote w:id="317">
    <w:p w14:paraId="78AC2D24" w14:textId="77777777" w:rsidR="00AB78C6" w:rsidRDefault="00AB78C6" w:rsidP="00C544D6">
      <w:pPr>
        <w:pStyle w:val="footnote"/>
      </w:pPr>
      <w:r>
        <w:rPr>
          <w:rStyle w:val="FootnoteReference"/>
        </w:rPr>
        <w:footnoteRef/>
      </w:r>
      <w:r>
        <w:t xml:space="preserve"> John 7:38.</w:t>
      </w:r>
    </w:p>
  </w:footnote>
  <w:footnote w:id="318">
    <w:p w14:paraId="004CC793" w14:textId="77777777" w:rsidR="00AB78C6" w:rsidRDefault="00AB78C6"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19">
    <w:p w14:paraId="1C9111DE" w14:textId="77777777" w:rsidR="00AB78C6" w:rsidRDefault="00AB78C6" w:rsidP="00C544D6">
      <w:pPr>
        <w:pStyle w:val="footnote"/>
      </w:pPr>
      <w:r>
        <w:rPr>
          <w:rStyle w:val="FootnoteReference"/>
        </w:rPr>
        <w:footnoteRef/>
      </w:r>
      <w:r>
        <w:t xml:space="preserve"> Cp. 1 Cor. 3:20, ‘The Lord knows the thoughts of the wise…’</w:t>
      </w:r>
    </w:p>
  </w:footnote>
  <w:footnote w:id="320">
    <w:p w14:paraId="046745B9" w14:textId="77777777" w:rsidR="00AB78C6" w:rsidRDefault="00AB78C6" w:rsidP="00C544D6">
      <w:pPr>
        <w:pStyle w:val="footnote"/>
      </w:pPr>
      <w:r>
        <w:rPr>
          <w:rStyle w:val="FootnoteReference"/>
        </w:rPr>
        <w:footnoteRef/>
      </w:r>
      <w:r>
        <w:t xml:space="preserve"> Ex. 17:1-7.</w:t>
      </w:r>
    </w:p>
  </w:footnote>
  <w:footnote w:id="321">
    <w:p w14:paraId="08EA846E" w14:textId="77777777" w:rsidR="00AB78C6" w:rsidRDefault="00AB78C6" w:rsidP="00C544D6">
      <w:pPr>
        <w:pStyle w:val="footnote"/>
      </w:pPr>
      <w:r>
        <w:rPr>
          <w:rStyle w:val="FootnoteReference"/>
        </w:rPr>
        <w:footnoteRef/>
      </w:r>
      <w:r>
        <w:t xml:space="preserve"> Num. 14:32-34.</w:t>
      </w:r>
    </w:p>
  </w:footnote>
  <w:footnote w:id="322">
    <w:p w14:paraId="27E7289C" w14:textId="77777777" w:rsidR="00AB78C6" w:rsidRDefault="00AB78C6" w:rsidP="00C544D6">
      <w:pPr>
        <w:pStyle w:val="footnote"/>
      </w:pPr>
      <w:r>
        <w:rPr>
          <w:rStyle w:val="FootnoteReference"/>
        </w:rPr>
        <w:footnoteRef/>
      </w:r>
      <w:r>
        <w:t xml:space="preserve"> Cp. Heb.3:7-11; 4:10.</w:t>
      </w:r>
    </w:p>
  </w:footnote>
  <w:footnote w:id="323">
    <w:p w14:paraId="6A0DA86F" w14:textId="77777777" w:rsidR="00AB78C6" w:rsidRDefault="00AB78C6" w:rsidP="00C544D6">
      <w:pPr>
        <w:pStyle w:val="footnote"/>
      </w:pPr>
      <w:r>
        <w:rPr>
          <w:rStyle w:val="FootnoteReference"/>
        </w:rPr>
        <w:footnoteRef/>
      </w:r>
      <w:r>
        <w:t xml:space="preserve"> Cp. Deut. 32:17; 1 Cor. 10:20; Psalm 105:36-38; 1 Chron. 16:26.</w:t>
      </w:r>
    </w:p>
  </w:footnote>
  <w:footnote w:id="324">
    <w:p w14:paraId="29039A45" w14:textId="77777777" w:rsidR="00AB78C6" w:rsidRDefault="00AB78C6" w:rsidP="00C544D6">
      <w:pPr>
        <w:pStyle w:val="footnote"/>
      </w:pPr>
      <w:r>
        <w:rPr>
          <w:rStyle w:val="FootnoteReference"/>
        </w:rPr>
        <w:footnoteRef/>
      </w:r>
      <w:r>
        <w:t xml:space="preserve"> i.e. Let the sea dance and roar in thunderous applause as the King of Glory appears. (This line is identical with 97:7a).</w:t>
      </w:r>
    </w:p>
  </w:footnote>
  <w:footnote w:id="325">
    <w:p w14:paraId="0A420AC8" w14:textId="77777777" w:rsidR="00AB78C6" w:rsidRDefault="00AB78C6" w:rsidP="00C544D6">
      <w:pPr>
        <w:pStyle w:val="footnote"/>
      </w:pPr>
      <w:r>
        <w:rPr>
          <w:rStyle w:val="FootnoteReference"/>
        </w:rPr>
        <w:footnoteRef/>
      </w:r>
      <w:r>
        <w:t xml:space="preserve"> Cp. Pss. 32:5b; 84:10b. Rom. 1:19-21; 2 Cor. 4:6; Jn. 1:14; 6:40; 17:22-24.</w:t>
      </w:r>
    </w:p>
  </w:footnote>
  <w:footnote w:id="326">
    <w:p w14:paraId="22A45999" w14:textId="77777777" w:rsidR="00AB78C6" w:rsidRDefault="00AB78C6"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27">
    <w:p w14:paraId="160E0C3D" w14:textId="77777777" w:rsidR="00AB78C6" w:rsidRDefault="00AB78C6" w:rsidP="00C544D6">
      <w:pPr>
        <w:pStyle w:val="footnote"/>
      </w:pPr>
      <w:r>
        <w:rPr>
          <w:rStyle w:val="FootnoteReference"/>
        </w:rPr>
        <w:footnoteRef/>
      </w:r>
      <w:r>
        <w:t xml:space="preserve"> Rev. 4:6, Ezek. 1:5-10.</w:t>
      </w:r>
    </w:p>
  </w:footnote>
  <w:footnote w:id="328">
    <w:p w14:paraId="33F848D7" w14:textId="77777777" w:rsidR="00AB78C6" w:rsidRDefault="00AB78C6" w:rsidP="00C544D6">
      <w:pPr>
        <w:pStyle w:val="footnote"/>
      </w:pPr>
      <w:r>
        <w:rPr>
          <w:rStyle w:val="FootnoteReference"/>
        </w:rPr>
        <w:footnoteRef/>
      </w:r>
      <w:r>
        <w:t xml:space="preserve"> Daily I pray for the lost. Sinners are slain by conversion into believers, saints, friends and lovers.</w:t>
      </w:r>
    </w:p>
  </w:footnote>
  <w:footnote w:id="329">
    <w:p w14:paraId="570F4149" w14:textId="77777777" w:rsidR="00AB78C6" w:rsidRDefault="00AB78C6" w:rsidP="00C544D6">
      <w:pPr>
        <w:pStyle w:val="footnote"/>
      </w:pPr>
      <w:r>
        <w:rPr>
          <w:rStyle w:val="FootnoteReference"/>
        </w:rPr>
        <w:footnoteRef/>
      </w:r>
      <w:r>
        <w:t xml:space="preserve"> Peter praised and confessed Christ, yet later he swore he did not know Him (Mt. 26:74; Mk. 14:71).</w:t>
      </w:r>
    </w:p>
  </w:footnote>
  <w:footnote w:id="330">
    <w:p w14:paraId="7F487DE9" w14:textId="77777777" w:rsidR="00AB78C6" w:rsidRDefault="00AB78C6" w:rsidP="00C544D6">
      <w:pPr>
        <w:pStyle w:val="footnote"/>
      </w:pPr>
      <w:r>
        <w:rPr>
          <w:rStyle w:val="FootnoteReference"/>
        </w:rPr>
        <w:footnoteRef/>
      </w:r>
      <w:r>
        <w:t xml:space="preserve"> Cp. Ps. 38:7a.</w:t>
      </w:r>
    </w:p>
  </w:footnote>
  <w:footnote w:id="331">
    <w:p w14:paraId="1B133F2B" w14:textId="77777777" w:rsidR="00AB78C6" w:rsidRDefault="00AB78C6"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32">
    <w:p w14:paraId="4C6B2146" w14:textId="77777777" w:rsidR="00AB78C6" w:rsidRDefault="00AB78C6" w:rsidP="00C544D6">
      <w:pPr>
        <w:pStyle w:val="footnote"/>
      </w:pPr>
      <w:r>
        <w:rPr>
          <w:rStyle w:val="FootnoteReference"/>
        </w:rPr>
        <w:footnoteRef/>
      </w:r>
      <w:r>
        <w:t xml:space="preserve"> descendants: </w:t>
      </w:r>
      <w:r w:rsidRPr="00A80C80">
        <w:rPr>
          <w:i/>
        </w:rPr>
        <w:t>lit</w:t>
      </w:r>
      <w:r>
        <w:t>. seed. Verses 26-28 are quoted at Heb. 1:10-12; 13:8.</w:t>
      </w:r>
    </w:p>
  </w:footnote>
  <w:footnote w:id="333">
    <w:p w14:paraId="44E84D4D" w14:textId="77777777" w:rsidR="00AB78C6" w:rsidRDefault="00AB78C6" w:rsidP="00C544D6">
      <w:pPr>
        <w:pStyle w:val="footnote"/>
      </w:pPr>
      <w:r>
        <w:rPr>
          <w:rStyle w:val="FootnoteReference"/>
        </w:rPr>
        <w:footnoteRef/>
      </w:r>
      <w:r>
        <w:t xml:space="preserve"> ‘God is love’ (1 John 4:8,16).</w:t>
      </w:r>
    </w:p>
  </w:footnote>
  <w:footnote w:id="334">
    <w:p w14:paraId="1EEA58C5" w14:textId="77777777" w:rsidR="00AB78C6" w:rsidRDefault="00AB78C6" w:rsidP="00C544D6">
      <w:pPr>
        <w:pStyle w:val="footnote"/>
      </w:pPr>
      <w:r>
        <w:rPr>
          <w:rStyle w:val="FootnoteReference"/>
        </w:rPr>
        <w:footnoteRef/>
      </w:r>
      <w:r>
        <w:t xml:space="preserve"> Cp. Ps. 147:8.</w:t>
      </w:r>
    </w:p>
  </w:footnote>
  <w:footnote w:id="335">
    <w:p w14:paraId="1F5C3038" w14:textId="77777777" w:rsidR="00AB78C6" w:rsidRDefault="00AB78C6" w:rsidP="00C544D6">
      <w:pPr>
        <w:pStyle w:val="footnote"/>
      </w:pPr>
      <w:r>
        <w:rPr>
          <w:rStyle w:val="FootnoteReference"/>
        </w:rPr>
        <w:footnoteRef/>
      </w:r>
      <w:r>
        <w:t xml:space="preserve"> East and West intersecting heaven and earth forms the Cross to which our sins were nailed (Col. 1:20; 2:14).</w:t>
      </w:r>
    </w:p>
  </w:footnote>
  <w:footnote w:id="336">
    <w:p w14:paraId="2EB2A618" w14:textId="77777777" w:rsidR="00AB78C6" w:rsidRDefault="00AB78C6" w:rsidP="00C544D6">
      <w:pPr>
        <w:pStyle w:val="footnote"/>
      </w:pPr>
      <w:r>
        <w:rPr>
          <w:rStyle w:val="FootnoteReference"/>
        </w:rPr>
        <w:footnoteRef/>
      </w:r>
      <w:r>
        <w:t xml:space="preserve"> embraces all: </w:t>
      </w:r>
      <w:r w:rsidRPr="00A80C80">
        <w:rPr>
          <w:i/>
        </w:rPr>
        <w:t>or</w:t>
      </w:r>
      <w:r>
        <w:t>, ‘rules over all.’</w:t>
      </w:r>
    </w:p>
  </w:footnote>
  <w:footnote w:id="337">
    <w:p w14:paraId="169AA0B7" w14:textId="77777777" w:rsidR="00AB78C6" w:rsidRDefault="00AB78C6"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38">
    <w:p w14:paraId="45145696" w14:textId="77777777" w:rsidR="00AB78C6" w:rsidRDefault="00AB78C6" w:rsidP="00C544D6">
      <w:pPr>
        <w:pStyle w:val="footnote"/>
      </w:pPr>
      <w:r>
        <w:rPr>
          <w:rStyle w:val="FootnoteReference"/>
        </w:rPr>
        <w:footnoteRef/>
      </w:r>
      <w:r>
        <w:t xml:space="preserve"> Heb. 1:7; Ezek. 1:14; 2 Esdras 8:22.</w:t>
      </w:r>
    </w:p>
  </w:footnote>
  <w:footnote w:id="339">
    <w:p w14:paraId="384A849F" w14:textId="77777777" w:rsidR="00AB78C6" w:rsidRDefault="00AB78C6" w:rsidP="00C544D6">
      <w:pPr>
        <w:pStyle w:val="footnote"/>
      </w:pPr>
      <w:r>
        <w:rPr>
          <w:rStyle w:val="FootnoteReference"/>
        </w:rPr>
        <w:footnoteRef/>
      </w:r>
      <w:r>
        <w:t xml:space="preserve"> Much of Psalm 104 occurs almost verbatim in 1 Chron. 16:8-22 (cp. vv. 7:36).</w:t>
      </w:r>
    </w:p>
  </w:footnote>
  <w:footnote w:id="340">
    <w:p w14:paraId="1DCE9038" w14:textId="77777777" w:rsidR="00AB78C6" w:rsidRDefault="00AB78C6"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41">
    <w:p w14:paraId="187F80A0" w14:textId="77777777" w:rsidR="00AB78C6" w:rsidRDefault="00AB78C6" w:rsidP="00C544D6">
      <w:pPr>
        <w:pStyle w:val="footnote"/>
      </w:pPr>
      <w:r>
        <w:rPr>
          <w:rStyle w:val="FootnoteReference"/>
        </w:rPr>
        <w:footnoteRef/>
      </w:r>
      <w:r>
        <w:t xml:space="preserve"> caterpillars: larva of the locust.</w:t>
      </w:r>
    </w:p>
  </w:footnote>
  <w:footnote w:id="342">
    <w:p w14:paraId="6E762A27" w14:textId="77777777" w:rsidR="00AB78C6" w:rsidRDefault="00AB78C6" w:rsidP="00C544D6">
      <w:pPr>
        <w:pStyle w:val="footnote"/>
      </w:pPr>
      <w:r>
        <w:rPr>
          <w:rStyle w:val="FootnoteReference"/>
        </w:rPr>
        <w:footnoteRef/>
      </w:r>
      <w:r>
        <w:t xml:space="preserve"> Ex. 16:12-15; Jn. 6:31-35.</w:t>
      </w:r>
    </w:p>
  </w:footnote>
  <w:footnote w:id="343">
    <w:p w14:paraId="463C0491" w14:textId="77777777" w:rsidR="00AB78C6" w:rsidRDefault="00AB78C6" w:rsidP="00C544D6">
      <w:pPr>
        <w:pStyle w:val="footnote"/>
      </w:pPr>
      <w:r>
        <w:rPr>
          <w:rStyle w:val="FootnoteReference"/>
        </w:rPr>
        <w:footnoteRef/>
      </w:r>
      <w:r>
        <w:t xml:space="preserve"> Gen. 15:14.</w:t>
      </w:r>
    </w:p>
  </w:footnote>
  <w:footnote w:id="344">
    <w:p w14:paraId="078805D2" w14:textId="77777777" w:rsidR="00AB78C6" w:rsidRDefault="00AB78C6"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45">
    <w:p w14:paraId="08540649" w14:textId="77777777" w:rsidR="00AB78C6" w:rsidRDefault="00AB78C6" w:rsidP="00C544D6">
      <w:pPr>
        <w:pStyle w:val="footnote"/>
      </w:pPr>
      <w:r>
        <w:rPr>
          <w:rStyle w:val="FootnoteReference"/>
        </w:rPr>
        <w:footnoteRef/>
      </w:r>
      <w:r>
        <w:t xml:space="preserve"> mercy: </w:t>
      </w:r>
      <w:r w:rsidRPr="00B246C1">
        <w:rPr>
          <w:i/>
        </w:rPr>
        <w:t>or</w:t>
      </w:r>
      <w:r>
        <w:t xml:space="preserve"> love.</w:t>
      </w:r>
    </w:p>
  </w:footnote>
  <w:footnote w:id="346">
    <w:p w14:paraId="1A81CC74" w14:textId="77777777" w:rsidR="00AB78C6" w:rsidRDefault="00AB78C6" w:rsidP="00C544D6">
      <w:pPr>
        <w:pStyle w:val="footnote"/>
      </w:pPr>
      <w:r>
        <w:rPr>
          <w:rStyle w:val="FootnoteReference"/>
        </w:rPr>
        <w:footnoteRef/>
      </w:r>
      <w:r>
        <w:t xml:space="preserve"> Cp. Mark 8:17-21; Matthew 16:9-12.</w:t>
      </w:r>
    </w:p>
  </w:footnote>
  <w:footnote w:id="347">
    <w:p w14:paraId="008D3EE2" w14:textId="77777777" w:rsidR="00AB78C6" w:rsidRDefault="00AB78C6" w:rsidP="00C544D6">
      <w:pPr>
        <w:pStyle w:val="footnote"/>
      </w:pPr>
      <w:r>
        <w:rPr>
          <w:rStyle w:val="FootnoteReference"/>
        </w:rPr>
        <w:footnoteRef/>
      </w:r>
      <w:r>
        <w:t xml:space="preserve"> Num. 11:34.</w:t>
      </w:r>
    </w:p>
  </w:footnote>
  <w:footnote w:id="348">
    <w:p w14:paraId="45B2152E" w14:textId="77777777" w:rsidR="00AB78C6" w:rsidRDefault="00AB78C6" w:rsidP="00C544D6">
      <w:pPr>
        <w:pStyle w:val="footnote"/>
      </w:pPr>
      <w:r>
        <w:rPr>
          <w:rStyle w:val="FootnoteReference"/>
        </w:rPr>
        <w:footnoteRef/>
      </w:r>
      <w:r>
        <w:t xml:space="preserve"> Num. 16:32.</w:t>
      </w:r>
    </w:p>
  </w:footnote>
  <w:footnote w:id="349">
    <w:p w14:paraId="5BE35E93" w14:textId="77777777" w:rsidR="00AB78C6" w:rsidRDefault="00AB78C6" w:rsidP="00C544D6">
      <w:pPr>
        <w:pStyle w:val="footnote"/>
      </w:pPr>
      <w:r>
        <w:rPr>
          <w:rStyle w:val="FootnoteReference"/>
        </w:rPr>
        <w:footnoteRef/>
      </w:r>
      <w:r>
        <w:t xml:space="preserve"> children: </w:t>
      </w:r>
      <w:r w:rsidRPr="00B246C1">
        <w:rPr>
          <w:i/>
        </w:rPr>
        <w:t>lit</w:t>
      </w:r>
      <w:r>
        <w:t>. seed.</w:t>
      </w:r>
    </w:p>
  </w:footnote>
  <w:footnote w:id="350">
    <w:p w14:paraId="3CB0230A" w14:textId="77777777" w:rsidR="00AB78C6" w:rsidRDefault="00AB78C6"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51">
    <w:p w14:paraId="4C3D1737" w14:textId="77777777" w:rsidR="00AB78C6" w:rsidRDefault="00AB78C6" w:rsidP="00C544D6">
      <w:pPr>
        <w:pStyle w:val="footnote"/>
      </w:pPr>
      <w:r>
        <w:rPr>
          <w:rStyle w:val="FootnoteReference"/>
        </w:rPr>
        <w:footnoteRef/>
      </w:r>
      <w:r>
        <w:t xml:space="preserve"> ‘mercies of the Lord’: </w:t>
      </w:r>
      <w:r w:rsidRPr="00B246C1">
        <w:rPr>
          <w:i/>
        </w:rPr>
        <w:t>or</w:t>
      </w:r>
      <w:r>
        <w:t>, the Lord’s love.</w:t>
      </w:r>
    </w:p>
  </w:footnote>
  <w:footnote w:id="352">
    <w:p w14:paraId="5EB077FD" w14:textId="77777777" w:rsidR="00AB78C6" w:rsidRDefault="00AB78C6" w:rsidP="00C544D6">
      <w:pPr>
        <w:pStyle w:val="footnote"/>
      </w:pPr>
      <w:r>
        <w:rPr>
          <w:rStyle w:val="FootnoteReference"/>
        </w:rPr>
        <w:footnoteRef/>
      </w:r>
      <w:r>
        <w:t xml:space="preserve"> The first 6 verses of this Psalm are almost identical with Psalm 56:8-12, and the rest only differ in 3 words from 59:7-14.</w:t>
      </w:r>
    </w:p>
  </w:footnote>
  <w:footnote w:id="353">
    <w:p w14:paraId="32F80B0A" w14:textId="77777777" w:rsidR="00AB78C6" w:rsidRDefault="00AB78C6" w:rsidP="00C544D6">
      <w:pPr>
        <w:pStyle w:val="footnote"/>
      </w:pPr>
      <w:r>
        <w:rPr>
          <w:rStyle w:val="FootnoteReference"/>
        </w:rPr>
        <w:footnoteRef/>
      </w:r>
      <w:r>
        <w:t xml:space="preserve"> See Psalm 59:10 and footnote.</w:t>
      </w:r>
    </w:p>
  </w:footnote>
  <w:footnote w:id="354">
    <w:p w14:paraId="70CC4836" w14:textId="77777777" w:rsidR="00AB78C6" w:rsidRDefault="00AB78C6"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55">
    <w:p w14:paraId="67FB27B1" w14:textId="77777777" w:rsidR="00AB78C6" w:rsidRDefault="00AB78C6" w:rsidP="00C544D6">
      <w:pPr>
        <w:pStyle w:val="footnote"/>
      </w:pPr>
      <w:r>
        <w:rPr>
          <w:rStyle w:val="FootnoteReference"/>
        </w:rPr>
        <w:footnoteRef/>
      </w:r>
      <w:r>
        <w:t xml:space="preserve"> Cp. Num. 5:22.</w:t>
      </w:r>
    </w:p>
  </w:footnote>
  <w:footnote w:id="356">
    <w:p w14:paraId="292E96AE" w14:textId="77777777" w:rsidR="00AB78C6" w:rsidRDefault="00AB78C6" w:rsidP="00C544D6">
      <w:pPr>
        <w:pStyle w:val="footnote"/>
      </w:pPr>
      <w:r>
        <w:rPr>
          <w:rStyle w:val="FootnoteReference"/>
        </w:rPr>
        <w:footnoteRef/>
      </w:r>
      <w:r>
        <w:t xml:space="preserve"> Mt. 27:39.</w:t>
      </w:r>
    </w:p>
  </w:footnote>
  <w:footnote w:id="357">
    <w:p w14:paraId="7B5761D5" w14:textId="77777777" w:rsidR="00AB78C6" w:rsidRDefault="00AB78C6"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58">
    <w:p w14:paraId="6251134D" w14:textId="77777777" w:rsidR="00AB78C6" w:rsidRDefault="00AB78C6" w:rsidP="00C544D6">
      <w:pPr>
        <w:pStyle w:val="footnote"/>
      </w:pPr>
      <w:r>
        <w:rPr>
          <w:rStyle w:val="FootnoteReference"/>
        </w:rPr>
        <w:footnoteRef/>
      </w:r>
      <w:r>
        <w:t xml:space="preserve"> The power of the Gospel, the power of the Cross, which is the power of the Holy Spirit given at Pentecost (St. Athanasius).</w:t>
      </w:r>
    </w:p>
  </w:footnote>
  <w:footnote w:id="359">
    <w:p w14:paraId="5B5E529A" w14:textId="77777777" w:rsidR="00AB78C6" w:rsidRDefault="00AB78C6" w:rsidP="00C544D6">
      <w:pPr>
        <w:pStyle w:val="footnote"/>
      </w:pPr>
      <w:r>
        <w:rPr>
          <w:rStyle w:val="FootnoteReference"/>
        </w:rPr>
        <w:footnoteRef/>
      </w:r>
      <w:r>
        <w:t xml:space="preserve"> Cp. 1 Cor. 15:41-43.</w:t>
      </w:r>
    </w:p>
  </w:footnote>
  <w:footnote w:id="360">
    <w:p w14:paraId="4C93D1C9" w14:textId="77777777" w:rsidR="00AB78C6" w:rsidRDefault="00AB78C6"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61">
    <w:p w14:paraId="5DE3DED0" w14:textId="77777777" w:rsidR="00AB78C6" w:rsidRDefault="00AB78C6" w:rsidP="00C544D6">
      <w:pPr>
        <w:pStyle w:val="footnote"/>
      </w:pPr>
      <w:r>
        <w:rPr>
          <w:rStyle w:val="FootnoteReference"/>
        </w:rPr>
        <w:footnoteRef/>
      </w:r>
      <w:r>
        <w:t xml:space="preserve"> Heb. 7:21.</w:t>
      </w:r>
    </w:p>
  </w:footnote>
  <w:footnote w:id="362">
    <w:p w14:paraId="09E7C6C1" w14:textId="77777777" w:rsidR="00AB78C6" w:rsidRDefault="00AB78C6"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63">
    <w:p w14:paraId="1BC090E3" w14:textId="77777777" w:rsidR="00AB78C6" w:rsidRDefault="00AB78C6"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64">
    <w:p w14:paraId="458325D6" w14:textId="77777777" w:rsidR="00AB78C6" w:rsidRDefault="00AB78C6" w:rsidP="00C544D6">
      <w:pPr>
        <w:pStyle w:val="footnote"/>
      </w:pPr>
      <w:r>
        <w:rPr>
          <w:rStyle w:val="FootnoteReference"/>
        </w:rPr>
        <w:footnoteRef/>
      </w:r>
      <w:r>
        <w:t xml:space="preserve"> Gen. 6:18; 9:9f; 15; 17; Ex. 19:5; Mk. 14:24; Lk. 22:20,29,30.</w:t>
      </w:r>
    </w:p>
  </w:footnote>
  <w:footnote w:id="365">
    <w:p w14:paraId="534F669F" w14:textId="77777777" w:rsidR="00AB78C6" w:rsidRDefault="00AB78C6"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66">
    <w:p w14:paraId="2820C079" w14:textId="019C661F" w:rsidR="00AB78C6" w:rsidRDefault="00AB78C6" w:rsidP="00C544D6">
      <w:pPr>
        <w:pStyle w:val="footnote"/>
      </w:pPr>
      <w:r>
        <w:rPr>
          <w:rStyle w:val="FootnoteReference"/>
        </w:rPr>
        <w:footnoteRef/>
      </w:r>
      <w:r>
        <w:t xml:space="preserve"> To cultivate this fear is to practice living in the presence of God, which is the height of wisdom and understanding.</w:t>
      </w:r>
    </w:p>
  </w:footnote>
  <w:footnote w:id="367">
    <w:p w14:paraId="0B84AC37" w14:textId="77777777" w:rsidR="00AB78C6" w:rsidRDefault="00AB78C6" w:rsidP="00C544D6">
      <w:pPr>
        <w:pStyle w:val="footnote"/>
      </w:pPr>
      <w:r>
        <w:rPr>
          <w:rStyle w:val="FootnoteReference"/>
        </w:rPr>
        <w:footnoteRef/>
      </w:r>
      <w:r>
        <w:t xml:space="preserve"> ‘The world is passing away, and the desire for it; but anyone who does the will of God lives for ever’ (1 Jn. 2:17).</w:t>
      </w:r>
    </w:p>
  </w:footnote>
  <w:footnote w:id="368">
    <w:p w14:paraId="7BCF6DAD" w14:textId="77777777" w:rsidR="00AB78C6" w:rsidRDefault="00AB78C6"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69">
    <w:p w14:paraId="5FAF92C9" w14:textId="77777777" w:rsidR="00AB78C6" w:rsidRDefault="00AB78C6" w:rsidP="00C544D6">
      <w:pPr>
        <w:pStyle w:val="footnote"/>
      </w:pPr>
      <w:r>
        <w:rPr>
          <w:rStyle w:val="FootnoteReference"/>
        </w:rPr>
        <w:footnoteRef/>
      </w:r>
      <w:r>
        <w:t xml:space="preserve"> Ex. 19:6; 29:43-46; Deut. 27:9; Is. 63:18,19; Jer. 2:3; 2 Cor. 6:16.</w:t>
      </w:r>
    </w:p>
  </w:footnote>
  <w:footnote w:id="370">
    <w:p w14:paraId="6D9F1C7B" w14:textId="77777777" w:rsidR="00AB78C6" w:rsidRDefault="00AB78C6"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71">
    <w:p w14:paraId="0C14975E" w14:textId="77777777" w:rsidR="00AB78C6" w:rsidRDefault="00AB78C6" w:rsidP="00C544D6">
      <w:pPr>
        <w:pStyle w:val="footnote"/>
      </w:pPr>
      <w:r>
        <w:rPr>
          <w:rStyle w:val="FootnoteReference"/>
        </w:rPr>
        <w:footnoteRef/>
      </w:r>
      <w:r>
        <w:t xml:space="preserve"> Earth rocked and rolled in travail at the birth of a nation (cp. Jn. 16:20-22).</w:t>
      </w:r>
    </w:p>
  </w:footnote>
  <w:footnote w:id="372">
    <w:p w14:paraId="0CFFAE38" w14:textId="77777777" w:rsidR="00AB78C6" w:rsidRDefault="00AB78C6" w:rsidP="00C544D6">
      <w:pPr>
        <w:pStyle w:val="footnote"/>
      </w:pPr>
      <w:r>
        <w:rPr>
          <w:rStyle w:val="FootnoteReference"/>
        </w:rPr>
        <w:footnoteRef/>
      </w:r>
      <w:r>
        <w:t xml:space="preserve"> Cp. John 1:18; 3:13; Wisdom 18:16.</w:t>
      </w:r>
    </w:p>
  </w:footnote>
  <w:footnote w:id="373">
    <w:p w14:paraId="47CB4F3E" w14:textId="77777777" w:rsidR="00AB78C6" w:rsidRDefault="00AB78C6"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74">
    <w:p w14:paraId="5DABE081" w14:textId="77777777" w:rsidR="00AB78C6" w:rsidRDefault="00AB78C6"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75">
    <w:p w14:paraId="25D08CAE" w14:textId="77777777" w:rsidR="00AB78C6" w:rsidRDefault="00AB78C6" w:rsidP="00C544D6">
      <w:pPr>
        <w:pStyle w:val="footnote"/>
      </w:pPr>
      <w:r>
        <w:rPr>
          <w:rStyle w:val="FootnoteReference"/>
        </w:rPr>
        <w:footnoteRef/>
      </w:r>
      <w:r>
        <w:t xml:space="preserve"> cp. Heb. 4:10; Phil. 2:12; Mt. 11:28,29; Jer. 6:16.</w:t>
      </w:r>
    </w:p>
  </w:footnote>
  <w:footnote w:id="376">
    <w:p w14:paraId="4CB1C48E" w14:textId="77777777" w:rsidR="00AB78C6" w:rsidRDefault="00AB78C6" w:rsidP="00C544D6">
      <w:pPr>
        <w:pStyle w:val="footnote"/>
      </w:pPr>
      <w:r>
        <w:rPr>
          <w:rStyle w:val="FootnoteReference"/>
        </w:rPr>
        <w:footnoteRef/>
      </w:r>
      <w:r>
        <w:t xml:space="preserve"> 2 Cor. 4:13.</w:t>
      </w:r>
    </w:p>
  </w:footnote>
  <w:footnote w:id="377">
    <w:p w14:paraId="5ACE5127" w14:textId="77777777" w:rsidR="00AB78C6" w:rsidRDefault="00AB78C6" w:rsidP="00C544D6">
      <w:pPr>
        <w:pStyle w:val="footnote"/>
      </w:pPr>
      <w:r>
        <w:rPr>
          <w:rStyle w:val="FootnoteReference"/>
        </w:rPr>
        <w:footnoteRef/>
      </w:r>
      <w:r>
        <w:t xml:space="preserve"> </w:t>
      </w:r>
      <w:r w:rsidRPr="00DC02D9">
        <w:rPr>
          <w:i/>
        </w:rPr>
        <w:t>Or:</w:t>
      </w:r>
      <w:r>
        <w:t xml:space="preserve"> costly (Wisdom 1:13-16).</w:t>
      </w:r>
    </w:p>
  </w:footnote>
  <w:footnote w:id="378">
    <w:p w14:paraId="380C2FA4" w14:textId="77777777" w:rsidR="00AB78C6" w:rsidRDefault="00AB78C6" w:rsidP="00C544D6">
      <w:pPr>
        <w:pStyle w:val="footnote"/>
      </w:pPr>
      <w:r>
        <w:rPr>
          <w:rStyle w:val="FootnoteReference"/>
        </w:rPr>
        <w:footnoteRef/>
      </w:r>
      <w:r>
        <w:t xml:space="preserve"> Rom. 15:11.</w:t>
      </w:r>
    </w:p>
  </w:footnote>
  <w:footnote w:id="379">
    <w:p w14:paraId="468C84B0" w14:textId="77777777" w:rsidR="00AB78C6" w:rsidRDefault="00AB78C6" w:rsidP="00C544D6">
      <w:pPr>
        <w:pStyle w:val="footnote"/>
      </w:pPr>
      <w:r>
        <w:rPr>
          <w:rStyle w:val="FootnoteReference"/>
        </w:rPr>
        <w:footnoteRef/>
      </w:r>
      <w:r>
        <w:t xml:space="preserve"> Mercy </w:t>
      </w:r>
      <w:r w:rsidRPr="00DC02D9">
        <w:rPr>
          <w:i/>
        </w:rPr>
        <w:t>or</w:t>
      </w:r>
      <w:r>
        <w:t xml:space="preserve"> love.</w:t>
      </w:r>
    </w:p>
  </w:footnote>
  <w:footnote w:id="380">
    <w:p w14:paraId="17CB332D" w14:textId="77777777" w:rsidR="00AB78C6" w:rsidRPr="00C544D6" w:rsidRDefault="00AB78C6" w:rsidP="00C544D6">
      <w:pPr>
        <w:pStyle w:val="footnote"/>
      </w:pPr>
      <w:r w:rsidRPr="00C544D6">
        <w:rPr>
          <w:rStyle w:val="FootnoteReference"/>
          <w:vertAlign w:val="baseline"/>
        </w:rPr>
        <w:footnoteRef/>
      </w:r>
      <w:r w:rsidRPr="00C544D6">
        <w:t xml:space="preserve"> Heb. 13:6.</w:t>
      </w:r>
    </w:p>
  </w:footnote>
  <w:footnote w:id="381">
    <w:p w14:paraId="6976F3A7" w14:textId="77777777" w:rsidR="00AB78C6" w:rsidRDefault="00AB78C6"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82">
    <w:p w14:paraId="136E3140" w14:textId="77777777" w:rsidR="00AB78C6" w:rsidRDefault="00AB78C6"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383">
    <w:p w14:paraId="05642717" w14:textId="77777777" w:rsidR="00AB78C6" w:rsidRDefault="00AB78C6"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84">
    <w:p w14:paraId="6E3C51BA" w14:textId="77777777" w:rsidR="00AB78C6" w:rsidRDefault="00AB78C6"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85">
    <w:p w14:paraId="1B184B80" w14:textId="77777777" w:rsidR="00AB78C6" w:rsidRDefault="00AB78C6" w:rsidP="00C544D6">
      <w:pPr>
        <w:pStyle w:val="footnote"/>
      </w:pPr>
      <w:r>
        <w:rPr>
          <w:rStyle w:val="FootnoteReference"/>
        </w:rPr>
        <w:footnoteRef/>
      </w:r>
      <w:r>
        <w:t xml:space="preserve"> Rom. 10:5; Gal. 3:12; Lev. 18:5; Luke 10:25-28.</w:t>
      </w:r>
    </w:p>
  </w:footnote>
  <w:footnote w:id="386">
    <w:p w14:paraId="0E153BF4" w14:textId="77777777" w:rsidR="00AB78C6" w:rsidRDefault="00AB78C6"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87">
    <w:p w14:paraId="5FA9B9EF" w14:textId="77777777" w:rsidR="00AB78C6" w:rsidRDefault="00AB78C6"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88">
    <w:p w14:paraId="0D4EEBCE" w14:textId="77777777" w:rsidR="00AB78C6" w:rsidRDefault="00AB78C6"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389">
    <w:p w14:paraId="27B8F97B" w14:textId="77777777" w:rsidR="00AB78C6" w:rsidRDefault="00AB78C6"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90">
    <w:p w14:paraId="7E47ADA2" w14:textId="77777777" w:rsidR="00AB78C6" w:rsidRDefault="00AB78C6"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91">
    <w:p w14:paraId="1EDD2AC5" w14:textId="77777777" w:rsidR="00AB78C6" w:rsidRDefault="00AB78C6" w:rsidP="00C544D6">
      <w:pPr>
        <w:pStyle w:val="footnote"/>
      </w:pPr>
      <w:r>
        <w:rPr>
          <w:rStyle w:val="FootnoteReference"/>
        </w:rPr>
        <w:footnoteRef/>
      </w:r>
      <w:r>
        <w:t xml:space="preserve"> sloth: </w:t>
      </w:r>
      <w:r w:rsidRPr="0002544A">
        <w:rPr>
          <w:i/>
        </w:rPr>
        <w:t>or:</w:t>
      </w:r>
      <w:r>
        <w:t xml:space="preserve"> accidie.</w:t>
      </w:r>
    </w:p>
  </w:footnote>
  <w:footnote w:id="392">
    <w:p w14:paraId="25BE986A" w14:textId="77777777" w:rsidR="00AB78C6" w:rsidRDefault="00AB78C6" w:rsidP="00C544D6">
      <w:pPr>
        <w:pStyle w:val="footnote"/>
      </w:pPr>
      <w:r>
        <w:rPr>
          <w:rStyle w:val="FootnoteReference"/>
        </w:rPr>
        <w:footnoteRef/>
      </w:r>
      <w:r>
        <w:t xml:space="preserve"> Eyes were given us that we might see in creatures our Creator (St Athanasius).</w:t>
      </w:r>
    </w:p>
  </w:footnote>
  <w:footnote w:id="393">
    <w:p w14:paraId="1BE9F3FA" w14:textId="77777777" w:rsidR="00AB78C6" w:rsidRDefault="00AB78C6" w:rsidP="00C544D6">
      <w:pPr>
        <w:pStyle w:val="footnote"/>
      </w:pPr>
      <w:r>
        <w:rPr>
          <w:rStyle w:val="FootnoteReference"/>
        </w:rPr>
        <w:footnoteRef/>
      </w:r>
      <w:r>
        <w:t xml:space="preserve"> Christ is our way and our righteousness (cp. Jn. 14:6; 1 Cor 1:30; Ephes. 2:5-7).</w:t>
      </w:r>
    </w:p>
  </w:footnote>
  <w:footnote w:id="394">
    <w:p w14:paraId="79416CA6" w14:textId="77777777" w:rsidR="00AB78C6" w:rsidRDefault="00AB78C6" w:rsidP="00C544D6">
      <w:pPr>
        <w:pStyle w:val="footnote"/>
      </w:pPr>
      <w:r>
        <w:rPr>
          <w:rStyle w:val="FootnoteReference"/>
        </w:rPr>
        <w:footnoteRef/>
      </w:r>
      <w:r>
        <w:t xml:space="preserve"> The house of wisdom can be built only if the fear of God is rooted deeply in the soul (cp. St Ambrose).</w:t>
      </w:r>
    </w:p>
  </w:footnote>
  <w:footnote w:id="395">
    <w:p w14:paraId="5DF20A4C" w14:textId="77777777" w:rsidR="00AB78C6" w:rsidRDefault="00AB78C6" w:rsidP="00C544D6">
      <w:pPr>
        <w:pStyle w:val="footnote"/>
      </w:pPr>
      <w:r>
        <w:rPr>
          <w:rStyle w:val="FootnoteReference"/>
        </w:rPr>
        <w:footnoteRef/>
      </w:r>
      <w:r>
        <w:t xml:space="preserve"> Christ is our way and our righteousness (cp. Jn. 14:6; 1 Cor 1:30; Ephes. 2:5-7). &lt;see 2 footnotes above&gt;</w:t>
      </w:r>
    </w:p>
  </w:footnote>
  <w:footnote w:id="396">
    <w:p w14:paraId="2981F854" w14:textId="77777777" w:rsidR="00AB78C6" w:rsidRDefault="00AB78C6" w:rsidP="00C544D6">
      <w:pPr>
        <w:pStyle w:val="footnote"/>
      </w:pPr>
      <w:r>
        <w:rPr>
          <w:rStyle w:val="FootnoteReference"/>
        </w:rPr>
        <w:footnoteRef/>
      </w:r>
      <w:r>
        <w:t xml:space="preserve"> </w:t>
      </w:r>
      <w:r w:rsidRPr="0002544A">
        <w:rPr>
          <w:i/>
        </w:rPr>
        <w:t>Lit</w:t>
      </w:r>
      <w:r>
        <w:t>. Face: a Hebraism for ‘favor’. (Cp. Psalm 44:13).</w:t>
      </w:r>
    </w:p>
  </w:footnote>
  <w:footnote w:id="397">
    <w:p w14:paraId="7A206583" w14:textId="77777777" w:rsidR="00AB78C6" w:rsidRDefault="00AB78C6"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98">
    <w:p w14:paraId="47E338DE" w14:textId="77777777" w:rsidR="00AB78C6" w:rsidRDefault="00AB78C6" w:rsidP="00C544D6">
      <w:pPr>
        <w:pStyle w:val="footnote"/>
      </w:pPr>
      <w:r>
        <w:rPr>
          <w:rStyle w:val="FootnoteReference"/>
        </w:rPr>
        <w:footnoteRef/>
      </w:r>
      <w:r>
        <w:t xml:space="preserve"> Curdled with scorn, anger and fear.</w:t>
      </w:r>
    </w:p>
  </w:footnote>
  <w:footnote w:id="399">
    <w:p w14:paraId="7309743D" w14:textId="77777777" w:rsidR="00AB78C6" w:rsidRDefault="00AB78C6" w:rsidP="00C544D6">
      <w:pPr>
        <w:pStyle w:val="footnote"/>
      </w:pPr>
      <w:r>
        <w:rPr>
          <w:rStyle w:val="FootnoteReference"/>
        </w:rPr>
        <w:footnoteRef/>
      </w:r>
      <w:r>
        <w:t xml:space="preserve"> Was St. Peter poor when he had no gold and silver for the cripple? They are not currency in Canaan (cp. St. Chrysostom).</w:t>
      </w:r>
    </w:p>
  </w:footnote>
  <w:footnote w:id="400">
    <w:p w14:paraId="4CBD2EF6" w14:textId="77777777" w:rsidR="00AB78C6" w:rsidRDefault="00AB78C6"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01">
    <w:p w14:paraId="10BF754D" w14:textId="77777777" w:rsidR="00AB78C6" w:rsidRDefault="00AB78C6" w:rsidP="00C544D6">
      <w:pPr>
        <w:pStyle w:val="footnote"/>
      </w:pPr>
      <w:r>
        <w:rPr>
          <w:rStyle w:val="FootnoteReference"/>
        </w:rPr>
        <w:footnoteRef/>
      </w:r>
      <w:r>
        <w:t xml:space="preserve"> Sprinkled with hoar-frost, a wineskin is like the greying head of an old man.</w:t>
      </w:r>
    </w:p>
  </w:footnote>
  <w:footnote w:id="402">
    <w:p w14:paraId="1C03CDF6" w14:textId="77777777" w:rsidR="00AB78C6" w:rsidRDefault="00AB78C6"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03">
    <w:p w14:paraId="590118AD" w14:textId="77777777" w:rsidR="00AB78C6" w:rsidRDefault="00AB78C6" w:rsidP="00C544D6">
      <w:pPr>
        <w:pStyle w:val="footnote"/>
      </w:pPr>
      <w:r>
        <w:rPr>
          <w:rStyle w:val="FootnoteReference"/>
        </w:rPr>
        <w:footnoteRef/>
      </w:r>
      <w:r>
        <w:t xml:space="preserve"> hear: </w:t>
      </w:r>
      <w:r w:rsidRPr="0002544A">
        <w:rPr>
          <w:i/>
        </w:rPr>
        <w:t>lit</w:t>
      </w:r>
      <w:r>
        <w:t>. gullet, throat, larynx.</w:t>
      </w:r>
    </w:p>
  </w:footnote>
  <w:footnote w:id="404">
    <w:p w14:paraId="1A1C9B89" w14:textId="77777777" w:rsidR="00AB78C6" w:rsidRDefault="00AB78C6"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05">
    <w:p w14:paraId="5687A5D1" w14:textId="77777777" w:rsidR="00AB78C6" w:rsidRDefault="00AB78C6" w:rsidP="00C544D6">
      <w:pPr>
        <w:pStyle w:val="footnote"/>
      </w:pPr>
      <w:r>
        <w:rPr>
          <w:rStyle w:val="FootnoteReference"/>
        </w:rPr>
        <w:footnoteRef/>
      </w:r>
      <w:r>
        <w:t xml:space="preserve"> ‘In wicked men we rightly hate the evil, but love the creature’ (St. Prosper).</w:t>
      </w:r>
    </w:p>
  </w:footnote>
  <w:footnote w:id="406">
    <w:p w14:paraId="2CF134F8" w14:textId="77777777" w:rsidR="00AB78C6" w:rsidRDefault="00AB78C6"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07">
    <w:p w14:paraId="3C89D31A" w14:textId="77777777" w:rsidR="00AB78C6" w:rsidRDefault="00AB78C6"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08">
    <w:p w14:paraId="0E747174" w14:textId="77777777" w:rsidR="00AB78C6" w:rsidRDefault="00AB78C6" w:rsidP="00C544D6">
      <w:pPr>
        <w:pStyle w:val="footnote"/>
      </w:pPr>
      <w:r>
        <w:rPr>
          <w:rStyle w:val="FootnoteReference"/>
        </w:rPr>
        <w:footnoteRef/>
      </w:r>
      <w:r>
        <w:t xml:space="preserve"> These words are repeated by the deacon at the beginning of the Divine Liturgy.</w:t>
      </w:r>
    </w:p>
  </w:footnote>
  <w:footnote w:id="409">
    <w:p w14:paraId="24311CED" w14:textId="77777777" w:rsidR="00AB78C6" w:rsidRDefault="00AB78C6"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10">
    <w:p w14:paraId="0B2F62E7" w14:textId="77777777" w:rsidR="00AB78C6" w:rsidRDefault="00AB78C6" w:rsidP="00C544D6">
      <w:pPr>
        <w:pStyle w:val="footnote"/>
      </w:pPr>
      <w:r>
        <w:rPr>
          <w:rStyle w:val="FootnoteReference"/>
        </w:rPr>
        <w:footnoteRef/>
      </w:r>
      <w:r>
        <w:t xml:space="preserve"> Cp. Lk. 24:27,32,45.</w:t>
      </w:r>
    </w:p>
  </w:footnote>
  <w:footnote w:id="411">
    <w:p w14:paraId="33F1F13D" w14:textId="77777777" w:rsidR="00AB78C6" w:rsidRDefault="00AB78C6" w:rsidP="00C544D6">
      <w:pPr>
        <w:pStyle w:val="footnote"/>
      </w:pPr>
      <w:r>
        <w:rPr>
          <w:rStyle w:val="FootnoteReference"/>
        </w:rPr>
        <w:footnoteRef/>
      </w:r>
      <w:r>
        <w:t xml:space="preserve"> Just as we who claim to love God judge it right to show mercy, so we can expect the divine mercy (Mt. 5:7).</w:t>
      </w:r>
    </w:p>
  </w:footnote>
  <w:footnote w:id="412">
    <w:p w14:paraId="63C08946" w14:textId="77777777" w:rsidR="00AB78C6" w:rsidRDefault="00AB78C6" w:rsidP="00C544D6">
      <w:pPr>
        <w:pStyle w:val="footnote"/>
      </w:pPr>
      <w:r>
        <w:rPr>
          <w:rStyle w:val="FootnoteReference"/>
        </w:rPr>
        <w:footnoteRef/>
      </w:r>
      <w:r>
        <w:t xml:space="preserve"> pure: </w:t>
      </w:r>
      <w:r w:rsidRPr="007B4ADE">
        <w:rPr>
          <w:i/>
        </w:rPr>
        <w:t>lit</w:t>
      </w:r>
      <w:r>
        <w:t>. burnt, fired: hence refined and pure (cp. Psalm 11:7).</w:t>
      </w:r>
    </w:p>
  </w:footnote>
  <w:footnote w:id="413">
    <w:p w14:paraId="6C5F33A5" w14:textId="77777777" w:rsidR="00AB78C6" w:rsidRDefault="00AB78C6"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14">
    <w:p w14:paraId="1B4D2C64" w14:textId="77777777" w:rsidR="00AB78C6" w:rsidRDefault="00AB78C6"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15">
    <w:p w14:paraId="7AACBE15" w14:textId="77777777" w:rsidR="00AB78C6" w:rsidRDefault="00AB78C6"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16">
    <w:p w14:paraId="50052FF4" w14:textId="77777777" w:rsidR="00AB78C6" w:rsidRDefault="00AB78C6" w:rsidP="00C544D6">
      <w:pPr>
        <w:pStyle w:val="footnote"/>
      </w:pPr>
      <w:r>
        <w:rPr>
          <w:rStyle w:val="FootnoteReference"/>
        </w:rPr>
        <w:footnoteRef/>
      </w:r>
      <w:r>
        <w:t xml:space="preserve"> Cp. Ps. 110:10.</w:t>
      </w:r>
    </w:p>
  </w:footnote>
  <w:footnote w:id="417">
    <w:p w14:paraId="720D7516" w14:textId="77777777" w:rsidR="00AB78C6" w:rsidRDefault="00AB78C6"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18">
    <w:p w14:paraId="0951B7D8" w14:textId="77777777" w:rsidR="00AB78C6" w:rsidRDefault="00AB78C6" w:rsidP="00C544D6">
      <w:pPr>
        <w:pStyle w:val="footnote"/>
      </w:pPr>
      <w:r>
        <w:rPr>
          <w:rStyle w:val="FootnoteReference"/>
        </w:rPr>
        <w:footnoteRef/>
      </w:r>
      <w:r>
        <w:t xml:space="preserve"> Cp. Psalm 139:11; Rom. 12:20. ‘Coals of hell’. For desolation as the equivalent of hell, see Mark 13:14.</w:t>
      </w:r>
    </w:p>
  </w:footnote>
  <w:footnote w:id="419">
    <w:p w14:paraId="1F068DD9" w14:textId="77777777" w:rsidR="00AB78C6" w:rsidRDefault="00AB78C6" w:rsidP="00C544D6">
      <w:pPr>
        <w:pStyle w:val="footnote"/>
      </w:pPr>
      <w:r>
        <w:rPr>
          <w:rStyle w:val="FootnoteReference"/>
        </w:rPr>
        <w:footnoteRef/>
      </w:r>
      <w:r>
        <w:t xml:space="preserve"> Cp. Jeremiah 3:23. I look through the hills to their unseen Maker.</w:t>
      </w:r>
    </w:p>
  </w:footnote>
  <w:footnote w:id="420">
    <w:p w14:paraId="597C7008" w14:textId="77777777" w:rsidR="00AB78C6" w:rsidRDefault="00AB78C6"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21">
    <w:p w14:paraId="15E2D793" w14:textId="77777777" w:rsidR="00AB78C6" w:rsidRDefault="00AB78C6"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22">
    <w:p w14:paraId="3A74CEC3" w14:textId="77777777" w:rsidR="00AB78C6" w:rsidRDefault="00AB78C6"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23">
    <w:p w14:paraId="2E2CD6B3" w14:textId="77777777" w:rsidR="00AB78C6" w:rsidRDefault="00AB78C6" w:rsidP="00C544D6">
      <w:pPr>
        <w:pStyle w:val="footnote"/>
      </w:pPr>
      <w:r>
        <w:rPr>
          <w:rStyle w:val="FootnoteReference"/>
        </w:rPr>
        <w:footnoteRef/>
      </w:r>
      <w:r>
        <w:t xml:space="preserve"> Hebrews 11:26; 13:13.</w:t>
      </w:r>
    </w:p>
  </w:footnote>
  <w:footnote w:id="424">
    <w:p w14:paraId="09354BED" w14:textId="77777777" w:rsidR="00AB78C6" w:rsidRDefault="00AB78C6" w:rsidP="00C544D6">
      <w:pPr>
        <w:pStyle w:val="footnote"/>
      </w:pPr>
      <w:r>
        <w:rPr>
          <w:rStyle w:val="FootnoteReference"/>
        </w:rPr>
        <w:footnoteRef/>
      </w:r>
      <w:r>
        <w:t xml:space="preserve"> Heaven is here (Mt. 4:17; Lk. 17:21; Prov. 17:24).</w:t>
      </w:r>
    </w:p>
  </w:footnote>
  <w:footnote w:id="425">
    <w:p w14:paraId="5CAE6DBB" w14:textId="77777777" w:rsidR="00AB78C6" w:rsidRDefault="00AB78C6"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26">
    <w:p w14:paraId="2AB48656" w14:textId="77777777" w:rsidR="00AB78C6" w:rsidRDefault="00AB78C6"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27">
    <w:p w14:paraId="6A925E31" w14:textId="77777777" w:rsidR="00AB78C6" w:rsidRDefault="00AB78C6"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28">
    <w:p w14:paraId="0C346C8C" w14:textId="77777777" w:rsidR="00AB78C6" w:rsidRDefault="00AB78C6"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29">
    <w:p w14:paraId="5234FC2B" w14:textId="77777777" w:rsidR="00AB78C6" w:rsidRDefault="00AB78C6" w:rsidP="00C544D6">
      <w:pPr>
        <w:pStyle w:val="footnote"/>
      </w:pPr>
      <w:r>
        <w:rPr>
          <w:rStyle w:val="FootnoteReference"/>
        </w:rPr>
        <w:footnoteRef/>
      </w:r>
      <w:r>
        <w:t xml:space="preserve"> Cp. Titus 2:14.</w:t>
      </w:r>
    </w:p>
  </w:footnote>
  <w:footnote w:id="430">
    <w:p w14:paraId="55BAD822" w14:textId="77777777" w:rsidR="00AB78C6" w:rsidRDefault="00AB78C6" w:rsidP="00C544D6">
      <w:pPr>
        <w:pStyle w:val="footnote"/>
      </w:pPr>
      <w:r>
        <w:rPr>
          <w:rStyle w:val="FootnoteReference"/>
        </w:rPr>
        <w:footnoteRef/>
      </w:r>
      <w:r>
        <w:t xml:space="preserve"> Prov. 29:1; 2 Kings 17:14; Neh. 9:16; Dt. 9:6.</w:t>
      </w:r>
    </w:p>
  </w:footnote>
  <w:footnote w:id="431">
    <w:p w14:paraId="7C027A5F" w14:textId="77777777" w:rsidR="00AB78C6" w:rsidRDefault="00AB78C6"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32">
    <w:p w14:paraId="061D8F8B" w14:textId="77777777" w:rsidR="00AB78C6" w:rsidRDefault="00AB78C6" w:rsidP="00C544D6">
      <w:pPr>
        <w:pStyle w:val="footnote"/>
      </w:pPr>
      <w:r>
        <w:rPr>
          <w:rStyle w:val="FootnoteReference"/>
        </w:rPr>
        <w:footnoteRef/>
      </w:r>
      <w:r>
        <w:t xml:space="preserve"> Cp. 1 Kings 6:21 (1 Sam. 6:21).</w:t>
      </w:r>
    </w:p>
  </w:footnote>
  <w:footnote w:id="433">
    <w:p w14:paraId="371872E1" w14:textId="77777777" w:rsidR="00AB78C6" w:rsidRDefault="00AB78C6" w:rsidP="00C544D6">
      <w:pPr>
        <w:pStyle w:val="footnote"/>
      </w:pPr>
      <w:r>
        <w:rPr>
          <w:rStyle w:val="FootnoteReference"/>
        </w:rPr>
        <w:footnoteRef/>
      </w:r>
      <w:r>
        <w:t xml:space="preserve"> Ps. 131:8-10 = 2 Chron. 6:41-42.</w:t>
      </w:r>
    </w:p>
  </w:footnote>
  <w:footnote w:id="434">
    <w:p w14:paraId="3FFC0219" w14:textId="77777777" w:rsidR="00AB78C6" w:rsidRDefault="00AB78C6" w:rsidP="00C544D6">
      <w:pPr>
        <w:pStyle w:val="footnote"/>
      </w:pPr>
      <w:r>
        <w:rPr>
          <w:rStyle w:val="FootnoteReference"/>
        </w:rPr>
        <w:footnoteRef/>
      </w:r>
      <w:r>
        <w:t xml:space="preserve"> I Chron. 17:11-14; Acts 2:30-33.</w:t>
      </w:r>
    </w:p>
  </w:footnote>
  <w:footnote w:id="435">
    <w:p w14:paraId="41E94330" w14:textId="77777777" w:rsidR="00AB78C6" w:rsidRDefault="00AB78C6" w:rsidP="00C544D6">
      <w:pPr>
        <w:pStyle w:val="footnote"/>
      </w:pPr>
      <w:r>
        <w:rPr>
          <w:rStyle w:val="FootnoteReference"/>
        </w:rPr>
        <w:footnoteRef/>
      </w:r>
      <w:r>
        <w:t xml:space="preserve"> stock: </w:t>
      </w:r>
      <w:r w:rsidRPr="00783CA0">
        <w:rPr>
          <w:i/>
        </w:rPr>
        <w:t>lit</w:t>
      </w:r>
      <w:r>
        <w:t>. horn.</w:t>
      </w:r>
    </w:p>
  </w:footnote>
  <w:footnote w:id="436">
    <w:p w14:paraId="2CC35491" w14:textId="77777777" w:rsidR="00AB78C6" w:rsidRDefault="00AB78C6"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37">
    <w:p w14:paraId="5C900721" w14:textId="77777777" w:rsidR="00AB78C6" w:rsidRDefault="00AB78C6"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38">
    <w:p w14:paraId="1C6E6FA2" w14:textId="77777777" w:rsidR="00AB78C6" w:rsidRDefault="00AB78C6"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39">
    <w:p w14:paraId="53BD49E1" w14:textId="77777777" w:rsidR="00AB78C6" w:rsidRDefault="00AB78C6"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40">
    <w:p w14:paraId="1FC82724" w14:textId="77777777" w:rsidR="00AB78C6" w:rsidRDefault="00AB78C6" w:rsidP="00C544D6">
      <w:pPr>
        <w:pStyle w:val="footnote"/>
      </w:pPr>
      <w:r>
        <w:rPr>
          <w:rStyle w:val="FootnoteReference"/>
        </w:rPr>
        <w:footnoteRef/>
      </w:r>
      <w:r>
        <w:t xml:space="preserve"> The kingdoms of this world have become the kingdoms of our Lord and of His Christ’ (Rev. 11:15).</w:t>
      </w:r>
    </w:p>
  </w:footnote>
  <w:footnote w:id="441">
    <w:p w14:paraId="5C9240DB" w14:textId="77777777" w:rsidR="00AB78C6" w:rsidRDefault="00AB78C6" w:rsidP="00C544D6">
      <w:pPr>
        <w:pStyle w:val="footnote"/>
      </w:pPr>
      <w:r>
        <w:rPr>
          <w:rStyle w:val="FootnoteReference"/>
        </w:rPr>
        <w:footnoteRef/>
      </w:r>
      <w:r>
        <w:t xml:space="preserve"> Deut. 32:36.</w:t>
      </w:r>
    </w:p>
  </w:footnote>
  <w:footnote w:id="442">
    <w:p w14:paraId="71CEF4E9" w14:textId="77777777" w:rsidR="00AB78C6" w:rsidRDefault="00AB78C6"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43">
    <w:p w14:paraId="2B96894E" w14:textId="77777777" w:rsidR="00AB78C6" w:rsidRDefault="00AB78C6" w:rsidP="00C544D6">
      <w:pPr>
        <w:pStyle w:val="footnote"/>
      </w:pPr>
      <w:r>
        <w:rPr>
          <w:rStyle w:val="FootnoteReference"/>
        </w:rPr>
        <w:footnoteRef/>
      </w:r>
      <w:r>
        <w:t xml:space="preserve"> mercy: </w:t>
      </w:r>
      <w:r w:rsidRPr="007F3CE8">
        <w:rPr>
          <w:i/>
        </w:rPr>
        <w:t>or</w:t>
      </w:r>
      <w:r>
        <w:t xml:space="preserve"> love. Cp. Lk. 10:37.</w:t>
      </w:r>
    </w:p>
  </w:footnote>
  <w:footnote w:id="444">
    <w:p w14:paraId="491E3626" w14:textId="77777777" w:rsidR="00AB78C6" w:rsidRDefault="00AB78C6"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45">
    <w:p w14:paraId="27102E37" w14:textId="77777777" w:rsidR="00AB78C6" w:rsidRDefault="00AB78C6" w:rsidP="00C544D6">
      <w:pPr>
        <w:pStyle w:val="footnote"/>
      </w:pPr>
      <w:r>
        <w:rPr>
          <w:rStyle w:val="FootnoteReference"/>
        </w:rPr>
        <w:footnoteRef/>
      </w:r>
      <w:r>
        <w:t xml:space="preserve"> See footnote on page 170. &lt;See previous footnote&gt;</w:t>
      </w:r>
    </w:p>
  </w:footnote>
  <w:footnote w:id="446">
    <w:p w14:paraId="32C9C8BA" w14:textId="77777777" w:rsidR="00AB78C6" w:rsidRDefault="00AB78C6"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47">
    <w:p w14:paraId="02264BC2" w14:textId="77777777" w:rsidR="00AB78C6" w:rsidRDefault="00AB78C6"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48">
    <w:p w14:paraId="12351032" w14:textId="77777777" w:rsidR="00AB78C6" w:rsidRDefault="00AB78C6" w:rsidP="00C544D6">
      <w:pPr>
        <w:pStyle w:val="footnote"/>
      </w:pPr>
      <w:r>
        <w:rPr>
          <w:rStyle w:val="FootnoteReference"/>
        </w:rPr>
        <w:footnoteRef/>
      </w:r>
      <w:r>
        <w:t xml:space="preserve"> Cp. Phil. 2:9-11. </w:t>
      </w:r>
      <w:r w:rsidRPr="007F3CE8">
        <w:rPr>
          <w:i/>
        </w:rPr>
        <w:t>Heb</w:t>
      </w:r>
      <w:r>
        <w:t>. You have magnified Your word above all Your name.</w:t>
      </w:r>
    </w:p>
  </w:footnote>
  <w:footnote w:id="449">
    <w:p w14:paraId="18BB02EB" w14:textId="77777777" w:rsidR="00AB78C6" w:rsidRDefault="00AB78C6" w:rsidP="00C544D6">
      <w:pPr>
        <w:pStyle w:val="footnote"/>
      </w:pPr>
      <w:r>
        <w:rPr>
          <w:rStyle w:val="FootnoteReference"/>
        </w:rPr>
        <w:footnoteRef/>
      </w:r>
      <w:r>
        <w:t xml:space="preserve"> songs: </w:t>
      </w:r>
      <w:r w:rsidRPr="007F3CE8">
        <w:rPr>
          <w:i/>
        </w:rPr>
        <w:t>variant reading and Slavonic:</w:t>
      </w:r>
      <w:r>
        <w:t xml:space="preserve"> ways.</w:t>
      </w:r>
    </w:p>
  </w:footnote>
  <w:footnote w:id="450">
    <w:p w14:paraId="596BB70E" w14:textId="77777777" w:rsidR="00AB78C6" w:rsidRDefault="00AB78C6" w:rsidP="00C544D6">
      <w:pPr>
        <w:pStyle w:val="footnote"/>
      </w:pPr>
      <w:r>
        <w:rPr>
          <w:rStyle w:val="FootnoteReference"/>
        </w:rPr>
        <w:footnoteRef/>
      </w:r>
      <w:r>
        <w:t xml:space="preserve"> The Spirit of the Lord fills the world (Wisdom 1:7).</w:t>
      </w:r>
    </w:p>
  </w:footnote>
  <w:footnote w:id="451">
    <w:p w14:paraId="145A6B15" w14:textId="77777777" w:rsidR="00AB78C6" w:rsidRDefault="00AB78C6" w:rsidP="00C544D6">
      <w:pPr>
        <w:pStyle w:val="footnote"/>
      </w:pPr>
      <w:r>
        <w:rPr>
          <w:rStyle w:val="FootnoteReference"/>
        </w:rPr>
        <w:footnoteRef/>
      </w:r>
      <w:r>
        <w:t xml:space="preserve"> heart: </w:t>
      </w:r>
      <w:r w:rsidRPr="007F3CE8">
        <w:rPr>
          <w:i/>
        </w:rPr>
        <w:t>lit</w:t>
      </w:r>
      <w:r>
        <w:t>. kidneys (seat of the affections in Hebrew thought).</w:t>
      </w:r>
    </w:p>
  </w:footnote>
  <w:footnote w:id="452">
    <w:p w14:paraId="6BCAB3AE" w14:textId="77777777" w:rsidR="00AB78C6" w:rsidRDefault="00AB78C6" w:rsidP="00C544D6">
      <w:pPr>
        <w:pStyle w:val="footnote"/>
      </w:pPr>
      <w:r>
        <w:rPr>
          <w:rStyle w:val="FootnoteReference"/>
        </w:rPr>
        <w:footnoteRef/>
      </w:r>
      <w:r>
        <w:t xml:space="preserve"> ‘He gives songs in the night’ (Job. 35:10).</w:t>
      </w:r>
    </w:p>
  </w:footnote>
  <w:footnote w:id="453">
    <w:p w14:paraId="5A5C1D1C" w14:textId="77777777" w:rsidR="00AB78C6" w:rsidRDefault="00AB78C6"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54">
    <w:p w14:paraId="1AD5A19A" w14:textId="77777777" w:rsidR="00AB78C6" w:rsidRDefault="00AB78C6" w:rsidP="00C544D6">
      <w:pPr>
        <w:pStyle w:val="footnote"/>
      </w:pPr>
      <w:r>
        <w:rPr>
          <w:rStyle w:val="FootnoteReference"/>
        </w:rPr>
        <w:footnoteRef/>
      </w:r>
      <w:r>
        <w:t xml:space="preserve"> this way: the confession of Christ (2 Tim. 3:12).</w:t>
      </w:r>
    </w:p>
  </w:footnote>
  <w:footnote w:id="455">
    <w:p w14:paraId="10A5500A" w14:textId="77777777" w:rsidR="00AB78C6" w:rsidRDefault="00AB78C6" w:rsidP="00C544D6">
      <w:pPr>
        <w:pStyle w:val="footnote"/>
      </w:pPr>
      <w:r>
        <w:rPr>
          <w:rStyle w:val="FootnoteReference"/>
        </w:rPr>
        <w:footnoteRef/>
      </w:r>
      <w:r>
        <w:t xml:space="preserve"> These two lines are identical with Lamentations 3:6.</w:t>
      </w:r>
    </w:p>
  </w:footnote>
  <w:footnote w:id="456">
    <w:p w14:paraId="30FC40DD" w14:textId="77777777" w:rsidR="00AB78C6" w:rsidRDefault="00AB78C6" w:rsidP="00C544D6">
      <w:pPr>
        <w:pStyle w:val="footnote"/>
      </w:pPr>
      <w:r>
        <w:rPr>
          <w:rStyle w:val="FootnoteReference"/>
        </w:rPr>
        <w:footnoteRef/>
      </w:r>
      <w:r>
        <w:t xml:space="preserve"> Cp. Rev. 10:5; Ezek. 20:23,28,42; Deut. 32:14.</w:t>
      </w:r>
    </w:p>
  </w:footnote>
  <w:footnote w:id="457">
    <w:p w14:paraId="58511EB9" w14:textId="77777777" w:rsidR="00AB78C6" w:rsidRDefault="00AB78C6"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58">
    <w:p w14:paraId="3B148124" w14:textId="77777777" w:rsidR="00AB78C6" w:rsidRDefault="00AB78C6"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59">
    <w:p w14:paraId="1CAB0511" w14:textId="77777777" w:rsidR="00AB78C6" w:rsidRDefault="00AB78C6" w:rsidP="00C544D6">
      <w:pPr>
        <w:pStyle w:val="footnote"/>
      </w:pPr>
      <w:r>
        <w:rPr>
          <w:rStyle w:val="FootnoteReference"/>
        </w:rPr>
        <w:footnoteRef/>
      </w:r>
      <w:r>
        <w:t xml:space="preserve"> Cp. ‘If I am lifted up from the earth, I will draw all men to Me’ (Jn. 12:32). See also Psalm 45:11 and the note there.</w:t>
      </w:r>
    </w:p>
  </w:footnote>
  <w:footnote w:id="460">
    <w:p w14:paraId="67EE1F7C" w14:textId="77777777" w:rsidR="00AB78C6" w:rsidRDefault="00AB78C6"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61">
    <w:p w14:paraId="353ACEBC" w14:textId="77777777" w:rsidR="00AB78C6" w:rsidRDefault="00AB78C6" w:rsidP="00C544D6">
      <w:pPr>
        <w:pStyle w:val="footnote"/>
      </w:pPr>
      <w:r>
        <w:rPr>
          <w:rStyle w:val="FootnoteReference"/>
        </w:rPr>
        <w:footnoteRef/>
      </w:r>
      <w:r>
        <w:t xml:space="preserve"> Cp. Ps. 145:2 with Ps. 103:33. Only verbs differ.</w:t>
      </w:r>
    </w:p>
  </w:footnote>
  <w:footnote w:id="462">
    <w:p w14:paraId="2C19D159" w14:textId="77777777" w:rsidR="00AB78C6" w:rsidRDefault="00AB78C6" w:rsidP="00F258B1">
      <w:pPr>
        <w:pStyle w:val="footnote"/>
      </w:pPr>
      <w:r>
        <w:rPr>
          <w:rStyle w:val="FootnoteReference"/>
        </w:rPr>
        <w:footnoteRef/>
      </w:r>
      <w:r>
        <w:t xml:space="preserve"> </w:t>
      </w:r>
      <w:r w:rsidRPr="00D813A7">
        <w:rPr>
          <w:i/>
        </w:rPr>
        <w:t>Lit</w:t>
      </w:r>
      <w:r>
        <w:t>. ‘dispersions’. Cp. Mt. 24:31.</w:t>
      </w:r>
    </w:p>
  </w:footnote>
  <w:footnote w:id="463">
    <w:p w14:paraId="75810F02" w14:textId="77777777" w:rsidR="00AB78C6" w:rsidRDefault="00AB78C6"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64">
    <w:p w14:paraId="7329AB19" w14:textId="77777777" w:rsidR="00AB78C6" w:rsidRDefault="00AB78C6" w:rsidP="00F258B1">
      <w:pPr>
        <w:pStyle w:val="footnote"/>
      </w:pPr>
      <w:r>
        <w:rPr>
          <w:rStyle w:val="FootnoteReference"/>
        </w:rPr>
        <w:footnoteRef/>
      </w:r>
      <w:r>
        <w:t xml:space="preserve"> two-edged sword: praise which conquers Amalek (St. Chrysostom).</w:t>
      </w:r>
    </w:p>
  </w:footnote>
  <w:footnote w:id="465">
    <w:p w14:paraId="2095C32A" w14:textId="77777777" w:rsidR="00AB78C6" w:rsidRDefault="00AB78C6" w:rsidP="00F258B1">
      <w:pPr>
        <w:pStyle w:val="footnote"/>
      </w:pPr>
      <w:r>
        <w:rPr>
          <w:rStyle w:val="FootnoteReference"/>
        </w:rPr>
        <w:footnoteRef/>
      </w:r>
      <w:r>
        <w:t xml:space="preserve"> ‘Holiness of life is the mother of glory’ (St Theodoret).</w:t>
      </w:r>
    </w:p>
  </w:footnote>
  <w:footnote w:id="466">
    <w:p w14:paraId="2C6CD715" w14:textId="77777777" w:rsidR="00AB78C6" w:rsidRDefault="00AB78C6">
      <w:pPr>
        <w:pStyle w:val="FootnoteText"/>
      </w:pPr>
      <w:r>
        <w:rPr>
          <w:rStyle w:val="FootnoteReference"/>
        </w:rPr>
        <w:footnoteRef/>
      </w:r>
      <w:r>
        <w:t xml:space="preserve"> Acts 7:60</w:t>
      </w:r>
    </w:p>
  </w:footnote>
  <w:footnote w:id="467">
    <w:p w14:paraId="66841CA4" w14:textId="77777777" w:rsidR="00AB78C6" w:rsidRDefault="00AB78C6" w:rsidP="006B061A">
      <w:pPr>
        <w:pStyle w:val="Footnote0"/>
      </w:pPr>
      <w:r>
        <w:rPr>
          <w:rStyle w:val="FootnoteReference"/>
        </w:rPr>
        <w:footnoteRef/>
      </w:r>
      <w:r>
        <w:t xml:space="preserve"> Literally “virgin monastic”. The traditional English term for a female monastic is not “nun”, but “virgin”.</w:t>
      </w:r>
    </w:p>
  </w:footnote>
  <w:footnote w:id="468">
    <w:p w14:paraId="754B9B83" w14:textId="77777777" w:rsidR="00AB78C6" w:rsidRDefault="00AB78C6">
      <w:pPr>
        <w:pStyle w:val="footnote"/>
        <w:rPr>
          <w:ins w:id="1041" w:author="Brett Slote" w:date="2011-07-21T19:13:00Z"/>
        </w:rPr>
        <w:pPrChange w:id="1042" w:author="Brett Slote" w:date="2011-07-21T20:05:00Z">
          <w:pPr>
            <w:pStyle w:val="FootnoteText"/>
          </w:pPr>
        </w:pPrChange>
      </w:pPr>
      <w:ins w:id="1043" w:author="Brett Slote" w:date="2011-07-21T19:13:00Z">
        <w:r>
          <w:rPr>
            <w:rStyle w:val="FootnoteReference"/>
          </w:rPr>
          <w:footnoteRef/>
        </w:r>
        <w:r>
          <w:t xml:space="preserve"> Numbers 12:7-8</w:t>
        </w:r>
      </w:ins>
    </w:p>
  </w:footnote>
  <w:footnote w:id="469">
    <w:p w14:paraId="7099EBEB" w14:textId="77777777" w:rsidR="00AB78C6" w:rsidRDefault="00AB78C6">
      <w:pPr>
        <w:pStyle w:val="footnote"/>
        <w:rPr>
          <w:ins w:id="1044" w:author="Brett Slote" w:date="2011-07-21T19:13:00Z"/>
        </w:rPr>
        <w:pPrChange w:id="1045" w:author="Brett Slote" w:date="2011-07-21T20:05:00Z">
          <w:pPr>
            <w:pStyle w:val="FootnoteText"/>
          </w:pPr>
        </w:pPrChange>
      </w:pPr>
      <w:ins w:id="1046" w:author="Brett Slote" w:date="2011-07-21T19:13:00Z">
        <w:r>
          <w:rPr>
            <w:rStyle w:val="FootnoteReference"/>
          </w:rPr>
          <w:footnoteRef/>
        </w:r>
        <w:r>
          <w:t xml:space="preserve"> Exodus 28:1</w:t>
        </w:r>
      </w:ins>
    </w:p>
  </w:footnote>
  <w:footnote w:id="470">
    <w:p w14:paraId="5BFC95F9" w14:textId="77777777" w:rsidR="00AB78C6" w:rsidRDefault="00AB78C6">
      <w:pPr>
        <w:pStyle w:val="footnote"/>
        <w:rPr>
          <w:ins w:id="1047" w:author="Brett Slote" w:date="2011-07-21T19:13:00Z"/>
        </w:rPr>
        <w:pPrChange w:id="1048" w:author="Brett Slote" w:date="2011-07-21T20:05:00Z">
          <w:pPr>
            <w:pStyle w:val="FootnoteText"/>
          </w:pPr>
        </w:pPrChange>
      </w:pPr>
      <w:ins w:id="1049" w:author="Brett Slote" w:date="2011-07-21T19:13:00Z">
        <w:r>
          <w:rPr>
            <w:rStyle w:val="FootnoteReference"/>
          </w:rPr>
          <w:footnoteRef/>
        </w:r>
        <w:r>
          <w:t xml:space="preserve"> Matthew 16:18</w:t>
        </w:r>
      </w:ins>
    </w:p>
  </w:footnote>
  <w:footnote w:id="471">
    <w:p w14:paraId="04125830" w14:textId="77777777" w:rsidR="00AB78C6" w:rsidRDefault="00AB78C6">
      <w:pPr>
        <w:pStyle w:val="footnote"/>
        <w:rPr>
          <w:ins w:id="1051" w:author="Brett Slote" w:date="2011-07-21T19:13:00Z"/>
        </w:rPr>
        <w:pPrChange w:id="1052" w:author="Brett Slote" w:date="2011-07-21T20:05:00Z">
          <w:pPr>
            <w:pStyle w:val="FootnoteText"/>
          </w:pPr>
        </w:pPrChange>
      </w:pPr>
      <w:ins w:id="1053" w:author="Brett Slote" w:date="2011-07-21T19:13:00Z">
        <w:r>
          <w:rPr>
            <w:rStyle w:val="FootnoteReference"/>
          </w:rPr>
          <w:footnoteRef/>
        </w:r>
        <w:r>
          <w:t xml:space="preserve"> Psalms 110:4, Hebrews 5:6,10</w:t>
        </w:r>
      </w:ins>
    </w:p>
  </w:footnote>
  <w:footnote w:id="472">
    <w:p w14:paraId="4ECDDE09" w14:textId="77777777" w:rsidR="00AB78C6" w:rsidRDefault="00AB78C6"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73">
    <w:p w14:paraId="4ACBECBD" w14:textId="77777777" w:rsidR="00AB78C6" w:rsidRDefault="00AB78C6"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74">
    <w:p w14:paraId="0C45F6F7" w14:textId="77777777" w:rsidR="00AB78C6" w:rsidRDefault="00AB78C6" w:rsidP="00C0205C">
      <w:pPr>
        <w:pStyle w:val="footnote"/>
      </w:pPr>
      <w:r>
        <w:rPr>
          <w:rStyle w:val="FootnoteReference"/>
          <w:rFonts w:eastAsiaTheme="majorEastAsia"/>
        </w:rPr>
        <w:footnoteRef/>
      </w:r>
      <w:r>
        <w:t xml:space="preserve"> Ps 72:10</w:t>
      </w:r>
    </w:p>
  </w:footnote>
  <w:footnote w:id="475">
    <w:p w14:paraId="73200F36" w14:textId="77777777" w:rsidR="00AB78C6" w:rsidRDefault="00AB78C6">
      <w:pPr>
        <w:pStyle w:val="FootnoteText"/>
      </w:pPr>
      <w:r>
        <w:rPr>
          <w:rStyle w:val="FootnoteReference"/>
        </w:rPr>
        <w:footnoteRef/>
      </w:r>
      <w:r>
        <w:t xml:space="preserve"> Pope Dioscorus can but substituted here to use this doxology on his feast.</w:t>
      </w:r>
    </w:p>
  </w:footnote>
  <w:footnote w:id="476">
    <w:p w14:paraId="2FF46E46" w14:textId="77777777" w:rsidR="00AB78C6" w:rsidRDefault="00AB78C6" w:rsidP="003D4209">
      <w:pPr>
        <w:pStyle w:val="footnote"/>
      </w:pPr>
      <w:r>
        <w:rPr>
          <w:rStyle w:val="FootnoteReference"/>
        </w:rPr>
        <w:footnoteRef/>
      </w:r>
      <w:r>
        <w:t xml:space="preserve"> Dan 12:3</w:t>
      </w:r>
    </w:p>
  </w:footnote>
  <w:footnote w:id="477">
    <w:p w14:paraId="4F373D62" w14:textId="77777777" w:rsidR="00AB78C6" w:rsidRDefault="00AB78C6" w:rsidP="003D4209">
      <w:pPr>
        <w:pStyle w:val="footnote"/>
      </w:pPr>
      <w:r>
        <w:rPr>
          <w:rStyle w:val="FootnoteReference"/>
        </w:rPr>
        <w:footnoteRef/>
      </w:r>
      <w:r>
        <w:t xml:space="preserve"> The Scetis Valley in Egypt, from which the word “ascetic” comes. Sheheet means “measure of the heart.”</w:t>
      </w:r>
    </w:p>
  </w:footnote>
  <w:footnote w:id="478">
    <w:p w14:paraId="153ABD29" w14:textId="77777777" w:rsidR="00AB78C6" w:rsidRDefault="00AB78C6" w:rsidP="003D4209">
      <w:pPr>
        <w:pStyle w:val="footnote"/>
      </w:pPr>
      <w:r>
        <w:rPr>
          <w:rStyle w:val="FootnoteReference"/>
        </w:rPr>
        <w:footnoteRef/>
      </w:r>
      <w:r>
        <w:t xml:space="preserve"> Cf Lk 22:30, Mt</w:t>
      </w:r>
      <w:r w:rsidRPr="003D4209">
        <w:rPr>
          <w:rStyle w:val="footnoteChar"/>
        </w:rPr>
        <w:t xml:space="preserve"> </w:t>
      </w:r>
      <w:r>
        <w:t>19:20</w:t>
      </w:r>
    </w:p>
  </w:footnote>
  <w:footnote w:id="479">
    <w:p w14:paraId="0977783C" w14:textId="77777777" w:rsidR="00AB78C6" w:rsidRDefault="00AB78C6">
      <w:pPr>
        <w:pStyle w:val="FootnoteText"/>
      </w:pPr>
      <w:r>
        <w:rPr>
          <w:rStyle w:val="FootnoteReference"/>
        </w:rPr>
        <w:footnoteRef/>
      </w:r>
      <w:r>
        <w:t xml:space="preserve"> Rev 4:6</w:t>
      </w:r>
    </w:p>
  </w:footnote>
  <w:footnote w:id="480">
    <w:p w14:paraId="474C3AF6" w14:textId="77777777" w:rsidR="00AB78C6" w:rsidRDefault="00AB78C6" w:rsidP="00104A9B">
      <w:pPr>
        <w:pStyle w:val="FootnoteText"/>
        <w:rPr>
          <w:ins w:id="1115" w:author="Brett Slote" w:date="2011-07-19T15:43:00Z"/>
        </w:rPr>
      </w:pPr>
      <w:ins w:id="1116" w:author="Brett Slote" w:date="2011-07-19T15:43:00Z">
        <w:r>
          <w:rPr>
            <w:rStyle w:val="FootnoteReference"/>
          </w:rPr>
          <w:footnoteRef/>
        </w:r>
        <w:r>
          <w:t xml:space="preserve"> or supplications/intercessions</w:t>
        </w:r>
      </w:ins>
    </w:p>
  </w:footnote>
  <w:footnote w:id="481">
    <w:p w14:paraId="527ECCCD" w14:textId="77777777" w:rsidR="00AB78C6" w:rsidRDefault="00AB78C6">
      <w:pPr>
        <w:pStyle w:val="footnote"/>
        <w:rPr>
          <w:ins w:id="1117" w:author="Brett Slote" w:date="2011-07-19T15:43:00Z"/>
        </w:rPr>
        <w:pPrChange w:id="1118" w:author="Brett Slote" w:date="2011-07-21T19:56:00Z">
          <w:pPr>
            <w:pStyle w:val="FootnoteText"/>
          </w:pPr>
        </w:pPrChange>
      </w:pPr>
      <w:ins w:id="1119" w:author="Brett Slote" w:date="2011-07-19T15:43:00Z">
        <w:r>
          <w:rPr>
            <w:rStyle w:val="FootnoteReference"/>
          </w:rPr>
          <w:footnoteRef/>
        </w:r>
        <w:r>
          <w:t xml:space="preserve"> Joel 3:13 – but I’m trying to remember something that says “the harvest is full and the wheat plentiful”</w:t>
        </w:r>
      </w:ins>
    </w:p>
  </w:footnote>
  <w:footnote w:id="482">
    <w:p w14:paraId="6583C1B7" w14:textId="77777777" w:rsidR="00AB78C6" w:rsidRDefault="00AB78C6">
      <w:pPr>
        <w:pStyle w:val="footnote"/>
        <w:rPr>
          <w:ins w:id="1120" w:author="Brett Slote" w:date="2011-07-19T15:43:00Z"/>
          <w:rFonts w:ascii="Antonious" w:hAnsi="Antonious" w:cs="Antonious"/>
        </w:rPr>
        <w:pPrChange w:id="1121" w:author="Brett Slote" w:date="2011-07-21T19:56:00Z">
          <w:pPr>
            <w:widowControl w:val="0"/>
            <w:autoSpaceDE w:val="0"/>
            <w:autoSpaceDN w:val="0"/>
            <w:adjustRightInd w:val="0"/>
          </w:pPr>
        </w:pPrChange>
      </w:pPr>
      <w:ins w:id="112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83">
    <w:p w14:paraId="0AAB833E" w14:textId="77777777" w:rsidR="00AB78C6" w:rsidRDefault="00AB78C6">
      <w:pPr>
        <w:pStyle w:val="FootnoteText"/>
      </w:pPr>
      <w:r>
        <w:rPr>
          <w:rStyle w:val="FootnoteReference"/>
        </w:rPr>
        <w:footnoteRef/>
      </w:r>
      <w:r>
        <w:t xml:space="preserve"> Rev 4:4</w:t>
      </w:r>
    </w:p>
  </w:footnote>
  <w:footnote w:id="484">
    <w:p w14:paraId="70D69B5E" w14:textId="77777777" w:rsidR="00AB78C6" w:rsidRDefault="00AB78C6">
      <w:pPr>
        <w:pStyle w:val="FootnoteText"/>
      </w:pPr>
      <w:r>
        <w:rPr>
          <w:rStyle w:val="FootnoteReference"/>
        </w:rPr>
        <w:footnoteRef/>
      </w:r>
      <w:r>
        <w:t xml:space="preserve"> Rev 5:8</w:t>
      </w:r>
    </w:p>
  </w:footnote>
  <w:footnote w:id="485">
    <w:p w14:paraId="741347AD" w14:textId="77777777" w:rsidR="00AB78C6" w:rsidRDefault="00AB78C6">
      <w:pPr>
        <w:pStyle w:val="footnote"/>
        <w:rPr>
          <w:ins w:id="1134" w:author="Brett Slote" w:date="2011-07-19T18:33:00Z"/>
        </w:rPr>
        <w:pPrChange w:id="1135" w:author="Brett Slote" w:date="2011-07-21T19:58:00Z">
          <w:pPr>
            <w:pStyle w:val="FootnoteText"/>
          </w:pPr>
        </w:pPrChange>
      </w:pPr>
      <w:ins w:id="1136" w:author="Brett Slote" w:date="2011-07-19T18:33:00Z">
        <w:r w:rsidRPr="00C96A85">
          <w:rPr>
            <w:rStyle w:val="FootnoteReference"/>
            <w:vertAlign w:val="baseline"/>
          </w:rPr>
          <w:footnoteRef/>
        </w:r>
        <w:r w:rsidRPr="00C96A85">
          <w:t xml:space="preserve"> Ephesians 6:11</w:t>
        </w:r>
      </w:ins>
      <w:r>
        <w:t xml:space="preserve"> </w:t>
      </w:r>
      <w:ins w:id="1137" w:author="Brett Slote" w:date="2011-07-19T18:33:00Z">
        <w:r w:rsidRPr="00C96A85">
          <w:t>(Literally: “all the girding”)</w:t>
        </w:r>
      </w:ins>
    </w:p>
  </w:footnote>
  <w:footnote w:id="486">
    <w:p w14:paraId="22B1B2A8" w14:textId="77777777" w:rsidR="00AB78C6" w:rsidRDefault="00AB78C6">
      <w:pPr>
        <w:pStyle w:val="footnote"/>
        <w:rPr>
          <w:ins w:id="1140" w:author="Brett Slote" w:date="2011-07-19T18:34:00Z"/>
        </w:rPr>
        <w:pPrChange w:id="1141" w:author="Brett Slote" w:date="2011-07-21T19:58:00Z">
          <w:pPr>
            <w:pStyle w:val="FootnoteText"/>
          </w:pPr>
        </w:pPrChange>
      </w:pPr>
      <w:ins w:id="1142" w:author="Brett Slote" w:date="2011-07-19T18:34:00Z">
        <w:r>
          <w:rPr>
            <w:rStyle w:val="FootnoteReference"/>
          </w:rPr>
          <w:footnoteRef/>
        </w:r>
        <w:r>
          <w:t xml:space="preserve"> Col 3:1</w:t>
        </w:r>
      </w:ins>
    </w:p>
  </w:footnote>
  <w:footnote w:id="487">
    <w:p w14:paraId="515A7079" w14:textId="77777777" w:rsidR="00AB78C6" w:rsidRDefault="00AB78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88">
    <w:p w14:paraId="11CE8A3A" w14:textId="77777777" w:rsidR="00AB78C6" w:rsidRDefault="00AB78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89">
    <w:p w14:paraId="40B3C553" w14:textId="77777777" w:rsidR="00AB78C6" w:rsidRDefault="00AB78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0">
    <w:p w14:paraId="161FA5C9" w14:textId="77777777" w:rsidR="00AB78C6" w:rsidRDefault="00AB78C6"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91">
    <w:p w14:paraId="5727BFD3" w14:textId="77777777" w:rsidR="00AB78C6" w:rsidRDefault="00AB78C6"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92">
    <w:p w14:paraId="2AF6D726" w14:textId="77777777" w:rsidR="00AB78C6" w:rsidRPr="00A20ACC" w:rsidRDefault="00AB78C6">
      <w:pPr>
        <w:pStyle w:val="footnote"/>
        <w:rPr>
          <w:ins w:id="1174" w:author="Brett Slote" w:date="2011-07-21T18:59:00Z"/>
          <w:color w:val="FF0000"/>
          <w:rPrChange w:id="1175" w:author="Brett Slote" w:date="2011-07-21T20:03:00Z">
            <w:rPr>
              <w:ins w:id="1176" w:author="Brett Slote" w:date="2011-07-21T18:59:00Z"/>
            </w:rPr>
          </w:rPrChange>
        </w:rPr>
        <w:pPrChange w:id="1177" w:author="Brett Slote" w:date="2011-07-21T20:03:00Z">
          <w:pPr>
            <w:pStyle w:val="FootnoteText"/>
          </w:pPr>
        </w:pPrChange>
      </w:pPr>
      <w:ins w:id="1178" w:author="Brett Slote" w:date="2011-07-21T18:59:00Z">
        <w:r w:rsidRPr="003A78C2">
          <w:rPr>
            <w:rStyle w:val="FootnoteReference"/>
            <w:color w:val="FF0000"/>
            <w:rPrChange w:id="1179" w:author="Brett Slote" w:date="2011-07-21T20:03:00Z">
              <w:rPr>
                <w:rStyle w:val="FootnoteReference"/>
              </w:rPr>
            </w:rPrChange>
          </w:rPr>
          <w:footnoteRef/>
        </w:r>
        <w:r w:rsidRPr="003A78C2">
          <w:rPr>
            <w:color w:val="FF0000"/>
            <w:rPrChange w:id="1180" w:author="Brett Slote" w:date="2011-07-21T20:03:00Z">
              <w:rPr>
                <w:vertAlign w:val="superscript"/>
              </w:rPr>
            </w:rPrChange>
          </w:rPr>
          <w:t xml:space="preserve"> Should decide on whether we’re going with Scete or Shiheet – Shiheet is easier to sing, but for now put “English” equivalents.</w:t>
        </w:r>
      </w:ins>
    </w:p>
  </w:footnote>
  <w:footnote w:id="493">
    <w:p w14:paraId="5AA889F2" w14:textId="77777777" w:rsidR="00AB78C6" w:rsidRDefault="00AB78C6">
      <w:pPr>
        <w:pStyle w:val="footnote"/>
        <w:rPr>
          <w:ins w:id="1181" w:author="Brett Slote" w:date="2011-07-21T19:00:00Z"/>
        </w:rPr>
        <w:pPrChange w:id="1182" w:author="Brett Slote" w:date="2011-07-21T20:03:00Z">
          <w:pPr>
            <w:pStyle w:val="FootnoteText"/>
          </w:pPr>
        </w:pPrChange>
      </w:pPr>
      <w:ins w:id="1183" w:author="Brett Slote" w:date="2011-07-21T19:00:00Z">
        <w:r>
          <w:rPr>
            <w:rStyle w:val="FootnoteReference"/>
          </w:rPr>
          <w:footnoteRef/>
        </w:r>
        <w:r>
          <w:t xml:space="preserve"> Need to do some research into the name of this man in English</w:t>
        </w:r>
      </w:ins>
    </w:p>
  </w:footnote>
  <w:footnote w:id="494">
    <w:p w14:paraId="0EC0EB26" w14:textId="77777777" w:rsidR="00AB78C6" w:rsidRDefault="00AB78C6"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95">
    <w:p w14:paraId="1A09C94E" w14:textId="77777777" w:rsidR="00AB78C6" w:rsidRDefault="00AB78C6" w:rsidP="00073003">
      <w:pPr>
        <w:pStyle w:val="footnote"/>
      </w:pPr>
      <w:r>
        <w:rPr>
          <w:rStyle w:val="FootnoteReference"/>
        </w:rPr>
        <w:footnoteRef/>
      </w:r>
      <w:r>
        <w:t xml:space="preserve"> Revelation 7:2</w:t>
      </w:r>
    </w:p>
  </w:footnote>
  <w:footnote w:id="496">
    <w:p w14:paraId="047C672B" w14:textId="77777777" w:rsidR="00AB78C6" w:rsidRDefault="00AB78C6" w:rsidP="00073003">
      <w:pPr>
        <w:pStyle w:val="footnote"/>
      </w:pPr>
      <w:r>
        <w:rPr>
          <w:rStyle w:val="FootnoteReference"/>
        </w:rPr>
        <w:footnoteRef/>
      </w:r>
      <w:r>
        <w:t xml:space="preserve"> Revelation 7:3</w:t>
      </w:r>
    </w:p>
  </w:footnote>
  <w:footnote w:id="497">
    <w:p w14:paraId="338E8815" w14:textId="77777777" w:rsidR="00AB78C6" w:rsidRDefault="00AB78C6"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98">
    <w:p w14:paraId="7E074E97" w14:textId="77777777" w:rsidR="00AB78C6" w:rsidRDefault="00AB78C6" w:rsidP="00BC160E">
      <w:pPr>
        <w:pStyle w:val="footnote"/>
      </w:pPr>
      <w:r>
        <w:rPr>
          <w:rStyle w:val="FootnoteReference"/>
        </w:rPr>
        <w:footnoteRef/>
      </w:r>
      <w:r>
        <w:t xml:space="preserve"> John 13:25</w:t>
      </w:r>
    </w:p>
  </w:footnote>
  <w:footnote w:id="499">
    <w:p w14:paraId="795EE333" w14:textId="77777777" w:rsidR="00AB78C6" w:rsidRDefault="00AB78C6" w:rsidP="00B53E05">
      <w:pPr>
        <w:pStyle w:val="footnote"/>
      </w:pPr>
      <w:r>
        <w:rPr>
          <w:rStyle w:val="FootnoteReference"/>
        </w:rPr>
        <w:footnoteRef/>
      </w:r>
      <w:r>
        <w:t xml:space="preserve"> Normally reserved for the Theotokos.</w:t>
      </w:r>
    </w:p>
  </w:footnote>
  <w:footnote w:id="500">
    <w:p w14:paraId="483F0E8B" w14:textId="77777777" w:rsidR="00AB78C6" w:rsidRDefault="00AB78C6" w:rsidP="00B53E05">
      <w:pPr>
        <w:pStyle w:val="footnote"/>
      </w:pPr>
      <w:r>
        <w:rPr>
          <w:rStyle w:val="FootnoteReference"/>
        </w:rPr>
        <w:footnoteRef/>
      </w:r>
      <w:r>
        <w:t xml:space="preserve"> The law of righteousness, not the Law of the Old Covenant.</w:t>
      </w:r>
    </w:p>
  </w:footnote>
  <w:footnote w:id="501">
    <w:p w14:paraId="361DBD71" w14:textId="77777777" w:rsidR="00AB78C6" w:rsidRDefault="00AB78C6" w:rsidP="00662600">
      <w:pPr>
        <w:pStyle w:val="footnote"/>
      </w:pPr>
      <w:r>
        <w:rPr>
          <w:rStyle w:val="FootnoteReference"/>
        </w:rPr>
        <w:footnoteRef/>
      </w:r>
      <w:r>
        <w:t xml:space="preserve"> Or image</w:t>
      </w:r>
    </w:p>
  </w:footnote>
  <w:footnote w:id="502">
    <w:p w14:paraId="2DF974D0" w14:textId="77777777" w:rsidR="00AB78C6" w:rsidRDefault="00AB78C6">
      <w:pPr>
        <w:pStyle w:val="footnote"/>
        <w:rPr>
          <w:ins w:id="1261" w:author="Brett Slote" w:date="2011-07-21T18:57:00Z"/>
        </w:rPr>
        <w:pPrChange w:id="1262" w:author="Brett Slote" w:date="2011-07-21T20:03:00Z">
          <w:pPr>
            <w:pStyle w:val="FootnoteText"/>
          </w:pPr>
        </w:pPrChange>
      </w:pPr>
      <w:ins w:id="1263" w:author="Brett Slote" w:date="2011-07-21T18:57:00Z">
        <w:r>
          <w:rPr>
            <w:rStyle w:val="FootnoteReference"/>
          </w:rPr>
          <w:footnoteRef/>
        </w:r>
        <w:r>
          <w:t xml:space="preserve"> Colossians 3:14</w:t>
        </w:r>
      </w:ins>
    </w:p>
  </w:footnote>
  <w:footnote w:id="503">
    <w:p w14:paraId="56032475" w14:textId="77777777" w:rsidR="00AB78C6" w:rsidRDefault="00AB78C6" w:rsidP="00E22010">
      <w:pPr>
        <w:pStyle w:val="footnote"/>
      </w:pPr>
      <w:r>
        <w:rPr>
          <w:rStyle w:val="FootnoteReference"/>
        </w:rPr>
        <w:footnoteRef/>
      </w:r>
      <w:r>
        <w:t xml:space="preserve"> 2 Tim 4:7</w:t>
      </w:r>
    </w:p>
  </w:footnote>
  <w:footnote w:id="504">
    <w:p w14:paraId="519A6EA0" w14:textId="77777777" w:rsidR="00AB78C6" w:rsidRDefault="00AB78C6" w:rsidP="00E22010">
      <w:pPr>
        <w:pStyle w:val="footnote"/>
      </w:pPr>
      <w:r>
        <w:rPr>
          <w:rStyle w:val="FootnoteReference"/>
        </w:rPr>
        <w:footnoteRef/>
      </w:r>
      <w:r>
        <w:t xml:space="preserve"> 2 Tim 4:8</w:t>
      </w:r>
    </w:p>
  </w:footnote>
  <w:footnote w:id="505">
    <w:p w14:paraId="2C92CCF6" w14:textId="77777777" w:rsidR="00AB78C6" w:rsidRDefault="00AB78C6" w:rsidP="001779C0">
      <w:pPr>
        <w:pStyle w:val="footnote"/>
      </w:pPr>
      <w:r>
        <w:rPr>
          <w:rStyle w:val="FootnoteReference"/>
        </w:rPr>
        <w:footnoteRef/>
      </w:r>
      <w:r>
        <w:t xml:space="preserve"> Composed in Coptic and Arabic by H.G. Bishop Demetrius of Malawi circa A.D. 2000.</w:t>
      </w:r>
    </w:p>
  </w:footnote>
  <w:footnote w:id="506">
    <w:p w14:paraId="16CDD53B" w14:textId="77777777" w:rsidR="00AB78C6" w:rsidRDefault="00AB78C6"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07">
    <w:p w14:paraId="717A066E" w14:textId="77777777" w:rsidR="00AB78C6" w:rsidRDefault="00AB78C6">
      <w:pPr>
        <w:pStyle w:val="footnote"/>
        <w:rPr>
          <w:ins w:id="1294" w:author="Brett Slote" w:date="2011-07-21T18:45:00Z"/>
        </w:rPr>
        <w:pPrChange w:id="1295" w:author="Brett Slote" w:date="2011-07-21T20:01:00Z">
          <w:pPr>
            <w:pStyle w:val="FootnoteText"/>
          </w:pPr>
        </w:pPrChange>
      </w:pPr>
      <w:ins w:id="1296" w:author="Brett Slote" w:date="2011-07-21T18:45:00Z">
        <w:r>
          <w:rPr>
            <w:rStyle w:val="FootnoteReference"/>
          </w:rPr>
          <w:footnoteRef/>
        </w:r>
        <w:r>
          <w:t xml:space="preserve"> Daniel 12:3</w:t>
        </w:r>
      </w:ins>
    </w:p>
  </w:footnote>
  <w:footnote w:id="508">
    <w:p w14:paraId="7155AD88" w14:textId="77777777" w:rsidR="00AB78C6" w:rsidRDefault="00AB78C6">
      <w:pPr>
        <w:pStyle w:val="footnote"/>
        <w:rPr>
          <w:ins w:id="1297" w:author="Brett Slote" w:date="2011-07-21T18:46:00Z"/>
        </w:rPr>
        <w:pPrChange w:id="1298" w:author="Brett Slote" w:date="2011-07-21T20:01:00Z">
          <w:pPr>
            <w:pStyle w:val="FootnoteText"/>
          </w:pPr>
        </w:pPrChange>
      </w:pPr>
      <w:ins w:id="1299" w:author="Brett Slote" w:date="2011-07-21T18:46:00Z">
        <w:r>
          <w:rPr>
            <w:rStyle w:val="FootnoteReference"/>
          </w:rPr>
          <w:footnoteRef/>
        </w:r>
        <w:r>
          <w:t xml:space="preserve"> Literally: all you monastic folk</w:t>
        </w:r>
      </w:ins>
    </w:p>
  </w:footnote>
  <w:footnote w:id="509">
    <w:p w14:paraId="7EEF391B" w14:textId="77777777" w:rsidR="00AB78C6" w:rsidRDefault="00AB78C6">
      <w:pPr>
        <w:pStyle w:val="FootnoteText"/>
      </w:pPr>
      <w:r>
        <w:rPr>
          <w:rStyle w:val="FootnoteReference"/>
        </w:rPr>
        <w:footnoteRef/>
      </w:r>
      <w:r>
        <w:t xml:space="preserve"> Published by Abouna Matta El-Maskeen of St. Macarius’ Monastery.</w:t>
      </w:r>
    </w:p>
  </w:footnote>
  <w:footnote w:id="510">
    <w:p w14:paraId="6BC2BFA9" w14:textId="77777777" w:rsidR="00AB78C6" w:rsidRDefault="00AB78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1">
    <w:p w14:paraId="3A6EC701" w14:textId="77777777" w:rsidR="00AB78C6" w:rsidRDefault="00AB78C6" w:rsidP="00670C79">
      <w:pPr>
        <w:pStyle w:val="footnote"/>
      </w:pPr>
      <w:r>
        <w:rPr>
          <w:rStyle w:val="FootnoteReference"/>
        </w:rPr>
        <w:footnoteRef/>
      </w:r>
      <w:r>
        <w:t xml:space="preserve"> Modern day Ethiopia and Eritrea.</w:t>
      </w:r>
    </w:p>
  </w:footnote>
  <w:footnote w:id="512">
    <w:p w14:paraId="46D5577E" w14:textId="77777777" w:rsidR="00AB78C6" w:rsidRDefault="00AB78C6" w:rsidP="0047441D">
      <w:pPr>
        <w:pStyle w:val="footnote"/>
      </w:pPr>
      <w:r>
        <w:rPr>
          <w:rStyle w:val="FootnoteReference"/>
        </w:rPr>
        <w:footnoteRef/>
      </w:r>
      <w:r>
        <w:t xml:space="preserve"> St. F</w:t>
      </w:r>
      <w:r w:rsidRPr="006422C6">
        <w:t>rumentius</w:t>
      </w:r>
      <w:r>
        <w:t>, whom the Ethiopians called “Abune Selama.”</w:t>
      </w:r>
    </w:p>
  </w:footnote>
  <w:footnote w:id="513">
    <w:p w14:paraId="018A465B" w14:textId="77777777" w:rsidR="00AB78C6" w:rsidRDefault="00AB78C6">
      <w:pPr>
        <w:pStyle w:val="footnote"/>
        <w:rPr>
          <w:ins w:id="1346" w:author="Brett Slote" w:date="2011-07-21T19:11:00Z"/>
        </w:rPr>
        <w:pPrChange w:id="1347" w:author="Brett Slote" w:date="2011-07-21T20:05:00Z">
          <w:pPr>
            <w:pStyle w:val="FootnoteText"/>
          </w:pPr>
        </w:pPrChange>
      </w:pPr>
      <w:ins w:id="1348" w:author="Brett Slote" w:date="2011-07-21T19:11:00Z">
        <w:r>
          <w:rPr>
            <w:rStyle w:val="FootnoteReference"/>
          </w:rPr>
          <w:footnoteRef/>
        </w:r>
        <w:r>
          <w:t xml:space="preserve"> Psalm 41:1</w:t>
        </w:r>
      </w:ins>
    </w:p>
  </w:footnote>
  <w:footnote w:id="514">
    <w:p w14:paraId="30B9D2C6" w14:textId="77777777" w:rsidR="00AB78C6" w:rsidRDefault="00AB78C6"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15">
    <w:p w14:paraId="63D7B4DE" w14:textId="77777777" w:rsidR="00AB78C6" w:rsidRDefault="00AB78C6"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16">
    <w:p w14:paraId="6542A42A" w14:textId="77777777" w:rsidR="00AB78C6" w:rsidRDefault="00AB78C6"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17">
    <w:p w14:paraId="48A0DCFD" w14:textId="77777777" w:rsidR="00AB78C6" w:rsidRDefault="00AB78C6" w:rsidP="006D27E4">
      <w:pPr>
        <w:pStyle w:val="Footnote0"/>
      </w:pPr>
      <w:r>
        <w:rPr>
          <w:rStyle w:val="FootnoteReference"/>
        </w:rPr>
        <w:footnoteRef/>
      </w:r>
      <w:r>
        <w:t xml:space="preserve"> In modern day Libya</w:t>
      </w:r>
    </w:p>
  </w:footnote>
  <w:footnote w:id="518">
    <w:p w14:paraId="5E4AA7CE" w14:textId="77777777" w:rsidR="00AB78C6" w:rsidRDefault="00AB78C6">
      <w:pPr>
        <w:pStyle w:val="footnote"/>
        <w:rPr>
          <w:ins w:id="1361" w:author="Brett Slote" w:date="2011-07-21T18:49:00Z"/>
        </w:rPr>
        <w:pPrChange w:id="1362" w:author="Brett Slote" w:date="2011-07-21T20:02:00Z">
          <w:pPr>
            <w:pStyle w:val="FootnoteText"/>
          </w:pPr>
        </w:pPrChange>
      </w:pPr>
      <w:ins w:id="1363" w:author="Brett Slote" w:date="2011-07-21T18:49:00Z">
        <w:r>
          <w:rPr>
            <w:rStyle w:val="FootnoteReference"/>
          </w:rPr>
          <w:footnoteRef/>
        </w:r>
        <w:r>
          <w:t xml:space="preserve"> Note that </w:t>
        </w:r>
        <w:r w:rsidRPr="003A78C2">
          <w:rPr>
            <w:rFonts w:ascii="CS Avva Shenouda" w:hAnsi="CS Avva Shenouda"/>
            <w:rPrChange w:id="1364" w:author="Brett Slote" w:date="2011-07-21T20:02:00Z">
              <w:rPr>
                <w:rFonts w:ascii="Antonious Normal" w:hAnsi="Antonious Normal"/>
              </w:rPr>
            </w:rPrChange>
          </w:rPr>
          <w:t>twou</w:t>
        </w:r>
        <w:r>
          <w:t xml:space="preserve"> is used as mountain and desert interchangeably in Coptic monastic literature</w:t>
        </w:r>
      </w:ins>
    </w:p>
  </w:footnote>
  <w:footnote w:id="519">
    <w:p w14:paraId="71147821" w14:textId="77777777" w:rsidR="00AB78C6" w:rsidRDefault="00AB78C6">
      <w:pPr>
        <w:pStyle w:val="footnote"/>
        <w:rPr>
          <w:ins w:id="1365" w:author="Brett Slote" w:date="2011-07-21T18:50:00Z"/>
        </w:rPr>
        <w:pPrChange w:id="1366" w:author="Brett Slote" w:date="2011-07-21T20:02:00Z">
          <w:pPr>
            <w:pStyle w:val="FootnoteText"/>
          </w:pPr>
        </w:pPrChange>
      </w:pPr>
      <w:ins w:id="1367" w:author="Brett Slote" w:date="2011-07-21T18:50:00Z">
        <w:r>
          <w:rPr>
            <w:rStyle w:val="FootnoteReference"/>
          </w:rPr>
          <w:footnoteRef/>
        </w:r>
        <w:r>
          <w:t xml:space="preserve"> US book has “travails of torment” – but it’s not possessive.</w:t>
        </w:r>
      </w:ins>
    </w:p>
  </w:footnote>
  <w:footnote w:id="520">
    <w:p w14:paraId="39517237" w14:textId="77777777" w:rsidR="00AB78C6" w:rsidRDefault="00AB78C6">
      <w:pPr>
        <w:pStyle w:val="footnote"/>
        <w:rPr>
          <w:ins w:id="1368" w:author="Brett Slote" w:date="2011-07-21T18:49:00Z"/>
        </w:rPr>
        <w:pPrChange w:id="1369" w:author="Brett Slote" w:date="2011-07-21T20:02:00Z">
          <w:pPr>
            <w:pStyle w:val="FootnoteText"/>
          </w:pPr>
        </w:pPrChange>
      </w:pPr>
      <w:ins w:id="1370" w:author="Brett Slote" w:date="2011-07-21T18:49:00Z">
        <w:r>
          <w:rPr>
            <w:rStyle w:val="FootnoteReference"/>
          </w:rPr>
          <w:footnoteRef/>
        </w:r>
        <w:r>
          <w:t xml:space="preserve"> 1 Peter 1:4</w:t>
        </w:r>
      </w:ins>
    </w:p>
  </w:footnote>
  <w:footnote w:id="521">
    <w:p w14:paraId="049774F0" w14:textId="77777777" w:rsidR="00AB78C6" w:rsidRDefault="00AB78C6" w:rsidP="00E77C68">
      <w:pPr>
        <w:pStyle w:val="footnote"/>
      </w:pPr>
      <w:r>
        <w:rPr>
          <w:rStyle w:val="FootnoteReference"/>
        </w:rPr>
        <w:footnoteRef/>
      </w:r>
      <w:r>
        <w:t xml:space="preserve"> The Coptic has “Three names, one God,” which is the heresy of modalism, and certainly was not said at Ephesus.</w:t>
      </w:r>
    </w:p>
  </w:footnote>
  <w:footnote w:id="522">
    <w:p w14:paraId="416DBD35" w14:textId="77777777" w:rsidR="00AB78C6" w:rsidRDefault="00AB78C6" w:rsidP="00E77C68">
      <w:pPr>
        <w:pStyle w:val="footnote"/>
      </w:pPr>
      <w:r>
        <w:rPr>
          <w:rStyle w:val="FootnoteReference"/>
        </w:rPr>
        <w:footnoteRef/>
      </w:r>
      <w:r>
        <w:t xml:space="preserve"> This line is heretical.</w:t>
      </w:r>
    </w:p>
  </w:footnote>
  <w:footnote w:id="523">
    <w:p w14:paraId="2A005F90" w14:textId="77777777" w:rsidR="00AB78C6" w:rsidRDefault="00AB78C6">
      <w:pPr>
        <w:pStyle w:val="footnote"/>
        <w:rPr>
          <w:ins w:id="1392" w:author="Brett Slote" w:date="2011-07-21T18:55:00Z"/>
        </w:rPr>
        <w:pPrChange w:id="1393" w:author="Brett Slote" w:date="2011-07-21T20:02:00Z">
          <w:pPr>
            <w:pStyle w:val="FootnoteText"/>
          </w:pPr>
        </w:pPrChange>
      </w:pPr>
      <w:ins w:id="1394" w:author="Brett Slote" w:date="2011-07-21T18:55:00Z">
        <w:r>
          <w:rPr>
            <w:rStyle w:val="FootnoteReference"/>
          </w:rPr>
          <w:footnoteRef/>
        </w:r>
        <w:r>
          <w:t xml:space="preserve"> Hallow or consecrate – this was, according to a tradition, when he formerly became an archimandrite</w:t>
        </w:r>
      </w:ins>
    </w:p>
  </w:footnote>
  <w:footnote w:id="524">
    <w:p w14:paraId="6B5EF1D3" w14:textId="77777777" w:rsidR="00AB78C6" w:rsidRDefault="00AB78C6">
      <w:pPr>
        <w:pStyle w:val="footnote"/>
        <w:rPr>
          <w:ins w:id="1398" w:author="Brett Slote" w:date="2011-07-21T18:52:00Z"/>
        </w:rPr>
        <w:pPrChange w:id="1399" w:author="Brett Slote" w:date="2011-07-21T20:02:00Z">
          <w:pPr/>
        </w:pPrChange>
      </w:pPr>
      <w:ins w:id="1400" w:author="Brett Slote" w:date="2011-07-21T18:52:00Z">
        <w:r w:rsidRPr="00FB36D8">
          <w:rPr>
            <w:rStyle w:val="FootnoteReference"/>
            <w:vertAlign w:val="baseline"/>
          </w:rPr>
          <w:footnoteRef/>
        </w:r>
        <w:r w:rsidRPr="00FB36D8">
          <w:t xml:space="preserve"> This line is literally “because the hope of the good”</w:t>
        </w:r>
      </w:ins>
    </w:p>
  </w:footnote>
  <w:footnote w:id="525">
    <w:p w14:paraId="347015AD" w14:textId="77777777" w:rsidR="00AB78C6" w:rsidRPr="00A20ACC" w:rsidRDefault="00AB78C6">
      <w:pPr>
        <w:pStyle w:val="footnote"/>
        <w:rPr>
          <w:ins w:id="1401" w:author="Brett Slote" w:date="2011-07-21T18:52:00Z"/>
          <w:rFonts w:ascii="CS Avva Shenouda" w:hAnsi="CS Avva Shenouda"/>
          <w:color w:val="FF0000"/>
          <w:rPrChange w:id="1402" w:author="Brett Slote" w:date="2011-07-21T20:02:00Z">
            <w:rPr>
              <w:ins w:id="1403" w:author="Brett Slote" w:date="2011-07-21T18:52:00Z"/>
              <w:color w:val="FF0000"/>
            </w:rPr>
          </w:rPrChange>
        </w:rPr>
        <w:pPrChange w:id="1404" w:author="Brett Slote" w:date="2011-07-21T20:02:00Z">
          <w:pPr/>
        </w:pPrChange>
      </w:pPr>
      <w:ins w:id="1405" w:author="Brett Slote" w:date="2011-07-21T18:52:00Z">
        <w:r w:rsidRPr="00FB36D8">
          <w:rPr>
            <w:rStyle w:val="FootnoteReference"/>
            <w:vertAlign w:val="baseline"/>
          </w:rPr>
          <w:footnoteRef/>
        </w:r>
        <w:r w:rsidRPr="00FB36D8">
          <w:t xml:space="preserve"> </w:t>
        </w:r>
        <w:r w:rsidRPr="003A78C2">
          <w:rPr>
            <w:rPrChange w:id="1406" w:author="Brett Slote" w:date="2011-07-21T20:02:00Z">
              <w:rPr>
                <w:rFonts w:ascii="Antonious Normal" w:hAnsi="Antonious Normal"/>
                <w:color w:val="FF0000"/>
              </w:rPr>
            </w:rPrChange>
          </w:rPr>
          <w:t>qen hanhwd/ nem han'almoc</w:t>
        </w:r>
      </w:ins>
    </w:p>
  </w:footnote>
  <w:footnote w:id="526">
    <w:p w14:paraId="4AFC6896" w14:textId="77777777" w:rsidR="00AB78C6" w:rsidRDefault="00AB78C6">
      <w:pPr>
        <w:pStyle w:val="FootnoteText"/>
      </w:pPr>
      <w:r>
        <w:rPr>
          <w:rStyle w:val="FootnoteReference"/>
        </w:rPr>
        <w:footnoteRef/>
      </w:r>
      <w:r>
        <w:t xml:space="preserve"> Matthew 1:20</w:t>
      </w:r>
    </w:p>
  </w:footnote>
  <w:footnote w:id="527">
    <w:p w14:paraId="0E9CA519" w14:textId="77777777" w:rsidR="00AB78C6" w:rsidRDefault="00AB78C6" w:rsidP="00662A48">
      <w:pPr>
        <w:pStyle w:val="footnote"/>
      </w:pPr>
      <w:r>
        <w:rPr>
          <w:rStyle w:val="FootnoteReference"/>
          <w:rFonts w:eastAsiaTheme="majorEastAsia"/>
        </w:rPr>
        <w:footnoteRef/>
      </w:r>
      <w:r>
        <w:t xml:space="preserve"> All-holy</w:t>
      </w:r>
    </w:p>
  </w:footnote>
  <w:footnote w:id="528">
    <w:p w14:paraId="50451B0F" w14:textId="77777777" w:rsidR="00AB78C6" w:rsidRDefault="00AB78C6">
      <w:pPr>
        <w:pStyle w:val="footnote"/>
        <w:rPr>
          <w:ins w:id="1447" w:author="Brett Slote" w:date="2011-07-21T19:04:00Z"/>
        </w:rPr>
        <w:pPrChange w:id="1448" w:author="Brett Slote" w:date="2011-07-21T20:04:00Z">
          <w:pPr>
            <w:pStyle w:val="FootnoteText"/>
          </w:pPr>
        </w:pPrChange>
      </w:pPr>
      <w:ins w:id="1449" w:author="Brett Slote" w:date="2011-07-21T19:04:00Z">
        <w:r>
          <w:rPr>
            <w:rStyle w:val="FootnoteReference"/>
          </w:rPr>
          <w:footnoteRef/>
        </w:r>
        <w:r>
          <w:t xml:space="preserve"> literal is disregarded</w:t>
        </w:r>
      </w:ins>
    </w:p>
  </w:footnote>
  <w:footnote w:id="529">
    <w:p w14:paraId="062BDCC1" w14:textId="77777777" w:rsidR="00AB78C6" w:rsidRDefault="00AB78C6">
      <w:pPr>
        <w:pStyle w:val="FootnoteText"/>
      </w:pPr>
      <w:r>
        <w:rPr>
          <w:rStyle w:val="FootnoteReference"/>
        </w:rPr>
        <w:footnoteRef/>
      </w:r>
      <w:r>
        <w:t xml:space="preserve"> Ps 8:2</w:t>
      </w:r>
    </w:p>
  </w:footnote>
  <w:footnote w:id="530">
    <w:p w14:paraId="5BC08478" w14:textId="77777777" w:rsidR="00AB78C6" w:rsidRPr="000C76BB" w:rsidRDefault="00AB78C6"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31">
    <w:p w14:paraId="03A6DDD1" w14:textId="77777777" w:rsidR="00AB78C6" w:rsidRDefault="00AB78C6">
      <w:pPr>
        <w:pStyle w:val="FootnoteText"/>
      </w:pPr>
      <w:r>
        <w:rPr>
          <w:rStyle w:val="FootnoteReference"/>
        </w:rPr>
        <w:footnoteRef/>
      </w:r>
      <w:r>
        <w:t xml:space="preserve"> Matthew 28:6</w:t>
      </w:r>
    </w:p>
  </w:footnote>
  <w:footnote w:id="532">
    <w:p w14:paraId="339855D2" w14:textId="77777777" w:rsidR="00AB78C6" w:rsidRDefault="00AB78C6">
      <w:pPr>
        <w:pStyle w:val="FootnoteText"/>
      </w:pPr>
      <w:r>
        <w:rPr>
          <w:rStyle w:val="FootnoteReference"/>
        </w:rPr>
        <w:footnoteRef/>
      </w:r>
      <w:r>
        <w:t xml:space="preserve"> Matthew 28:7,6</w:t>
      </w:r>
    </w:p>
  </w:footnote>
  <w:footnote w:id="533">
    <w:p w14:paraId="76212A49" w14:textId="77777777" w:rsidR="00AB78C6" w:rsidRDefault="00AB78C6">
      <w:pPr>
        <w:pStyle w:val="FootnoteText"/>
      </w:pPr>
      <w:r>
        <w:rPr>
          <w:rStyle w:val="FootnoteReference"/>
        </w:rPr>
        <w:footnoteRef/>
      </w:r>
      <w:r>
        <w:t xml:space="preserve"> Matthew 28:7</w:t>
      </w:r>
    </w:p>
  </w:footnote>
  <w:footnote w:id="534">
    <w:p w14:paraId="716019EB" w14:textId="77777777" w:rsidR="00AB78C6" w:rsidRDefault="00AB78C6">
      <w:pPr>
        <w:pStyle w:val="FootnoteText"/>
      </w:pPr>
      <w:r>
        <w:rPr>
          <w:rStyle w:val="FootnoteReference"/>
        </w:rPr>
        <w:footnoteRef/>
      </w:r>
      <w:r>
        <w:t xml:space="preserve"> John 20:27</w:t>
      </w:r>
    </w:p>
  </w:footnote>
  <w:footnote w:id="535">
    <w:p w14:paraId="0ECF3FB0" w14:textId="77777777" w:rsidR="00AB78C6" w:rsidRDefault="00AB78C6">
      <w:pPr>
        <w:pStyle w:val="FootnoteText"/>
      </w:pPr>
      <w:r>
        <w:rPr>
          <w:rStyle w:val="FootnoteReference"/>
        </w:rPr>
        <w:footnoteRef/>
      </w:r>
      <w:r>
        <w:t xml:space="preserve"> John 20:28</w:t>
      </w:r>
    </w:p>
  </w:footnote>
  <w:footnote w:id="536">
    <w:p w14:paraId="3FCB0B65" w14:textId="77777777" w:rsidR="00AB78C6" w:rsidRDefault="00AB78C6">
      <w:pPr>
        <w:pStyle w:val="FootnoteText"/>
      </w:pPr>
      <w:r>
        <w:rPr>
          <w:rStyle w:val="FootnoteReference"/>
        </w:rPr>
        <w:footnoteRef/>
      </w:r>
      <w:r>
        <w:t xml:space="preserve"> John 20:29</w:t>
      </w:r>
    </w:p>
  </w:footnote>
  <w:footnote w:id="537">
    <w:p w14:paraId="6B80EDF7" w14:textId="77777777" w:rsidR="00AB78C6" w:rsidRDefault="00AB78C6">
      <w:pPr>
        <w:pStyle w:val="FootnoteText"/>
      </w:pPr>
      <w:r>
        <w:rPr>
          <w:rStyle w:val="FootnoteReference"/>
        </w:rPr>
        <w:footnoteRef/>
      </w:r>
      <w:r>
        <w:t xml:space="preserve"> John 20:29</w:t>
      </w:r>
    </w:p>
  </w:footnote>
  <w:footnote w:id="538">
    <w:p w14:paraId="31D8885C" w14:textId="3AFC7B18" w:rsidR="00AB78C6" w:rsidRDefault="00AB78C6">
      <w:pPr>
        <w:pStyle w:val="FootnoteText"/>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0FA534" w14:textId="77777777" w:rsidR="00AB78C6" w:rsidRPr="00536AB2" w:rsidRDefault="00AB78C6" w:rsidP="002F1229">
    <w:pPr>
      <w:pStyle w:val="Header"/>
      <w:tabs>
        <w:tab w:val="clear" w:pos="4680"/>
        <w:tab w:val="clear" w:pos="9360"/>
        <w:tab w:val="center" w:pos="3510"/>
        <w:tab w:val="right" w:pos="7020"/>
      </w:tabs>
      <w:spacing w:line="480" w:lineRule="auto"/>
      <w:rPr>
        <w:rStyle w:val="myHeaderChar"/>
      </w:rP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revisionView w:markup="0"/>
  <w:defaultTabStop w:val="720"/>
  <w:autoHyphenation/>
  <w:hyphenationZone w:val="864"/>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E10"/>
    <w:rsid w:val="00091E79"/>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79C0"/>
    <w:rsid w:val="00180AE1"/>
    <w:rsid w:val="001822EB"/>
    <w:rsid w:val="001834E6"/>
    <w:rsid w:val="00191A26"/>
    <w:rsid w:val="00192066"/>
    <w:rsid w:val="001923BE"/>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268F"/>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17CA"/>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736"/>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78C2"/>
    <w:rsid w:val="003B0313"/>
    <w:rsid w:val="003B4CB7"/>
    <w:rsid w:val="003C1002"/>
    <w:rsid w:val="003C1C36"/>
    <w:rsid w:val="003C3DAA"/>
    <w:rsid w:val="003C7D3F"/>
    <w:rsid w:val="003D4209"/>
    <w:rsid w:val="003D520A"/>
    <w:rsid w:val="003D6CE4"/>
    <w:rsid w:val="003E106D"/>
    <w:rsid w:val="003E30B1"/>
    <w:rsid w:val="003E70F4"/>
    <w:rsid w:val="003E7329"/>
    <w:rsid w:val="003F1C4C"/>
    <w:rsid w:val="003F614F"/>
    <w:rsid w:val="00402B8B"/>
    <w:rsid w:val="00411441"/>
    <w:rsid w:val="00416092"/>
    <w:rsid w:val="00420011"/>
    <w:rsid w:val="00420CFA"/>
    <w:rsid w:val="004278F5"/>
    <w:rsid w:val="00430630"/>
    <w:rsid w:val="0043158C"/>
    <w:rsid w:val="00431ABD"/>
    <w:rsid w:val="00434A64"/>
    <w:rsid w:val="00435BD3"/>
    <w:rsid w:val="00436BDD"/>
    <w:rsid w:val="00436EA0"/>
    <w:rsid w:val="00437FBE"/>
    <w:rsid w:val="00441BAC"/>
    <w:rsid w:val="004443C1"/>
    <w:rsid w:val="0044639B"/>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F26F0"/>
    <w:rsid w:val="004F58D6"/>
    <w:rsid w:val="004F62E4"/>
    <w:rsid w:val="00500C24"/>
    <w:rsid w:val="00500D86"/>
    <w:rsid w:val="00502CB3"/>
    <w:rsid w:val="00503995"/>
    <w:rsid w:val="00503DF7"/>
    <w:rsid w:val="00510795"/>
    <w:rsid w:val="00511194"/>
    <w:rsid w:val="00511398"/>
    <w:rsid w:val="005118C5"/>
    <w:rsid w:val="00511A14"/>
    <w:rsid w:val="005130A7"/>
    <w:rsid w:val="00513539"/>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263"/>
    <w:rsid w:val="00646349"/>
    <w:rsid w:val="00646A59"/>
    <w:rsid w:val="0064784C"/>
    <w:rsid w:val="00654789"/>
    <w:rsid w:val="00654C55"/>
    <w:rsid w:val="006575CE"/>
    <w:rsid w:val="00660688"/>
    <w:rsid w:val="00662600"/>
    <w:rsid w:val="0066285A"/>
    <w:rsid w:val="00662A48"/>
    <w:rsid w:val="00670C79"/>
    <w:rsid w:val="006738A5"/>
    <w:rsid w:val="00676A76"/>
    <w:rsid w:val="006800D4"/>
    <w:rsid w:val="00683D9F"/>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439A"/>
    <w:rsid w:val="007D6C69"/>
    <w:rsid w:val="007D773B"/>
    <w:rsid w:val="007D7757"/>
    <w:rsid w:val="007E24F9"/>
    <w:rsid w:val="007E3D46"/>
    <w:rsid w:val="007E439A"/>
    <w:rsid w:val="007E4DF6"/>
    <w:rsid w:val="007E5EC8"/>
    <w:rsid w:val="007F4C9C"/>
    <w:rsid w:val="007F571C"/>
    <w:rsid w:val="0080104F"/>
    <w:rsid w:val="008016CF"/>
    <w:rsid w:val="00803E3E"/>
    <w:rsid w:val="008047A6"/>
    <w:rsid w:val="00806BA0"/>
    <w:rsid w:val="00810F04"/>
    <w:rsid w:val="00811539"/>
    <w:rsid w:val="00811C7D"/>
    <w:rsid w:val="00812614"/>
    <w:rsid w:val="0081710C"/>
    <w:rsid w:val="008172B5"/>
    <w:rsid w:val="008242AB"/>
    <w:rsid w:val="008424B3"/>
    <w:rsid w:val="008454DD"/>
    <w:rsid w:val="00850941"/>
    <w:rsid w:val="00850BB5"/>
    <w:rsid w:val="008547B0"/>
    <w:rsid w:val="00860765"/>
    <w:rsid w:val="00860FCB"/>
    <w:rsid w:val="008644DA"/>
    <w:rsid w:val="00864DF9"/>
    <w:rsid w:val="00865FD4"/>
    <w:rsid w:val="00866C14"/>
    <w:rsid w:val="0086732E"/>
    <w:rsid w:val="00871D97"/>
    <w:rsid w:val="00872A1C"/>
    <w:rsid w:val="008742AE"/>
    <w:rsid w:val="008762FF"/>
    <w:rsid w:val="008807F5"/>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4D0C"/>
    <w:rsid w:val="00925626"/>
    <w:rsid w:val="0092592B"/>
    <w:rsid w:val="00934B8D"/>
    <w:rsid w:val="009350ED"/>
    <w:rsid w:val="00935D4B"/>
    <w:rsid w:val="00936BAA"/>
    <w:rsid w:val="009370A9"/>
    <w:rsid w:val="009407CD"/>
    <w:rsid w:val="009442B3"/>
    <w:rsid w:val="00945E5C"/>
    <w:rsid w:val="00950468"/>
    <w:rsid w:val="00951605"/>
    <w:rsid w:val="00953CB8"/>
    <w:rsid w:val="009576CF"/>
    <w:rsid w:val="009576EE"/>
    <w:rsid w:val="0096008D"/>
    <w:rsid w:val="00960235"/>
    <w:rsid w:val="009609D3"/>
    <w:rsid w:val="00964F23"/>
    <w:rsid w:val="009654EE"/>
    <w:rsid w:val="00967153"/>
    <w:rsid w:val="00971481"/>
    <w:rsid w:val="0097428E"/>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62A"/>
    <w:rsid w:val="009D0B24"/>
    <w:rsid w:val="009D45BB"/>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257B"/>
    <w:rsid w:val="00A17120"/>
    <w:rsid w:val="00A20ACC"/>
    <w:rsid w:val="00A21818"/>
    <w:rsid w:val="00A22F02"/>
    <w:rsid w:val="00A23F04"/>
    <w:rsid w:val="00A2562D"/>
    <w:rsid w:val="00A268DE"/>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CE8"/>
    <w:rsid w:val="00A96CF8"/>
    <w:rsid w:val="00AA0119"/>
    <w:rsid w:val="00AA030B"/>
    <w:rsid w:val="00AA267C"/>
    <w:rsid w:val="00AA6F55"/>
    <w:rsid w:val="00AB365B"/>
    <w:rsid w:val="00AB4248"/>
    <w:rsid w:val="00AB78C6"/>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2D77"/>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160E"/>
    <w:rsid w:val="00BC6081"/>
    <w:rsid w:val="00BD21C4"/>
    <w:rsid w:val="00BD252D"/>
    <w:rsid w:val="00BD5BBE"/>
    <w:rsid w:val="00BD6AE2"/>
    <w:rsid w:val="00BD7E24"/>
    <w:rsid w:val="00BE1043"/>
    <w:rsid w:val="00BE273A"/>
    <w:rsid w:val="00BE705A"/>
    <w:rsid w:val="00BE768B"/>
    <w:rsid w:val="00BF0AF7"/>
    <w:rsid w:val="00BF240D"/>
    <w:rsid w:val="00BF2674"/>
    <w:rsid w:val="00C0205C"/>
    <w:rsid w:val="00C05A5B"/>
    <w:rsid w:val="00C06875"/>
    <w:rsid w:val="00C104A1"/>
    <w:rsid w:val="00C140A9"/>
    <w:rsid w:val="00C140D7"/>
    <w:rsid w:val="00C1536B"/>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B700D"/>
    <w:rsid w:val="00CC066E"/>
    <w:rsid w:val="00CC09DA"/>
    <w:rsid w:val="00CC1CA8"/>
    <w:rsid w:val="00CD0EDA"/>
    <w:rsid w:val="00CE1951"/>
    <w:rsid w:val="00CE29B0"/>
    <w:rsid w:val="00CE3852"/>
    <w:rsid w:val="00CE58CE"/>
    <w:rsid w:val="00CE5C77"/>
    <w:rsid w:val="00CE7C3C"/>
    <w:rsid w:val="00CF35A1"/>
    <w:rsid w:val="00CF4119"/>
    <w:rsid w:val="00CF61B8"/>
    <w:rsid w:val="00CF7C3F"/>
    <w:rsid w:val="00D00AE0"/>
    <w:rsid w:val="00D01BB0"/>
    <w:rsid w:val="00D15008"/>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DC0"/>
    <w:rsid w:val="00D74BC5"/>
    <w:rsid w:val="00D74F7B"/>
    <w:rsid w:val="00D80125"/>
    <w:rsid w:val="00D807EF"/>
    <w:rsid w:val="00D85D42"/>
    <w:rsid w:val="00D9137E"/>
    <w:rsid w:val="00D93633"/>
    <w:rsid w:val="00D96A5F"/>
    <w:rsid w:val="00D972E7"/>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1BA2"/>
    <w:rsid w:val="00E72FD3"/>
    <w:rsid w:val="00E7448F"/>
    <w:rsid w:val="00E76A2E"/>
    <w:rsid w:val="00E771E3"/>
    <w:rsid w:val="00E77C68"/>
    <w:rsid w:val="00E813F4"/>
    <w:rsid w:val="00E8288B"/>
    <w:rsid w:val="00E87FBF"/>
    <w:rsid w:val="00EA0E43"/>
    <w:rsid w:val="00EA558A"/>
    <w:rsid w:val="00EA7F2F"/>
    <w:rsid w:val="00EB2F8F"/>
    <w:rsid w:val="00EB47EB"/>
    <w:rsid w:val="00EB656B"/>
    <w:rsid w:val="00EB661B"/>
    <w:rsid w:val="00EC012F"/>
    <w:rsid w:val="00EC2AEB"/>
    <w:rsid w:val="00EC5901"/>
    <w:rsid w:val="00EC5CBB"/>
    <w:rsid w:val="00EC728E"/>
    <w:rsid w:val="00EE2E1D"/>
    <w:rsid w:val="00EE572E"/>
    <w:rsid w:val="00EE657B"/>
    <w:rsid w:val="00EF067E"/>
    <w:rsid w:val="00EF25F9"/>
    <w:rsid w:val="00F00811"/>
    <w:rsid w:val="00F0177A"/>
    <w:rsid w:val="00F0351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61CD"/>
    <w:rsid w:val="00FB2563"/>
    <w:rsid w:val="00FB36D8"/>
    <w:rsid w:val="00FB5ACB"/>
    <w:rsid w:val="00FB5E62"/>
    <w:rsid w:val="00FB6528"/>
    <w:rsid w:val="00FC1BD5"/>
    <w:rsid w:val="00FC2A6F"/>
    <w:rsid w:val="00FC30EB"/>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AEA1CB-FEC8-4BC4-964F-CA8C76390536}">
  <ds:schemaRefs>
    <ds:schemaRef ds:uri="http://schemas.openxmlformats.org/officeDocument/2006/bibliography"/>
  </ds:schemaRefs>
</ds:datastoreItem>
</file>

<file path=customXml/itemProps2.xml><?xml version="1.0" encoding="utf-8"?>
<ds:datastoreItem xmlns:ds="http://schemas.openxmlformats.org/officeDocument/2006/customXml" ds:itemID="{239D108E-7DAD-472D-A7E4-3E85F53263BD}">
  <ds:schemaRefs>
    <ds:schemaRef ds:uri="http://schemas.openxmlformats.org/officeDocument/2006/bibliography"/>
  </ds:schemaRefs>
</ds:datastoreItem>
</file>

<file path=customXml/itemProps3.xml><?xml version="1.0" encoding="utf-8"?>
<ds:datastoreItem xmlns:ds="http://schemas.openxmlformats.org/officeDocument/2006/customXml" ds:itemID="{6C2DEB01-0443-4D94-A17C-DAB29F6AC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16218</TotalTime>
  <Pages>47</Pages>
  <Words>213050</Words>
  <Characters>986422</Characters>
  <Application>Microsoft Office Word</Application>
  <DocSecurity>0</DocSecurity>
  <Lines>51916</Lines>
  <Paragraphs>47978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251</cp:revision>
  <cp:lastPrinted>2015-11-01T00:13:00Z</cp:lastPrinted>
  <dcterms:created xsi:type="dcterms:W3CDTF">2014-10-30T02:06:00Z</dcterms:created>
  <dcterms:modified xsi:type="dcterms:W3CDTF">2015-11-20T21:48:00Z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